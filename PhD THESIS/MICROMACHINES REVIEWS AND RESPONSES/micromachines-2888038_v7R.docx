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18D069" w14:textId="40FB7D99" w:rsidR="003E0789" w:rsidRPr="00A14C2E" w:rsidRDefault="003E0789" w:rsidP="003E0789">
      <w:pPr>
        <w:pStyle w:val="MDPI11articletype"/>
        <w:rPr>
          <w:b/>
          <w:sz w:val="28"/>
        </w:rPr>
      </w:pPr>
      <w:r w:rsidRPr="00A14C2E">
        <w:t>Article</w:t>
      </w:r>
    </w:p>
    <w:p w14:paraId="64B3DD67" w14:textId="421584E4" w:rsidR="00AB6167" w:rsidRPr="00A14C2E" w:rsidRDefault="00D43B18" w:rsidP="003E0789">
      <w:pPr>
        <w:pStyle w:val="MDPI12title"/>
        <w:rPr>
          <w:b w:val="0"/>
          <w:sz w:val="28"/>
        </w:rPr>
      </w:pPr>
      <w:r>
        <w:t>A TCAD Study o</w:t>
      </w:r>
      <w:r w:rsidR="00794D1E">
        <w:t>n</w:t>
      </w:r>
      <w:r>
        <w:t xml:space="preserve"> </w:t>
      </w:r>
      <w:r w:rsidR="00A62F7E" w:rsidRPr="00A14C2E">
        <w:t>κ</w:t>
      </w:r>
      <w:ins w:id="0" w:author="Ayperi Ülkü" w:date="2024-03-17T01:16:00Z">
        <w:r w:rsidR="00482769">
          <w:t>-</w:t>
        </w:r>
      </w:ins>
      <w:r w:rsidR="00DF28E7">
        <w:t>Graded</w:t>
      </w:r>
      <w:ins w:id="1" w:author="Ayperi Ülkü" w:date="2024-03-17T01:16:00Z">
        <w:r w:rsidR="00482769">
          <w:t xml:space="preserve"> </w:t>
        </w:r>
      </w:ins>
      <w:ins w:id="2" w:author="Ayperi Ülkü" w:date="2024-03-17T01:15:00Z">
        <w:r w:rsidR="00482769">
          <w:t>Stack</w:t>
        </w:r>
      </w:ins>
      <w:r>
        <w:t>ed</w:t>
      </w:r>
      <w:ins w:id="3" w:author="Ayperi Ülkü" w:date="2024-03-17T01:57:00Z">
        <w:r w:rsidR="00F7632B">
          <w:t xml:space="preserve"> </w:t>
        </w:r>
      </w:ins>
      <w:r>
        <w:t xml:space="preserve">Gate Oxides </w:t>
      </w:r>
      <w:del w:id="4" w:author="Ayperi Ülkü" w:date="2024-03-17T00:20:00Z">
        <w:r w:rsidR="003E0789" w:rsidRPr="00A14C2E" w:rsidDel="00F77875">
          <w:br/>
        </w:r>
      </w:del>
      <w:del w:id="5" w:author="Ayperi Ülkü" w:date="2024-03-17T01:15:00Z">
        <w:r w:rsidR="00AB6167" w:rsidRPr="00A14C2E" w:rsidDel="00482769">
          <w:delText xml:space="preserve">Nanometer Scale </w:delText>
        </w:r>
      </w:del>
      <w:del w:id="6" w:author="Ayperi Ülkü" w:date="2024-03-17T01:16:00Z">
        <w:r w:rsidR="00AB6167" w:rsidRPr="00A14C2E" w:rsidDel="00482769">
          <w:rPr>
            <w:szCs w:val="24"/>
          </w:rPr>
          <w:delText xml:space="preserve">Functionally Graded Materials as Gate </w:delText>
        </w:r>
      </w:del>
      <w:del w:id="7" w:author="Ayperi Ülkü" w:date="2024-03-17T00:20:00Z">
        <w:r w:rsidR="003E0789" w:rsidRPr="00A14C2E" w:rsidDel="00F77875">
          <w:rPr>
            <w:szCs w:val="24"/>
          </w:rPr>
          <w:br/>
        </w:r>
      </w:del>
      <w:del w:id="8" w:author="Ayperi Ülkü" w:date="2024-03-17T01:16:00Z">
        <w:r w:rsidR="00AB6167" w:rsidRPr="00A14C2E" w:rsidDel="00482769">
          <w:rPr>
            <w:szCs w:val="24"/>
          </w:rPr>
          <w:delText xml:space="preserve">Dielectrics </w:delText>
        </w:r>
      </w:del>
      <w:del w:id="9" w:author="Ayperi Ülkü" w:date="2024-03-19T23:05:00Z">
        <w:r w:rsidR="00074C7C" w:rsidDel="00CD35C7">
          <w:rPr>
            <w:szCs w:val="24"/>
          </w:rPr>
          <w:delText>on</w:delText>
        </w:r>
        <w:r w:rsidR="00AB6167" w:rsidRPr="00A14C2E" w:rsidDel="00CD35C7">
          <w:rPr>
            <w:szCs w:val="24"/>
          </w:rPr>
          <w:delText xml:space="preserve"> </w:delText>
        </w:r>
      </w:del>
      <w:r>
        <w:rPr>
          <w:szCs w:val="24"/>
        </w:rPr>
        <w:t>on</w:t>
      </w:r>
      <w:ins w:id="10" w:author="Ayperi Ülkü" w:date="2024-03-19T23:05:00Z">
        <w:r w:rsidR="00CD35C7" w:rsidRPr="00A14C2E">
          <w:rPr>
            <w:szCs w:val="24"/>
          </w:rPr>
          <w:t xml:space="preserve"> </w:t>
        </w:r>
      </w:ins>
      <w:ins w:id="11" w:author="Ayperi Ülkü" w:date="2024-03-19T23:31:00Z">
        <w:r w:rsidR="009F529F">
          <w:rPr>
            <w:szCs w:val="24"/>
          </w:rPr>
          <w:t>T</w:t>
        </w:r>
      </w:ins>
      <w:del w:id="12" w:author="Ayperi Ülkü" w:date="2024-03-19T23:04:00Z">
        <w:r w:rsidR="00074C7C" w:rsidDel="00CD35C7">
          <w:rPr>
            <w:szCs w:val="24"/>
          </w:rPr>
          <w:delText>T</w:delText>
        </w:r>
      </w:del>
      <w:r w:rsidR="00074C7C">
        <w:rPr>
          <w:szCs w:val="24"/>
        </w:rPr>
        <w:t>ri</w:t>
      </w:r>
      <w:r w:rsidR="008438B0">
        <w:rPr>
          <w:szCs w:val="24"/>
        </w:rPr>
        <w:t>-</w:t>
      </w:r>
      <w:r w:rsidR="00074C7C">
        <w:rPr>
          <w:szCs w:val="24"/>
        </w:rPr>
        <w:t xml:space="preserve">gate </w:t>
      </w:r>
      <w:r w:rsidR="00E4035B">
        <w:rPr>
          <w:szCs w:val="24"/>
        </w:rPr>
        <w:t>FinFET</w:t>
      </w:r>
      <w:r w:rsidR="00AB6167" w:rsidRPr="00A14C2E">
        <w:rPr>
          <w:szCs w:val="24"/>
        </w:rPr>
        <w:t>s</w:t>
      </w:r>
    </w:p>
    <w:p w14:paraId="06783070" w14:textId="2CB91495"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1,2,</w:t>
      </w:r>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ins w:id="13" w:author="Ayperi Ülkü" w:date="2024-03-19T22:27:00Z">
        <w:r w:rsidR="009B7320">
          <w:t xml:space="preserve"> </w:t>
        </w:r>
      </w:ins>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proofErr w:type="spellStart"/>
      <w:r w:rsidRPr="00A14C2E">
        <w:t>Gebze</w:t>
      </w:r>
      <w:proofErr w:type="spellEnd"/>
      <w:r w:rsidRPr="00A14C2E">
        <w:t xml:space="preserve"> Technical University, Dept. of Material Science and Engineering, </w:t>
      </w:r>
      <w:proofErr w:type="spellStart"/>
      <w:r w:rsidRPr="00A14C2E">
        <w:t>Kocaeli</w:t>
      </w:r>
      <w:proofErr w:type="spellEnd"/>
      <w:r w:rsidRPr="00A14C2E">
        <w:t>,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14" w:author="Ayperi Ülkü" w:date="2024-03-17T00:21:00Z">
        <w:r w:rsidR="00F77875">
          <w:t>s</w:t>
        </w:r>
      </w:ins>
      <w:r w:rsidRPr="00A14C2E">
        <w:t>, Guidance and Electro-Optics Business Sector, Ankara, Turkey</w:t>
      </w:r>
    </w:p>
    <w:p w14:paraId="64B038D9" w14:textId="782717E4" w:rsidR="00AB6167" w:rsidRDefault="003E0789" w:rsidP="003E0789">
      <w:pPr>
        <w:pStyle w:val="MDPI16affiliation"/>
      </w:pPr>
      <w:r w:rsidRPr="00A14C2E">
        <w:rPr>
          <w:b/>
        </w:rPr>
        <w:t>*</w:t>
      </w:r>
      <w:r w:rsidRPr="00A14C2E">
        <w:tab/>
        <w:t xml:space="preserve">Correspondence: </w:t>
      </w:r>
      <w:r w:rsidR="00AB6167" w:rsidRPr="00A14C2E">
        <w:t xml:space="preserve">Author E-mail: </w:t>
      </w:r>
      <w:hyperlink r:id="rId8" w:history="1">
        <w:r w:rsidR="00D56871" w:rsidRPr="008722FD">
          <w:rPr>
            <w:rStyle w:val="Hyperlink"/>
          </w:rPr>
          <w:t>aulku@aselsan.com.tr</w:t>
        </w:r>
      </w:hyperlink>
    </w:p>
    <w:p w14:paraId="7252FEC9" w14:textId="77777777" w:rsidR="00D56871" w:rsidRPr="00A14C2E" w:rsidRDefault="00D56871" w:rsidP="003E0789">
      <w:pPr>
        <w:pStyle w:val="MDPI16affiliation"/>
      </w:pPr>
    </w:p>
    <w:p w14:paraId="1079AA7F" w14:textId="19A0A99A" w:rsidR="00BE189D" w:rsidRPr="00BE189D" w:rsidRDefault="003E0789" w:rsidP="00BE189D">
      <w:pPr>
        <w:pStyle w:val="MDPI31text"/>
        <w:rPr>
          <w:rFonts w:eastAsia="Calibri"/>
          <w:lang w:val="tr-TR"/>
        </w:rPr>
      </w:pPr>
      <w:r w:rsidRPr="00A14C2E">
        <w:rPr>
          <w:rFonts w:eastAsia="Calibri"/>
          <w:b/>
          <w:bCs/>
          <w:lang w:val="en-IN"/>
        </w:rPr>
        <w:t xml:space="preserve">Abstract: </w:t>
      </w:r>
      <w:r w:rsidR="00BE189D">
        <w:t>Since its invention in the 1960s, one of the most significant evolutions of metal-</w:t>
      </w:r>
      <w:proofErr w:type="spellStart"/>
      <w:r w:rsidR="00BE189D">
        <w:t>oxidesemiconductor</w:t>
      </w:r>
      <w:proofErr w:type="spellEnd"/>
      <w:r w:rsidR="00BE189D">
        <w:t xml:space="preserve"> field effect transistors (MOSFETs) would be the three </w:t>
      </w:r>
      <w:proofErr w:type="spellStart"/>
      <w:r w:rsidR="00BE189D">
        <w:t>dimensionalized</w:t>
      </w:r>
      <w:proofErr w:type="spellEnd"/>
      <w:r w:rsidR="00BE189D">
        <w:t xml:space="preserve"> version that makes the semiconducting channel vertically wrapped by conformal gate electrodes, also recognized as FinFET. During the past decades, the width of fin (</w:t>
      </w:r>
      <w:proofErr w:type="spellStart"/>
      <w:r w:rsidR="00BE189D">
        <w:t>Wfin</w:t>
      </w:r>
      <w:proofErr w:type="spellEnd"/>
      <w:r w:rsidR="00BE189D">
        <w:t xml:space="preserve">) and the neighboring gate-oxide width (tox) in FinFETs has shrunk from about 150 nm to a few nanometers. </w:t>
      </w:r>
      <w:r w:rsidR="00BE189D" w:rsidRPr="00824FE0">
        <w:t xml:space="preserve">However, both widths </w:t>
      </w:r>
      <w:r w:rsidR="006D1F6C" w:rsidRPr="00824FE0">
        <w:t>seem</w:t>
      </w:r>
      <w:r w:rsidR="00BE189D" w:rsidRPr="00824FE0">
        <w:t xml:space="preserve"> to have been levelling off in recent years, owing to the limitation of lithography precision. Here, we show that by adapting </w:t>
      </w:r>
      <w:r w:rsidR="006D1F6C">
        <w:t xml:space="preserve">Penn model and </w:t>
      </w:r>
      <w:r w:rsidR="00824FE0">
        <w:t>Maxwell-Garnet</w:t>
      </w:r>
      <w:r w:rsidR="00BE189D" w:rsidRPr="00824FE0">
        <w:t xml:space="preserve"> </w:t>
      </w:r>
      <w:r w:rsidR="006D1F6C">
        <w:t xml:space="preserve">theory for </w:t>
      </w:r>
      <w:r w:rsidR="00BE189D" w:rsidRPr="00824FE0">
        <w:t xml:space="preserve">dielectric constant </w:t>
      </w:r>
      <w:r w:rsidR="00824FE0">
        <w:t>(</w:t>
      </w:r>
      <w:ins w:id="15" w:author="Ayperi Ülkü" w:date="2024-03-19T21:54:00Z">
        <w:r w:rsidR="00824FE0" w:rsidRPr="00A14C2E">
          <w:t>κ</w:t>
        </w:r>
      </w:ins>
      <w:r w:rsidR="00824FE0">
        <w:t xml:space="preserve">) </w:t>
      </w:r>
      <w:r w:rsidR="00BE189D" w:rsidRPr="00824FE0">
        <w:t>calculation method</w:t>
      </w:r>
      <w:r w:rsidR="00824FE0">
        <w:t xml:space="preserve"> for nanolaminate structures, </w:t>
      </w:r>
      <w:r w:rsidR="00BE189D" w:rsidRPr="00824FE0">
        <w:t xml:space="preserve">2- </w:t>
      </w:r>
      <w:r w:rsidR="00824FE0">
        <w:t>and</w:t>
      </w:r>
      <w:r w:rsidR="00BE189D" w:rsidRPr="00824FE0">
        <w:t xml:space="preserve"> 3-</w:t>
      </w:r>
      <w:r w:rsidR="00824FE0" w:rsidRPr="00824FE0">
        <w:t>level</w:t>
      </w:r>
      <w:r w:rsidR="00BE189D" w:rsidRPr="00824FE0">
        <w:t xml:space="preserve"> </w:t>
      </w:r>
      <w:r w:rsidR="00824FE0">
        <w:t xml:space="preserve"> </w:t>
      </w:r>
      <w:ins w:id="16" w:author="Ayperi Ülkü" w:date="2024-03-19T21:54:00Z">
        <w:r w:rsidR="00824FE0" w:rsidRPr="00A14C2E">
          <w:t>κ</w:t>
        </w:r>
      </w:ins>
      <w:r w:rsidR="00824FE0">
        <w:t>-</w:t>
      </w:r>
      <w:r w:rsidR="00824FE0" w:rsidRPr="00824FE0">
        <w:t xml:space="preserve">graded stacked </w:t>
      </w:r>
      <w:r w:rsidR="00824FE0">
        <w:t xml:space="preserve">combinations of </w:t>
      </w:r>
      <w:r w:rsidR="00BE189D" w:rsidRPr="00824FE0">
        <w:t xml:space="preserve">gate dielectrics with </w:t>
      </w:r>
      <w:r w:rsidR="00824FE0" w:rsidRPr="00824FE0">
        <w:t>SiO</w:t>
      </w:r>
      <w:r w:rsidR="00824FE0" w:rsidRPr="00824FE0">
        <w:rPr>
          <w:vertAlign w:val="subscript"/>
        </w:rPr>
        <w:t>2</w:t>
      </w:r>
      <w:r w:rsidR="00824FE0" w:rsidRPr="00824FE0">
        <w:t xml:space="preserve">, </w:t>
      </w:r>
      <w:proofErr w:type="spellStart"/>
      <w:r w:rsidR="00BE189D" w:rsidRPr="00824FE0">
        <w:t>SiN</w:t>
      </w:r>
      <w:proofErr w:type="spellEnd"/>
      <w:r w:rsidR="00BE189D" w:rsidRPr="00824FE0">
        <w:t>, HfO</w:t>
      </w:r>
      <w:r w:rsidR="00BE189D" w:rsidRPr="00824FE0">
        <w:rPr>
          <w:vertAlign w:val="subscript"/>
        </w:rPr>
        <w:t>2</w:t>
      </w:r>
      <w:r w:rsidR="00BE189D" w:rsidRPr="00824FE0">
        <w:t>, La2O</w:t>
      </w:r>
      <w:r w:rsidR="00BE189D" w:rsidRPr="00824FE0">
        <w:rPr>
          <w:vertAlign w:val="subscript"/>
        </w:rPr>
        <w:t>3</w:t>
      </w:r>
      <w:r w:rsidR="00BE189D" w:rsidRPr="00824FE0">
        <w:t>, TiO</w:t>
      </w:r>
      <w:r w:rsidR="00BE189D" w:rsidRPr="00824FE0">
        <w:rPr>
          <w:vertAlign w:val="subscript"/>
        </w:rPr>
        <w:t>2</w:t>
      </w:r>
      <w:r w:rsidR="00BE189D" w:rsidRPr="00824FE0">
        <w:t xml:space="preserve"> </w:t>
      </w:r>
      <w:r w:rsidR="00824FE0" w:rsidRPr="00824FE0">
        <w:t xml:space="preserve">on </w:t>
      </w:r>
      <w:r w:rsidR="00824FE0">
        <w:t xml:space="preserve">a 14nm </w:t>
      </w:r>
      <w:r w:rsidR="00824FE0" w:rsidRPr="00824FE0">
        <w:t xml:space="preserve">FinFET </w:t>
      </w:r>
      <w:r w:rsidR="00BE189D" w:rsidRPr="00824FE0">
        <w:t xml:space="preserve">are simulated </w:t>
      </w:r>
      <w:r w:rsidR="00824FE0">
        <w:t xml:space="preserve">and compared </w:t>
      </w:r>
      <w:r w:rsidR="00BE189D" w:rsidRPr="00824FE0">
        <w:t>for pe</w:t>
      </w:r>
      <w:r w:rsidR="00824FE0" w:rsidRPr="00824FE0">
        <w:t>r</w:t>
      </w:r>
      <w:r w:rsidR="00BE189D" w:rsidRPr="00824FE0">
        <w:t>formance</w:t>
      </w:r>
      <w:r w:rsidR="00824FE0">
        <w:t xml:space="preserve"> against same structure with single layer dielectrics</w:t>
      </w:r>
      <w:r w:rsidR="00BE189D" w:rsidRPr="00824FE0">
        <w:t xml:space="preserve">. </w:t>
      </w:r>
      <w:r w:rsidR="00BE189D" w:rsidRPr="00BE189D">
        <w:t xml:space="preserve">Based on this, FinFETs with </w:t>
      </w:r>
      <w:ins w:id="17" w:author="Ayperi Ülkü" w:date="2024-03-19T21:54:00Z">
        <w:r w:rsidR="00824FE0" w:rsidRPr="00A14C2E">
          <w:t>κ</w:t>
        </w:r>
      </w:ins>
      <w:r w:rsidR="00824FE0">
        <w:t>-</w:t>
      </w:r>
      <w:r w:rsidR="00BE189D" w:rsidRPr="00BE189D">
        <w:t>grad</w:t>
      </w:r>
      <w:r w:rsidR="00824FE0">
        <w:t>ed gate oxides</w:t>
      </w:r>
      <w:r w:rsidR="00BE189D" w:rsidRPr="00BE189D">
        <w:t xml:space="preserve">, </w:t>
      </w:r>
      <w:r w:rsidR="00824FE0">
        <w:t>achieved I</w:t>
      </w:r>
      <w:r w:rsidR="00824FE0" w:rsidRPr="00824FE0">
        <w:rPr>
          <w:vertAlign w:val="subscript"/>
        </w:rPr>
        <w:t>ON</w:t>
      </w:r>
      <w:r w:rsidR="00BE189D" w:rsidRPr="00BE189D">
        <w:t>/</w:t>
      </w:r>
      <w:r w:rsidR="00824FE0">
        <w:t>I</w:t>
      </w:r>
      <w:r w:rsidR="00824FE0" w:rsidRPr="00824FE0">
        <w:rPr>
          <w:vertAlign w:val="subscript"/>
        </w:rPr>
        <w:t>OFF</w:t>
      </w:r>
      <w:r w:rsidR="00BE189D" w:rsidRPr="00BE189D">
        <w:t xml:space="preserve"> ratios </w:t>
      </w:r>
      <w:r w:rsidR="00824FE0">
        <w:t>around</w:t>
      </w:r>
      <w:r w:rsidR="00BE189D" w:rsidRPr="00BE189D">
        <w:t xml:space="preserve"> 10</w:t>
      </w:r>
      <w:r w:rsidR="00BE189D" w:rsidRPr="00BE189D">
        <w:rPr>
          <w:vertAlign w:val="superscript"/>
        </w:rPr>
        <w:t>12</w:t>
      </w:r>
      <w:r w:rsidR="00BE189D" w:rsidRPr="00BE189D">
        <w:t xml:space="preserve"> and I</w:t>
      </w:r>
      <w:r w:rsidR="00824FE0" w:rsidRPr="00824FE0">
        <w:rPr>
          <w:vertAlign w:val="subscript"/>
        </w:rPr>
        <w:t>OFF</w:t>
      </w:r>
      <w:r w:rsidR="00BE189D" w:rsidRPr="00BE189D">
        <w:t xml:space="preserve"> </w:t>
      </w:r>
      <w:r w:rsidR="00824FE0">
        <w:t xml:space="preserve">current </w:t>
      </w:r>
      <w:r w:rsidR="00BE189D" w:rsidRPr="00BE189D">
        <w:t>reaching down to 10</w:t>
      </w:r>
      <w:r w:rsidR="00BE189D" w:rsidRPr="00BE189D">
        <w:rPr>
          <w:vertAlign w:val="superscript"/>
        </w:rPr>
        <w:t>-16</w:t>
      </w:r>
      <w:r w:rsidR="00BE189D" w:rsidRPr="00BE189D">
        <w:t xml:space="preserve"> A</w:t>
      </w:r>
      <w:r w:rsidR="006D1F6C">
        <w:t xml:space="preserve"> and gate leakage current reaching down to 10</w:t>
      </w:r>
      <w:r w:rsidR="006D1F6C" w:rsidRPr="006D1F6C">
        <w:rPr>
          <w:vertAlign w:val="superscript"/>
        </w:rPr>
        <w:t>-13</w:t>
      </w:r>
      <w:r w:rsidR="006D1F6C">
        <w:t xml:space="preserve"> A</w:t>
      </w:r>
      <w:r w:rsidR="00BE189D" w:rsidRPr="00BE189D">
        <w:t xml:space="preserve">. Our findings push the </w:t>
      </w:r>
      <w:r w:rsidR="00824FE0">
        <w:t xml:space="preserve">individual </w:t>
      </w:r>
      <w:r w:rsidR="00BE189D" w:rsidRPr="00BE189D">
        <w:t>dielectric laminates to the sub 1 nm limit</w:t>
      </w:r>
      <w:r w:rsidR="00824FE0">
        <w:t xml:space="preserve"> </w:t>
      </w:r>
      <w:r w:rsidR="00BE189D" w:rsidRPr="00BE189D">
        <w:t>and may shed light on the next generation nanoelectronics for higher integration and lower power consumption.</w:t>
      </w:r>
    </w:p>
    <w:p w14:paraId="119ADA9C" w14:textId="77777777" w:rsidR="004B270D" w:rsidRPr="00CD35C7" w:rsidRDefault="004B270D" w:rsidP="009F529F">
      <w:pPr>
        <w:pStyle w:val="MDPI31text"/>
        <w:rPr>
          <w:rFonts w:eastAsia="Calibri"/>
          <w:lang w:val="tr-TR"/>
          <w:rPrChange w:id="18" w:author="Ayperi Ülkü" w:date="2024-03-19T23:09:00Z">
            <w:rPr/>
          </w:rPrChange>
        </w:rPr>
      </w:pPr>
    </w:p>
    <w:p w14:paraId="0A04AFDB" w14:textId="07B3C979" w:rsidR="003E0789" w:rsidRPr="00D56871" w:rsidRDefault="003E0789" w:rsidP="00D56871">
      <w:pPr>
        <w:pStyle w:val="MDPI31text"/>
        <w:ind w:firstLine="0"/>
        <w:rPr>
          <w:shd w:val="clear" w:color="auto" w:fill="FFFFFF"/>
        </w:rPr>
      </w:pPr>
      <w:r w:rsidRPr="00A14C2E">
        <w:rPr>
          <w:b/>
          <w:bCs/>
        </w:rPr>
        <w:t>Keywords:</w:t>
      </w:r>
      <w:r w:rsidR="00AB6167" w:rsidRPr="00A14C2E">
        <w:rPr>
          <w:b/>
        </w:rPr>
        <w:t xml:space="preserve"> </w:t>
      </w:r>
      <w:ins w:id="19" w:author="Ayperi Ülkü" w:date="2024-03-19T21:54:00Z">
        <w:r w:rsidR="009B7320" w:rsidRPr="00A14C2E">
          <w:t>κ</w:t>
        </w:r>
        <w:r w:rsidR="009B7320">
          <w:t>-graded</w:t>
        </w:r>
      </w:ins>
      <w:ins w:id="20" w:author="Ayperi Ülkü" w:date="2024-03-19T21:55:00Z">
        <w:r w:rsidR="009B7320">
          <w:t xml:space="preserve"> </w:t>
        </w:r>
      </w:ins>
      <w:r w:rsidR="00D43B18">
        <w:t xml:space="preserve">stacked </w:t>
      </w:r>
      <w:ins w:id="21" w:author="Ayperi Ülkü" w:date="2024-03-19T21:55:00Z">
        <w:r w:rsidR="009B7320">
          <w:t>gate oxides</w:t>
        </w:r>
      </w:ins>
      <w:r w:rsidRPr="00A14C2E">
        <w:t xml:space="preserve">; </w:t>
      </w:r>
      <w:ins w:id="22" w:author="Ayperi Ülkü" w:date="2024-03-17T01:15:00Z">
        <w:r w:rsidR="00482769">
          <w:t xml:space="preserve">stacked </w:t>
        </w:r>
      </w:ins>
      <w:r w:rsidR="00B74086">
        <w:t>high-</w:t>
      </w:r>
      <w:r w:rsidR="00B74086" w:rsidRPr="00A14C2E">
        <w:t>κ</w:t>
      </w:r>
      <w:r w:rsidR="00B74086">
        <w:t xml:space="preserve"> gate-oxide dielectrics, </w:t>
      </w:r>
      <w:r w:rsidR="004B270D" w:rsidRPr="00A14C2E">
        <w:t>Technology Computer-Aided-Design (TCAD) Simulation</w:t>
      </w:r>
      <w:r w:rsidR="004B270D">
        <w:t>;</w:t>
      </w:r>
      <w:r w:rsidR="004B270D" w:rsidRPr="00A14C2E">
        <w:t xml:space="preserve"> </w:t>
      </w:r>
      <w:r w:rsidR="00AB6167" w:rsidRPr="00A14C2E">
        <w:t>Functionally Graded Material (FGM)</w:t>
      </w:r>
      <w:r w:rsidRPr="00A14C2E">
        <w:t xml:space="preserve">; </w:t>
      </w:r>
      <w:r w:rsidR="00AB6167" w:rsidRPr="00A14C2E">
        <w:t>Fin-Field Effect Transistor</w:t>
      </w:r>
      <w:r w:rsidR="004B270D">
        <w:t>s</w:t>
      </w:r>
      <w:r w:rsidR="00AB6167" w:rsidRPr="00A14C2E">
        <w:t xml:space="preserve"> (</w:t>
      </w:r>
      <w:r w:rsidR="00E4035B">
        <w:t>FinFET</w:t>
      </w:r>
      <w:r w:rsidR="00AB6167" w:rsidRPr="00A14C2E">
        <w:t>)</w:t>
      </w:r>
      <w:r w:rsidRPr="00A14C2E">
        <w:t xml:space="preserve">; </w:t>
      </w:r>
      <w:r w:rsidR="004B270D" w:rsidRPr="00A14C2E">
        <w:t>threshold voltage (</w:t>
      </w:r>
      <w:r w:rsidR="004B270D" w:rsidRPr="00A14C2E">
        <w:rPr>
          <w:b/>
        </w:rPr>
        <w:t>V</w:t>
      </w:r>
      <w:r w:rsidR="004B270D" w:rsidRPr="00A14C2E">
        <w:rPr>
          <w:vertAlign w:val="subscript"/>
        </w:rPr>
        <w:t>TH</w:t>
      </w:r>
      <w:r w:rsidR="004B270D" w:rsidRPr="00A14C2E">
        <w:t>), on-state current (</w:t>
      </w:r>
      <w:r w:rsidR="004B270D" w:rsidRPr="00A14C2E">
        <w:rPr>
          <w:b/>
        </w:rPr>
        <w:t>I</w:t>
      </w:r>
      <w:r w:rsidR="004B270D" w:rsidRPr="00A14C2E">
        <w:rPr>
          <w:vertAlign w:val="subscript"/>
        </w:rPr>
        <w:t>ON</w:t>
      </w:r>
      <w:r w:rsidR="004B270D" w:rsidRPr="00A14C2E">
        <w:t>), off-state current (</w:t>
      </w:r>
      <w:r w:rsidR="004B270D" w:rsidRPr="00A14C2E">
        <w:rPr>
          <w:b/>
        </w:rPr>
        <w:t>I</w:t>
      </w:r>
      <w:r w:rsidR="004B270D" w:rsidRPr="00A14C2E">
        <w:rPr>
          <w:vertAlign w:val="subscript"/>
        </w:rPr>
        <w:t>OFF</w:t>
      </w:r>
      <w:r w:rsidR="004B270D" w:rsidRPr="00A14C2E">
        <w:t>), drain-induced barrier lowering (</w:t>
      </w:r>
      <w:r w:rsidR="004B270D" w:rsidRPr="00A14C2E">
        <w:rPr>
          <w:b/>
        </w:rPr>
        <w:t>DIBL</w:t>
      </w:r>
      <w:r w:rsidR="004B270D" w:rsidRPr="00A14C2E">
        <w:t>) and subthreshold slope (</w:t>
      </w:r>
      <w:r w:rsidR="004B270D" w:rsidRPr="00A14C2E">
        <w:rPr>
          <w:b/>
        </w:rPr>
        <w:t>SS</w:t>
      </w:r>
      <w:r w:rsidR="004B270D" w:rsidRPr="00A14C2E">
        <w:t xml:space="preserve">), </w:t>
      </w:r>
      <w:r w:rsidR="004B270D" w:rsidRPr="00A14C2E">
        <w:rPr>
          <w:b/>
          <w:iCs/>
        </w:rPr>
        <w:t>I</w:t>
      </w:r>
      <w:r w:rsidR="004B270D" w:rsidRPr="00A14C2E">
        <w:rPr>
          <w:iCs/>
          <w:vertAlign w:val="subscript"/>
        </w:rPr>
        <w:t>ON</w:t>
      </w:r>
      <w:r w:rsidR="004B270D" w:rsidRPr="00A14C2E">
        <w:rPr>
          <w:iCs/>
        </w:rPr>
        <w:t>/I</w:t>
      </w:r>
      <w:r w:rsidR="004B270D" w:rsidRPr="00A14C2E">
        <w:rPr>
          <w:iCs/>
          <w:vertAlign w:val="subscript"/>
        </w:rPr>
        <w:t>OFF</w:t>
      </w:r>
      <w:r w:rsidR="004B270D" w:rsidRPr="00A14C2E">
        <w:t xml:space="preserve"> ratio and gate metal-to-silicon leakage current (</w:t>
      </w:r>
      <w:r w:rsidR="004B270D" w:rsidRPr="00A14C2E">
        <w:rPr>
          <w:b/>
        </w:rPr>
        <w:t>I</w:t>
      </w:r>
      <w:r w:rsidR="004B270D" w:rsidRPr="00A14C2E">
        <w:rPr>
          <w:b/>
          <w:vertAlign w:val="subscript"/>
        </w:rPr>
        <w:t>G</w:t>
      </w:r>
      <w:del w:id="23" w:author="Ayperi Ülkü" w:date="2024-03-17T00:39:00Z">
        <w:r w:rsidR="004B270D" w:rsidRPr="00A14C2E" w:rsidDel="006B0048">
          <w:rPr>
            <w:b/>
            <w:vertAlign w:val="subscript"/>
          </w:rPr>
          <w:delText>L</w:delText>
        </w:r>
      </w:del>
      <w:r w:rsidR="004B270D" w:rsidRPr="00A14C2E">
        <w:t>).</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534426A3" w14:textId="69E5AD6D" w:rsidR="004B270D" w:rsidRDefault="00B96F86" w:rsidP="004B270D">
      <w:pPr>
        <w:pStyle w:val="MDPI31text"/>
        <w:ind w:firstLine="369"/>
        <w:rPr>
          <w:shd w:val="clear" w:color="auto" w:fill="FFFFFF"/>
        </w:rPr>
      </w:pPr>
      <w:r w:rsidRPr="00B96F86">
        <w:rPr>
          <w:shd w:val="clear" w:color="auto" w:fill="FFFFFF"/>
        </w:rPr>
        <w:t>Silicon oxide has been used as a gate dielectric material for over 40 years, but as transistor dimensions shrink, alternatives with higher dielectric constants are needed to reduce leakage currents. High-k dielectrics like HfO</w:t>
      </w:r>
      <w:r w:rsidRPr="002D6026">
        <w:rPr>
          <w:shd w:val="clear" w:color="auto" w:fill="FFFFFF"/>
          <w:vertAlign w:val="subscript"/>
        </w:rPr>
        <w:t>2</w:t>
      </w:r>
      <w:r w:rsidRPr="00B96F86">
        <w:rPr>
          <w:shd w:val="clear" w:color="auto" w:fill="FFFFFF"/>
        </w:rPr>
        <w:t>, ZrO</w:t>
      </w:r>
      <w:r w:rsidRPr="002D6026">
        <w:rPr>
          <w:shd w:val="clear" w:color="auto" w:fill="FFFFFF"/>
          <w:vertAlign w:val="subscript"/>
        </w:rPr>
        <w:t>2</w:t>
      </w:r>
      <w:r w:rsidRPr="00B96F86">
        <w:rPr>
          <w:shd w:val="clear" w:color="auto" w:fill="FFFFFF"/>
        </w:rPr>
        <w:t>, Al</w:t>
      </w:r>
      <w:r w:rsidRPr="002D6026">
        <w:rPr>
          <w:shd w:val="clear" w:color="auto" w:fill="FFFFFF"/>
          <w:vertAlign w:val="subscript"/>
        </w:rPr>
        <w:t>2</w:t>
      </w:r>
      <w:r w:rsidRPr="00B96F86">
        <w:rPr>
          <w:shd w:val="clear" w:color="auto" w:fill="FFFFFF"/>
        </w:rPr>
        <w:t>O</w:t>
      </w:r>
      <w:r w:rsidRPr="002D6026">
        <w:rPr>
          <w:shd w:val="clear" w:color="auto" w:fill="FFFFFF"/>
          <w:vertAlign w:val="subscript"/>
        </w:rPr>
        <w:t>3</w:t>
      </w:r>
      <w:r w:rsidRPr="00B96F86">
        <w:rPr>
          <w:shd w:val="clear" w:color="auto" w:fill="FFFFFF"/>
        </w:rPr>
        <w:t>, and others have been investigated for their thermal stability and compatibility with Si. FinFET technology, with 3D double-gate</w:t>
      </w:r>
      <w:r w:rsidR="002D6026">
        <w:rPr>
          <w:shd w:val="clear" w:color="auto" w:fill="FFFFFF"/>
        </w:rPr>
        <w:t xml:space="preserve"> and triple-gate</w:t>
      </w:r>
      <w:r w:rsidRPr="00B96F86">
        <w:rPr>
          <w:shd w:val="clear" w:color="auto" w:fill="FFFFFF"/>
        </w:rPr>
        <w:t xml:space="preserve"> transistors, has further advanced, leading to smaller, more efficient transistors with reduced power consumption</w:t>
      </w:r>
      <w:r>
        <w:rPr>
          <w:shd w:val="clear" w:color="auto" w:fill="FFFFFF"/>
        </w:rPr>
        <w:t xml:space="preserve"> </w:t>
      </w:r>
      <w:sdt>
        <w:sdtPr>
          <w:rPr>
            <w:shd w:val="clear" w:color="auto" w:fill="FFFFFF"/>
          </w:rPr>
          <w:id w:val="-971055720"/>
          <w:placeholder>
            <w:docPart w:val="DefaultPlaceholder_-1854013440"/>
          </w:placeholder>
        </w:sdtPr>
        <w:sdtContent>
          <w:r w:rsidR="00A34FCB" w:rsidRPr="00A34FCB">
            <w:rPr>
              <w:shd w:val="clear" w:color="auto" w:fill="FFFFFF"/>
            </w:rPr>
            <w:t>[1], [2], [3], [4], [5], [6], [7], [8], [9]</w:t>
          </w:r>
        </w:sdtContent>
      </w:sdt>
      <w:r w:rsidR="004B270D">
        <w:rPr>
          <w:shd w:val="clear" w:color="auto" w:fill="FFFFFF"/>
        </w:rPr>
        <w:t xml:space="preserve">. </w:t>
      </w:r>
    </w:p>
    <w:p w14:paraId="2CDA3014" w14:textId="003809BE" w:rsidR="004B270D" w:rsidRDefault="00B96F86" w:rsidP="004B270D">
      <w:pPr>
        <w:pStyle w:val="MDPI31text"/>
        <w:ind w:firstLine="369"/>
        <w:rPr>
          <w:shd w:val="clear" w:color="auto" w:fill="FFFFFF"/>
        </w:rPr>
      </w:pPr>
      <w:r w:rsidRPr="00B96F86">
        <w:rPr>
          <w:shd w:val="clear" w:color="auto" w:fill="FFFFFF"/>
        </w:rPr>
        <w:br/>
      </w:r>
      <w:r w:rsidR="004B270D">
        <w:rPr>
          <w:shd w:val="clear" w:color="auto" w:fill="FFFFFF"/>
        </w:rPr>
        <w:t xml:space="preserve">      </w:t>
      </w:r>
      <w:r w:rsidRPr="00B96F86">
        <w:rPr>
          <w:shd w:val="clear" w:color="auto" w:fill="FFFFFF"/>
        </w:rPr>
        <w:t>The continuous downscaling of MOS devices is essential for increasing transistor density and performance, leading to efficient chip functionality at higher speeds. However, this scaling poses challenges such as severe short channel effects (SCEs), increased fabrication costs, and difficulties in device processing</w:t>
      </w:r>
      <w:r w:rsidR="00574703">
        <w:rPr>
          <w:shd w:val="clear" w:color="auto" w:fill="FFFFFF"/>
        </w:rPr>
        <w:t xml:space="preserve"> </w:t>
      </w:r>
      <w:r w:rsidR="002F488F">
        <w:rPr>
          <w:shd w:val="clear" w:color="auto" w:fill="FFFFFF"/>
        </w:rPr>
        <w:t>[10-15]</w:t>
      </w:r>
      <w:r w:rsidRPr="00B96F86">
        <w:rPr>
          <w:shd w:val="clear" w:color="auto" w:fill="FFFFFF"/>
        </w:rPr>
        <w:t xml:space="preserve">. Multi-gate MOS device structures like FinFETs, which use multiple gate electrodes and an ultrathin body, have been developed to address these challenges, showing excellent device performance at scaled parameters. An important aspect of FinFET structures is threshold voltage tuning and its sensitivity to different device parameters. Studies have shown that threshold voltage is </w:t>
      </w:r>
      <w:r w:rsidRPr="00B96F86">
        <w:rPr>
          <w:shd w:val="clear" w:color="auto" w:fill="FFFFFF"/>
        </w:rPr>
        <w:lastRenderedPageBreak/>
        <w:t>insensitive to doping variation in nanoscale MOSFET structures, leading to a preference for engineering the work function of gate materials rather than increasing body doping</w:t>
      </w:r>
      <w:r w:rsidR="00574703">
        <w:rPr>
          <w:shd w:val="clear" w:color="auto" w:fill="FFFFFF"/>
        </w:rPr>
        <w:t xml:space="preserve">. </w:t>
      </w:r>
      <w:r w:rsidR="00574703" w:rsidRPr="00B96F86">
        <w:rPr>
          <w:shd w:val="clear" w:color="auto" w:fill="FFFFFF"/>
        </w:rPr>
        <w:t>The use of metal gates has become attractive due to their chemical stability with high-k gate dielectrics and the ability to maintain higher threshold voltages while acqu</w:t>
      </w:r>
      <w:r w:rsidR="00574703">
        <w:rPr>
          <w:shd w:val="clear" w:color="auto" w:fill="FFFFFF"/>
        </w:rPr>
        <w:t>iring high gate stack stability</w:t>
      </w:r>
      <w:r w:rsidRPr="00B96F86">
        <w:rPr>
          <w:shd w:val="clear" w:color="auto" w:fill="FFFFFF"/>
        </w:rPr>
        <w:t xml:space="preserve"> </w:t>
      </w:r>
      <w:r w:rsidR="00A34FCB" w:rsidRPr="00A34FCB">
        <w:rPr>
          <w:shd w:val="clear" w:color="auto" w:fill="FFFFFF"/>
        </w:rPr>
        <w:t>[16], [17], [18], [19], [20], [21]</w:t>
      </w:r>
      <w:r w:rsidR="00574703">
        <w:rPr>
          <w:shd w:val="clear" w:color="auto" w:fill="FFFFFF"/>
        </w:rPr>
        <w:t>.</w:t>
      </w:r>
    </w:p>
    <w:p w14:paraId="4A022E42" w14:textId="77777777" w:rsidR="004B270D" w:rsidRDefault="004B270D" w:rsidP="004B270D">
      <w:pPr>
        <w:pStyle w:val="MDPI31text"/>
        <w:ind w:firstLine="0"/>
        <w:rPr>
          <w:shd w:val="clear" w:color="auto" w:fill="FFFFFF"/>
        </w:rPr>
      </w:pPr>
    </w:p>
    <w:p w14:paraId="0495A269" w14:textId="04C4F5CF" w:rsidR="00A34FCB" w:rsidRDefault="00072745" w:rsidP="002F488F">
      <w:pPr>
        <w:pStyle w:val="MDPI31text"/>
        <w:ind w:firstLine="369"/>
        <w:rPr>
          <w:shd w:val="clear" w:color="auto" w:fill="FFFFFF"/>
        </w:rPr>
      </w:pPr>
      <w:r>
        <w:rPr>
          <w:shd w:val="clear" w:color="auto" w:fill="FFFFFF"/>
        </w:rPr>
        <w:t>Research</w:t>
      </w:r>
      <w:r w:rsidR="006D4D08">
        <w:rPr>
          <w:shd w:val="clear" w:color="auto" w:fill="FFFFFF"/>
        </w:rPr>
        <w:t xml:space="preserve"> of graded dielectrics on thin film transistors first appeared in 1994 by </w:t>
      </w:r>
      <w:proofErr w:type="spellStart"/>
      <w:proofErr w:type="gramStart"/>
      <w:r w:rsidR="006D4D08">
        <w:rPr>
          <w:shd w:val="clear" w:color="auto" w:fill="FFFFFF"/>
        </w:rPr>
        <w:t>Kuo</w:t>
      </w:r>
      <w:proofErr w:type="spellEnd"/>
      <w:r w:rsidR="006D4D08">
        <w:rPr>
          <w:shd w:val="clear" w:color="auto" w:fill="FFFFFF"/>
        </w:rPr>
        <w:t xml:space="preserve">  when</w:t>
      </w:r>
      <w:proofErr w:type="gramEnd"/>
      <w:r w:rsidR="006D4D08">
        <w:rPr>
          <w:shd w:val="clear" w:color="auto" w:fill="FFFFFF"/>
        </w:rPr>
        <w:t xml:space="preserve"> </w:t>
      </w:r>
      <w:proofErr w:type="spellStart"/>
      <w:r w:rsidR="006D4D08">
        <w:rPr>
          <w:shd w:val="clear" w:color="auto" w:fill="FFFFFF"/>
        </w:rPr>
        <w:t>S</w:t>
      </w:r>
      <w:r>
        <w:rPr>
          <w:shd w:val="clear" w:color="auto" w:fill="FFFFFF"/>
        </w:rPr>
        <w:t>iN</w:t>
      </w:r>
      <w:r w:rsidRPr="002F488F">
        <w:rPr>
          <w:shd w:val="clear" w:color="auto" w:fill="FFFFFF"/>
        </w:rPr>
        <w:t>x</w:t>
      </w:r>
      <w:proofErr w:type="spellEnd"/>
      <w:r>
        <w:rPr>
          <w:shd w:val="clear" w:color="auto" w:fill="FFFFFF"/>
        </w:rPr>
        <w:t xml:space="preserve"> laminates with different </w:t>
      </w:r>
      <w:r w:rsidRPr="00072745">
        <w:rPr>
          <w:shd w:val="clear" w:color="auto" w:fill="FFFFFF"/>
        </w:rPr>
        <w:t>dielectric deposition condition</w:t>
      </w:r>
      <w:r>
        <w:rPr>
          <w:shd w:val="clear" w:color="auto" w:fill="FFFFFF"/>
        </w:rPr>
        <w:t xml:space="preserve">s were tried and compared with single </w:t>
      </w:r>
      <w:proofErr w:type="spellStart"/>
      <w:r>
        <w:rPr>
          <w:shd w:val="clear" w:color="auto" w:fill="FFFFFF"/>
        </w:rPr>
        <w:t>SiN</w:t>
      </w:r>
      <w:r w:rsidRPr="002F488F">
        <w:rPr>
          <w:shd w:val="clear" w:color="auto" w:fill="FFFFFF"/>
        </w:rPr>
        <w:t>x</w:t>
      </w:r>
      <w:proofErr w:type="spellEnd"/>
      <w:r>
        <w:rPr>
          <w:shd w:val="clear" w:color="auto" w:fill="FFFFFF"/>
        </w:rPr>
        <w:t xml:space="preserve"> as gate dielectric </w:t>
      </w:r>
      <w:r w:rsidR="00A34FCB" w:rsidRPr="00A34FCB">
        <w:rPr>
          <w:shd w:val="clear" w:color="auto" w:fill="FFFFFF"/>
        </w:rPr>
        <w:t>[22]</w:t>
      </w:r>
      <w:r w:rsidR="00574703">
        <w:rPr>
          <w:shd w:val="clear" w:color="auto" w:fill="FFFFFF"/>
        </w:rPr>
        <w:t xml:space="preserve">. </w:t>
      </w:r>
      <w:r w:rsidR="00574703" w:rsidRPr="002F488F">
        <w:rPr>
          <w:shd w:val="clear" w:color="auto" w:fill="FFFFFF"/>
        </w:rPr>
        <w:t xml:space="preserve">In a patent by Gartner et.al in 2000, a 3-layer graded dielectric film is formed on an upper surface of the semiconductor substrate. A second dielectric film is then formed on the first dielectric film. A third dielectric film is then formed on surface of the second dielectric film. The first, second, and third dielectric films are then annealed along with the semiconductor substrate by immersing into an inert ambient maintained at a temperature in the range of approximately 600-1100 C. The second thickness and the second dielectric constant were kept greater than the first thickness and the first dielectric constant and the third thickness and the third dielectric constant also were greater than the second thickness and the second dielectric constant respectively.  An equivalent oxide thickness of the first, second, and third dielectric films are each in the range of 5-15 angstroms. The first dielectric film comprises a silicon dioxide film having a thickness of approximately 5 angstroms. The second dielectric film comprises silicon nitride. Thickness of the second dielectric film is in the range of approximately 10-20 angstroms. The third dielectric constant is in the range of approximately 10-200, and the third thickness is in the range of approximately 25-250 angstroms. The third dielectric film is an oxide comprising oxygen and a dielectric impurity with one of the elements Be, Mg, Ca, Ti, </w:t>
      </w:r>
      <w:proofErr w:type="spellStart"/>
      <w:r w:rsidR="00574703" w:rsidRPr="002F488F">
        <w:rPr>
          <w:shd w:val="clear" w:color="auto" w:fill="FFFFFF"/>
        </w:rPr>
        <w:t>Zr</w:t>
      </w:r>
      <w:proofErr w:type="spellEnd"/>
      <w:r w:rsidR="00574703" w:rsidRPr="002F488F">
        <w:rPr>
          <w:shd w:val="clear" w:color="auto" w:fill="FFFFFF"/>
        </w:rPr>
        <w:t xml:space="preserve">, or Ta </w:t>
      </w:r>
      <w:r w:rsidR="00A34FCB" w:rsidRPr="002F488F">
        <w:rPr>
          <w:shd w:val="clear" w:color="auto" w:fill="FFFFFF"/>
        </w:rPr>
        <w:t>[23]</w:t>
      </w:r>
      <w:r w:rsidR="00574703" w:rsidRPr="002F488F">
        <w:rPr>
          <w:shd w:val="clear" w:color="auto" w:fill="FFFFFF"/>
        </w:rPr>
        <w:t>.</w:t>
      </w:r>
      <w:r w:rsidR="00CB6AAC" w:rsidRPr="002F488F">
        <w:rPr>
          <w:shd w:val="clear" w:color="auto" w:fill="FFFFFF"/>
        </w:rPr>
        <w:t xml:space="preserve"> This work </w:t>
      </w:r>
      <w:r w:rsidR="006D1F6C" w:rsidRPr="002F488F">
        <w:rPr>
          <w:shd w:val="clear" w:color="auto" w:fill="FFFFFF"/>
        </w:rPr>
        <w:t xml:space="preserve">is </w:t>
      </w:r>
      <w:r w:rsidR="00CB6AAC" w:rsidRPr="002F488F">
        <w:rPr>
          <w:shd w:val="clear" w:color="auto" w:fill="FFFFFF"/>
        </w:rPr>
        <w:t xml:space="preserve">the main cornerstone and first sign of commercialization of </w:t>
      </w:r>
      <w:r w:rsidR="006D1F6C" w:rsidRPr="002F488F">
        <w:rPr>
          <w:shd w:val="clear" w:color="auto" w:fill="FFFFFF"/>
        </w:rPr>
        <w:t xml:space="preserve">the </w:t>
      </w:r>
      <w:r w:rsidR="00CB6AAC" w:rsidRPr="002F488F">
        <w:rPr>
          <w:shd w:val="clear" w:color="auto" w:fill="FFFFFF"/>
        </w:rPr>
        <w:t>graded dielectric research upon thin film transistors.</w:t>
      </w:r>
      <w:r w:rsidR="006D1F6C" w:rsidRPr="002F488F">
        <w:rPr>
          <w:shd w:val="clear" w:color="auto" w:fill="FFFFFF"/>
        </w:rPr>
        <w:t xml:space="preserve"> </w:t>
      </w:r>
      <w:r w:rsidR="00A764C3">
        <w:rPr>
          <w:shd w:val="clear" w:color="auto" w:fill="FFFFFF"/>
        </w:rPr>
        <w:t xml:space="preserve">Subject has </w:t>
      </w:r>
      <w:proofErr w:type="spellStart"/>
      <w:r w:rsidR="00A764C3">
        <w:rPr>
          <w:shd w:val="clear" w:color="auto" w:fill="FFFFFF"/>
        </w:rPr>
        <w:t>has</w:t>
      </w:r>
      <w:proofErr w:type="spellEnd"/>
      <w:r w:rsidR="00A764C3">
        <w:rPr>
          <w:shd w:val="clear" w:color="auto" w:fill="FFFFFF"/>
        </w:rPr>
        <w:t xml:space="preserve"> been already mature as m</w:t>
      </w:r>
      <w:r w:rsidR="006D1F6C" w:rsidRPr="002F488F">
        <w:rPr>
          <w:shd w:val="clear" w:color="auto" w:fill="FFFFFF"/>
        </w:rPr>
        <w:t xml:space="preserve">any patents </w:t>
      </w:r>
      <w:r w:rsidR="00A764C3">
        <w:rPr>
          <w:shd w:val="clear" w:color="auto" w:fill="FFFFFF"/>
        </w:rPr>
        <w:t xml:space="preserve">filed and </w:t>
      </w:r>
      <w:proofErr w:type="spellStart"/>
      <w:r w:rsidR="00A764C3">
        <w:rPr>
          <w:shd w:val="clear" w:color="auto" w:fill="FFFFFF"/>
        </w:rPr>
        <w:t>commercializations</w:t>
      </w:r>
      <w:proofErr w:type="spellEnd"/>
      <w:r w:rsidR="00A764C3">
        <w:rPr>
          <w:shd w:val="clear" w:color="auto" w:fill="FFFFFF"/>
        </w:rPr>
        <w:t xml:space="preserve"> </w:t>
      </w:r>
      <w:bookmarkStart w:id="24" w:name="_GoBack"/>
      <w:bookmarkEnd w:id="24"/>
      <w:r w:rsidR="006D1F6C" w:rsidRPr="002F488F">
        <w:rPr>
          <w:shd w:val="clear" w:color="auto" w:fill="FFFFFF"/>
        </w:rPr>
        <w:t xml:space="preserve">issued after then on FinFETs with graded dielectrics. </w:t>
      </w:r>
    </w:p>
    <w:p w14:paraId="260DEDE5" w14:textId="4FECD51A" w:rsidR="00B74086" w:rsidRPr="00A34FCB" w:rsidDel="00040F23" w:rsidRDefault="00CB6AAC" w:rsidP="002F488F">
      <w:pPr>
        <w:pStyle w:val="MDPI31text"/>
        <w:ind w:firstLine="369"/>
        <w:rPr>
          <w:del w:id="25" w:author="Ayperi Ülkü" w:date="2024-03-17T03:58:00Z"/>
          <w:shd w:val="clear" w:color="auto" w:fill="FFFFFF"/>
        </w:rPr>
      </w:pPr>
      <w:ins w:id="26" w:author="Ayperi Ülkü" w:date="2024-03-17T01:14:00Z">
        <w:r w:rsidRPr="00482769">
          <w:rPr>
            <w:shd w:val="clear" w:color="auto" w:fill="FFFFFF"/>
            <w:rPrChange w:id="27" w:author="Ayperi Ülkü" w:date="2024-03-17T01:14:00Z">
              <w:rPr>
                <w:rFonts w:ascii="Segoe UI" w:hAnsi="Segoe UI" w:cs="Segoe UI"/>
                <w:color w:val="030303"/>
                <w:sz w:val="23"/>
                <w:szCs w:val="23"/>
                <w:u w:val="single"/>
                <w:shd w:val="clear" w:color="auto" w:fill="FFFFFF"/>
              </w:rPr>
            </w:rPrChange>
          </w:rPr>
          <w:t xml:space="preserve">Stacked laminates of gate-oxides on </w:t>
        </w:r>
      </w:ins>
      <w:r>
        <w:rPr>
          <w:shd w:val="clear" w:color="auto" w:fill="FFFFFF"/>
        </w:rPr>
        <w:t>FinFET</w:t>
      </w:r>
      <w:ins w:id="28" w:author="Ayperi Ülkü" w:date="2024-03-17T01:53:00Z">
        <w:r>
          <w:rPr>
            <w:shd w:val="clear" w:color="auto" w:fill="FFFFFF"/>
          </w:rPr>
          <w:t>s</w:t>
        </w:r>
      </w:ins>
      <w:ins w:id="29" w:author="Ayperi Ülkü" w:date="2024-03-17T01:14:00Z">
        <w:r w:rsidRPr="00482769">
          <w:rPr>
            <w:shd w:val="clear" w:color="auto" w:fill="FFFFFF"/>
            <w:rPrChange w:id="30" w:author="Ayperi Ülkü" w:date="2024-03-17T01:14:00Z">
              <w:rPr>
                <w:rFonts w:ascii="Segoe UI" w:hAnsi="Segoe UI" w:cs="Segoe UI"/>
                <w:color w:val="030303"/>
                <w:sz w:val="23"/>
                <w:szCs w:val="23"/>
                <w:u w:val="single"/>
                <w:shd w:val="clear" w:color="auto" w:fill="FFFFFF"/>
              </w:rPr>
            </w:rPrChange>
          </w:rPr>
          <w:t xml:space="preserve"> have been investigated in several research</w:t>
        </w:r>
      </w:ins>
      <w:r>
        <w:rPr>
          <w:shd w:val="clear" w:color="auto" w:fill="FFFFFF"/>
        </w:rPr>
        <w:t xml:space="preserve"> works.</w:t>
      </w:r>
      <w:ins w:id="31" w:author="Ayperi Ülkü" w:date="2024-03-17T03:14:00Z">
        <w:r>
          <w:rPr>
            <w:shd w:val="clear" w:color="auto" w:fill="FFFFFF"/>
          </w:rPr>
          <w:t xml:space="preserve"> </w:t>
        </w:r>
      </w:ins>
      <w:ins w:id="32" w:author="Ayperi Ülkü" w:date="2024-03-17T01:14:00Z">
        <w:r w:rsidRPr="00482769">
          <w:rPr>
            <w:shd w:val="clear" w:color="auto" w:fill="FFFFFF"/>
            <w:rPrChange w:id="33" w:author="Ayperi Ülkü" w:date="2024-03-17T01:14:00Z">
              <w:rPr>
                <w:rFonts w:ascii="Segoe UI" w:hAnsi="Segoe UI" w:cs="Segoe UI"/>
                <w:color w:val="030303"/>
                <w:sz w:val="23"/>
                <w:szCs w:val="23"/>
                <w:u w:val="single"/>
                <w:shd w:val="clear" w:color="auto" w:fill="FFFFFF"/>
              </w:rPr>
            </w:rPrChange>
          </w:rPr>
          <w:t xml:space="preserve">Lorenzo </w:t>
        </w:r>
      </w:ins>
      <w:ins w:id="34" w:author="Ayperi Ülkü" w:date="2024-03-17T03:14:00Z">
        <w:r>
          <w:rPr>
            <w:shd w:val="clear" w:color="auto" w:fill="FFFFFF"/>
          </w:rPr>
          <w:t>et.al</w:t>
        </w:r>
      </w:ins>
      <w:ins w:id="35" w:author="Ayperi Ülkü" w:date="2024-03-17T01:14:00Z">
        <w:r w:rsidRPr="00482769">
          <w:rPr>
            <w:shd w:val="clear" w:color="auto" w:fill="FFFFFF"/>
            <w:rPrChange w:id="36"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 on insulator (SOI) </w:t>
        </w:r>
      </w:ins>
      <w:r>
        <w:rPr>
          <w:shd w:val="clear" w:color="auto" w:fill="FFFFFF"/>
        </w:rPr>
        <w:t>FinFET</w:t>
      </w:r>
      <w:ins w:id="37" w:author="Ayperi Ülkü" w:date="2024-03-17T01:14:00Z">
        <w:r w:rsidRPr="00482769">
          <w:rPr>
            <w:shd w:val="clear" w:color="auto" w:fill="FFFFFF"/>
            <w:rPrChange w:id="38" w:author="Ayperi Ülkü" w:date="2024-03-17T01:14:00Z">
              <w:rPr>
                <w:rFonts w:ascii="Segoe UI" w:hAnsi="Segoe UI" w:cs="Segoe UI"/>
                <w:color w:val="030303"/>
                <w:sz w:val="23"/>
                <w:szCs w:val="23"/>
                <w:u w:val="single"/>
                <w:shd w:val="clear" w:color="auto" w:fill="FFFFFF"/>
              </w:rPr>
            </w:rPrChange>
          </w:rPr>
          <w:t xml:space="preserve"> device with a high-</w:t>
        </w:r>
      </w:ins>
      <w:ins w:id="39" w:author="Ayperi Ülkü" w:date="2024-03-17T03:57:00Z">
        <w:r w:rsidRPr="002F488F">
          <w:rPr>
            <w:shd w:val="clear" w:color="auto" w:fill="FFFFFF"/>
          </w:rPr>
          <w:t>κ</w:t>
        </w:r>
      </w:ins>
      <w:ins w:id="40" w:author="Ayperi Ülkü" w:date="2024-03-17T01:14:00Z">
        <w:r w:rsidRPr="00482769">
          <w:rPr>
            <w:shd w:val="clear" w:color="auto" w:fill="FFFFFF"/>
            <w:rPrChange w:id="41" w:author="Ayperi Ülkü" w:date="2024-03-17T01:14:00Z">
              <w:rPr>
                <w:rFonts w:ascii="Segoe UI" w:hAnsi="Segoe UI" w:cs="Segoe UI"/>
                <w:color w:val="030303"/>
                <w:sz w:val="23"/>
                <w:szCs w:val="23"/>
                <w:u w:val="single"/>
                <w:shd w:val="clear" w:color="auto" w:fill="FFFFFF"/>
              </w:rPr>
            </w:rPrChange>
          </w:rPr>
          <w:t xml:space="preserve"> dielectric gate oxide stack structure, which improved the analog and RF performance of the device compared to standard single gate oxide structures</w:t>
        </w:r>
      </w:ins>
      <w:ins w:id="42" w:author="Ayperi Ülkü" w:date="2024-03-17T03:30:00Z">
        <w:r>
          <w:rPr>
            <w:shd w:val="clear" w:color="auto" w:fill="FFFFFF"/>
          </w:rPr>
          <w:t xml:space="preserve"> </w:t>
        </w:r>
      </w:ins>
      <w:r w:rsidR="00A34FCB" w:rsidRPr="00A34FCB">
        <w:rPr>
          <w:shd w:val="clear" w:color="auto" w:fill="FFFFFF"/>
        </w:rPr>
        <w:t>[24]</w:t>
      </w:r>
      <w:ins w:id="43" w:author="Ayperi Ülkü" w:date="2024-03-17T01:14:00Z">
        <w:r w:rsidRPr="00482769">
          <w:rPr>
            <w:shd w:val="clear" w:color="auto" w:fill="FFFFFF"/>
            <w:rPrChange w:id="44" w:author="Ayperi Ülkü" w:date="2024-03-17T01:14:00Z">
              <w:rPr>
                <w:rFonts w:ascii="Segoe UI" w:hAnsi="Segoe UI" w:cs="Segoe UI"/>
                <w:color w:val="030303"/>
                <w:sz w:val="23"/>
                <w:szCs w:val="23"/>
                <w:u w:val="single"/>
                <w:shd w:val="clear" w:color="auto" w:fill="FFFFFF"/>
              </w:rPr>
            </w:rPrChange>
          </w:rPr>
          <w:t xml:space="preserve">. </w:t>
        </w:r>
      </w:ins>
      <w:del w:id="45" w:author="Ayperi Ülkü" w:date="2024-03-19T22:23:00Z">
        <w:r w:rsidDel="009B7320">
          <w:rPr>
            <w:shd w:val="clear" w:color="auto" w:fill="FFFFFF"/>
          </w:rPr>
          <w:delText>FinFET</w:delText>
        </w:r>
      </w:del>
      <w:del w:id="46" w:author="Ayperi Ülkü" w:date="2024-03-19T21:37:00Z">
        <w:r w:rsidRPr="00730EFE" w:rsidDel="00730EFE">
          <w:rPr>
            <w:shd w:val="clear" w:color="auto" w:fill="FFFFFF"/>
          </w:rPr>
          <w:delText>[2]</w:delText>
        </w:r>
      </w:del>
      <w:ins w:id="47" w:author="Ayperi Ülkü" w:date="2024-03-17T01:14:00Z">
        <w:r w:rsidRPr="00482769">
          <w:rPr>
            <w:shd w:val="clear" w:color="auto" w:fill="FFFFFF"/>
            <w:rPrChange w:id="48" w:author="Ayperi Ülkü" w:date="2024-03-17T01:14:00Z">
              <w:rPr>
                <w:rFonts w:ascii="Segoe UI" w:hAnsi="Segoe UI" w:cs="Segoe UI"/>
                <w:color w:val="030303"/>
                <w:sz w:val="23"/>
                <w:szCs w:val="23"/>
                <w:u w:val="single"/>
                <w:shd w:val="clear" w:color="auto" w:fill="FFFFFF"/>
              </w:rPr>
            </w:rPrChange>
          </w:rPr>
          <w:t xml:space="preserve">Das </w:t>
        </w:r>
      </w:ins>
      <w:ins w:id="49" w:author="Ayperi Ülkü" w:date="2024-03-17T03:53:00Z">
        <w:r>
          <w:rPr>
            <w:shd w:val="clear" w:color="auto" w:fill="FFFFFF"/>
          </w:rPr>
          <w:t xml:space="preserve">et.al </w:t>
        </w:r>
      </w:ins>
      <w:ins w:id="50" w:author="Ayperi Ülkü" w:date="2024-03-17T01:14:00Z">
        <w:r w:rsidRPr="00482769">
          <w:rPr>
            <w:shd w:val="clear" w:color="auto" w:fill="FFFFFF"/>
            <w:rPrChange w:id="51"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w:t>
        </w:r>
      </w:ins>
      <w:r>
        <w:rPr>
          <w:shd w:val="clear" w:color="auto" w:fill="FFFFFF"/>
        </w:rPr>
        <w:t>rmanium</w:t>
      </w:r>
      <w:ins w:id="52" w:author="Ayperi Ülkü" w:date="2024-03-17T01:14:00Z">
        <w:r w:rsidRPr="00482769">
          <w:rPr>
            <w:shd w:val="clear" w:color="auto" w:fill="FFFFFF"/>
            <w:rPrChange w:id="53" w:author="Ayperi Ülkü" w:date="2024-03-17T01:14:00Z">
              <w:rPr>
                <w:rFonts w:ascii="Segoe UI" w:hAnsi="Segoe UI" w:cs="Segoe UI"/>
                <w:color w:val="030303"/>
                <w:sz w:val="23"/>
                <w:szCs w:val="23"/>
                <w:u w:val="single"/>
                <w:shd w:val="clear" w:color="auto" w:fill="FFFFFF"/>
              </w:rPr>
            </w:rPrChange>
          </w:rPr>
          <w:t xml:space="preserve"> </w:t>
        </w:r>
      </w:ins>
      <w:r>
        <w:rPr>
          <w:shd w:val="clear" w:color="auto" w:fill="FFFFFF"/>
        </w:rPr>
        <w:t>FinFET</w:t>
      </w:r>
      <w:ins w:id="54" w:author="Ayperi Ülkü" w:date="2024-03-17T01:14:00Z">
        <w:r w:rsidRPr="00482769">
          <w:rPr>
            <w:shd w:val="clear" w:color="auto" w:fill="FFFFFF"/>
            <w:rPrChange w:id="55" w:author="Ayperi Ülkü" w:date="2024-03-17T01:14:00Z">
              <w:rPr>
                <w:rFonts w:ascii="Segoe UI" w:hAnsi="Segoe UI" w:cs="Segoe UI"/>
                <w:color w:val="030303"/>
                <w:sz w:val="23"/>
                <w:szCs w:val="23"/>
                <w:u w:val="single"/>
                <w:shd w:val="clear" w:color="auto" w:fill="FFFFFF"/>
              </w:rPr>
            </w:rPrChange>
          </w:rPr>
          <w:t xml:space="preserve"> with low leakage current, high on drain current, and high ratio of on current to off current</w:t>
        </w:r>
      </w:ins>
      <w:ins w:id="56" w:author="Ayperi Ülkü" w:date="2024-03-17T03:53:00Z">
        <w:r>
          <w:rPr>
            <w:shd w:val="clear" w:color="auto" w:fill="FFFFFF"/>
          </w:rPr>
          <w:t xml:space="preserve"> </w:t>
        </w:r>
      </w:ins>
      <w:r w:rsidR="00A34FCB" w:rsidRPr="00A34FCB">
        <w:rPr>
          <w:shd w:val="clear" w:color="auto" w:fill="FFFFFF"/>
        </w:rPr>
        <w:t>[25]</w:t>
      </w:r>
      <w:ins w:id="57" w:author="Ayperi Ülkü" w:date="2024-03-17T01:14:00Z">
        <w:r w:rsidRPr="00482769">
          <w:rPr>
            <w:shd w:val="clear" w:color="auto" w:fill="FFFFFF"/>
            <w:rPrChange w:id="58" w:author="Ayperi Ülkü" w:date="2024-03-17T01:14:00Z">
              <w:rPr>
                <w:rFonts w:ascii="Segoe UI" w:hAnsi="Segoe UI" w:cs="Segoe UI"/>
                <w:color w:val="030303"/>
                <w:sz w:val="23"/>
                <w:szCs w:val="23"/>
                <w:u w:val="single"/>
                <w:shd w:val="clear" w:color="auto" w:fill="FFFFFF"/>
              </w:rPr>
            </w:rPrChange>
          </w:rPr>
          <w:t>.</w:t>
        </w:r>
      </w:ins>
      <w:r w:rsidR="006D1F6C">
        <w:rPr>
          <w:shd w:val="clear" w:color="auto" w:fill="FFFFFF"/>
        </w:rPr>
        <w:t xml:space="preserve"> </w:t>
      </w:r>
      <w:proofErr w:type="spellStart"/>
      <w:r w:rsidR="006D1F6C">
        <w:rPr>
          <w:shd w:val="clear" w:color="auto" w:fill="FFFFFF"/>
        </w:rPr>
        <w:t>Bousari</w:t>
      </w:r>
      <w:proofErr w:type="spellEnd"/>
      <w:r w:rsidR="006D1F6C">
        <w:rPr>
          <w:shd w:val="clear" w:color="auto" w:fill="FFFFFF"/>
        </w:rPr>
        <w:t xml:space="preserve"> et.al </w:t>
      </w:r>
      <w:r w:rsidR="00C2598F">
        <w:rPr>
          <w:shd w:val="clear" w:color="auto" w:fill="FFFFFF"/>
        </w:rPr>
        <w:t xml:space="preserve">demonstrated in simulation that </w:t>
      </w:r>
      <w:r w:rsidR="00A34FCB">
        <w:rPr>
          <w:shd w:val="clear" w:color="auto" w:fill="FFFFFF"/>
        </w:rPr>
        <w:t xml:space="preserve">dual and triple </w:t>
      </w:r>
      <w:proofErr w:type="spellStart"/>
      <w:r w:rsidR="00C2598F">
        <w:rPr>
          <w:shd w:val="clear" w:color="auto" w:fill="FFFFFF"/>
        </w:rPr>
        <w:t>heterogate</w:t>
      </w:r>
      <w:proofErr w:type="spellEnd"/>
      <w:r w:rsidR="00C2598F">
        <w:rPr>
          <w:shd w:val="clear" w:color="auto" w:fill="FFFFFF"/>
        </w:rPr>
        <w:t xml:space="preserve"> dielectric structures act well </w:t>
      </w:r>
      <w:r w:rsidR="00A34FCB">
        <w:rPr>
          <w:shd w:val="clear" w:color="auto" w:fill="FFFFFF"/>
        </w:rPr>
        <w:t>on</w:t>
      </w:r>
      <w:r w:rsidR="00C2598F">
        <w:rPr>
          <w:shd w:val="clear" w:color="auto" w:fill="FFFFFF"/>
        </w:rPr>
        <w:t xml:space="preserve"> triple-gate FinFETs</w:t>
      </w:r>
      <w:r w:rsidR="006D1F6C">
        <w:rPr>
          <w:shd w:val="clear" w:color="auto" w:fill="FFFFFF"/>
        </w:rPr>
        <w:t xml:space="preserve"> </w:t>
      </w:r>
      <w:r w:rsidR="00A34FCB" w:rsidRPr="00A34FCB">
        <w:rPr>
          <w:shd w:val="clear" w:color="auto" w:fill="FFFFFF"/>
        </w:rPr>
        <w:t>[26]</w:t>
      </w:r>
      <w:r w:rsidR="00C2598F">
        <w:rPr>
          <w:shd w:val="clear" w:color="auto" w:fill="FFFFFF"/>
        </w:rPr>
        <w:t>.</w:t>
      </w:r>
      <w:r w:rsidR="00C2598F" w:rsidRPr="00C2598F">
        <w:rPr>
          <w:shd w:val="clear" w:color="auto" w:fill="FFFFFF"/>
        </w:rPr>
        <w:t xml:space="preserve"> </w:t>
      </w:r>
      <w:proofErr w:type="spellStart"/>
      <w:r w:rsidR="00A34FCB" w:rsidRPr="002F488F">
        <w:rPr>
          <w:shd w:val="clear" w:color="auto" w:fill="FFFFFF"/>
        </w:rPr>
        <w:t>Similar</w:t>
      </w:r>
      <w:proofErr w:type="spellEnd"/>
      <w:r w:rsidR="00A34FCB" w:rsidRPr="002F488F">
        <w:rPr>
          <w:shd w:val="clear" w:color="auto" w:fill="FFFFFF"/>
        </w:rPr>
        <w:t xml:space="preserve"> </w:t>
      </w:r>
      <w:proofErr w:type="spellStart"/>
      <w:r w:rsidR="00A34FCB" w:rsidRPr="002F488F">
        <w:rPr>
          <w:shd w:val="clear" w:color="auto" w:fill="FFFFFF"/>
        </w:rPr>
        <w:t>work</w:t>
      </w:r>
      <w:proofErr w:type="spellEnd"/>
      <w:r w:rsidR="00A34FCB" w:rsidRPr="002F488F">
        <w:rPr>
          <w:shd w:val="clear" w:color="auto" w:fill="FFFFFF"/>
        </w:rPr>
        <w:t xml:space="preserve"> </w:t>
      </w:r>
      <w:proofErr w:type="spellStart"/>
      <w:r w:rsidR="00A34FCB" w:rsidRPr="002F488F">
        <w:rPr>
          <w:shd w:val="clear" w:color="auto" w:fill="FFFFFF"/>
        </w:rPr>
        <w:t>and</w:t>
      </w:r>
      <w:proofErr w:type="spellEnd"/>
      <w:r w:rsidR="00A34FCB" w:rsidRPr="002F488F">
        <w:rPr>
          <w:shd w:val="clear" w:color="auto" w:fill="FFFFFF"/>
        </w:rPr>
        <w:t xml:space="preserve"> </w:t>
      </w:r>
      <w:proofErr w:type="spellStart"/>
      <w:r w:rsidR="00A34FCB" w:rsidRPr="002F488F">
        <w:rPr>
          <w:shd w:val="clear" w:color="auto" w:fill="FFFFFF"/>
        </w:rPr>
        <w:t>simulations</w:t>
      </w:r>
      <w:proofErr w:type="spellEnd"/>
      <w:r w:rsidR="00A34FCB" w:rsidRPr="002F488F">
        <w:rPr>
          <w:shd w:val="clear" w:color="auto" w:fill="FFFFFF"/>
        </w:rPr>
        <w:t xml:space="preserve"> </w:t>
      </w:r>
      <w:proofErr w:type="spellStart"/>
      <w:r w:rsidR="00A34FCB" w:rsidRPr="002F488F">
        <w:rPr>
          <w:shd w:val="clear" w:color="auto" w:fill="FFFFFF"/>
        </w:rPr>
        <w:t>were</w:t>
      </w:r>
      <w:proofErr w:type="spellEnd"/>
      <w:r w:rsidR="00A34FCB" w:rsidRPr="002F488F">
        <w:rPr>
          <w:shd w:val="clear" w:color="auto" w:fill="FFFFFF"/>
        </w:rPr>
        <w:t xml:space="preserve"> </w:t>
      </w:r>
      <w:proofErr w:type="spellStart"/>
      <w:r w:rsidR="00A34FCB" w:rsidRPr="002F488F">
        <w:rPr>
          <w:shd w:val="clear" w:color="auto" w:fill="FFFFFF"/>
        </w:rPr>
        <w:t>also</w:t>
      </w:r>
      <w:proofErr w:type="spellEnd"/>
      <w:r w:rsidR="00A34FCB" w:rsidRPr="002F488F">
        <w:rPr>
          <w:shd w:val="clear" w:color="auto" w:fill="FFFFFF"/>
        </w:rPr>
        <w:t xml:space="preserve"> </w:t>
      </w:r>
      <w:proofErr w:type="spellStart"/>
      <w:r w:rsidR="00A34FCB" w:rsidRPr="002F488F">
        <w:rPr>
          <w:shd w:val="clear" w:color="auto" w:fill="FFFFFF"/>
        </w:rPr>
        <w:t>addressed</w:t>
      </w:r>
      <w:proofErr w:type="spellEnd"/>
      <w:r w:rsidR="00A34FCB" w:rsidRPr="002F488F">
        <w:rPr>
          <w:shd w:val="clear" w:color="auto" w:fill="FFFFFF"/>
        </w:rPr>
        <w:t xml:space="preserve"> in </w:t>
      </w:r>
      <w:proofErr w:type="spellStart"/>
      <w:r w:rsidR="00A34FCB" w:rsidRPr="002F488F">
        <w:rPr>
          <w:shd w:val="clear" w:color="auto" w:fill="FFFFFF"/>
        </w:rPr>
        <w:t>papers</w:t>
      </w:r>
      <w:proofErr w:type="spellEnd"/>
      <w:r w:rsidR="00A34FCB" w:rsidRPr="002F488F">
        <w:rPr>
          <w:shd w:val="clear" w:color="auto" w:fill="FFFFFF"/>
        </w:rPr>
        <w:t xml:space="preserve"> </w:t>
      </w:r>
      <w:del w:id="59" w:author="Ayperi Ülkü" w:date="2024-03-17T00:10:00Z">
        <w:r w:rsidR="00A34FCB" w:rsidRPr="002F488F" w:rsidDel="002978D1">
          <w:rPr>
            <w:shd w:val="clear" w:color="auto" w:fill="FFFFFF"/>
          </w:rPr>
          <w:delText>…</w:delText>
        </w:r>
      </w:del>
      <w:r w:rsidR="00A34FCB" w:rsidRPr="002F488F">
        <w:rPr>
          <w:shd w:val="clear" w:color="auto" w:fill="FFFFFF"/>
        </w:rPr>
        <w:t xml:space="preserve">[27], [28]. </w:t>
      </w:r>
      <w:proofErr w:type="spellStart"/>
      <w:ins w:id="60" w:author="Ayperi Ülkü" w:date="2024-03-17T01:14:00Z">
        <w:r w:rsidR="00C2598F" w:rsidRPr="00A34FCB">
          <w:rPr>
            <w:shd w:val="clear" w:color="auto" w:fill="FFFFFF"/>
            <w:rPrChange w:id="61" w:author="Ayperi Ülkü" w:date="2024-03-17T01:14:00Z">
              <w:rPr>
                <w:rFonts w:ascii="Segoe UI" w:hAnsi="Segoe UI" w:cs="Segoe UI"/>
                <w:color w:val="030303"/>
                <w:sz w:val="23"/>
                <w:szCs w:val="23"/>
                <w:u w:val="single"/>
                <w:shd w:val="clear" w:color="auto" w:fill="FFFFFF"/>
              </w:rPr>
            </w:rPrChange>
          </w:rPr>
          <w:t>Gangwani</w:t>
        </w:r>
        <w:proofErr w:type="spellEnd"/>
        <w:r w:rsidR="00C2598F" w:rsidRPr="00482769">
          <w:rPr>
            <w:shd w:val="clear" w:color="auto" w:fill="FFFFFF"/>
            <w:rPrChange w:id="62" w:author="Ayperi Ülkü" w:date="2024-03-17T01:14:00Z">
              <w:rPr>
                <w:rFonts w:ascii="Segoe UI" w:hAnsi="Segoe UI" w:cs="Segoe UI"/>
                <w:color w:val="030303"/>
                <w:sz w:val="23"/>
                <w:szCs w:val="23"/>
                <w:u w:val="single"/>
                <w:shd w:val="clear" w:color="auto" w:fill="FFFFFF"/>
              </w:rPr>
            </w:rPrChange>
          </w:rPr>
          <w:t xml:space="preserve"> </w:t>
        </w:r>
      </w:ins>
      <w:r w:rsidR="00C2598F">
        <w:rPr>
          <w:shd w:val="clear" w:color="auto" w:fill="FFFFFF"/>
        </w:rPr>
        <w:t xml:space="preserve">et.al </w:t>
      </w:r>
      <w:ins w:id="63" w:author="Ayperi Ülkü" w:date="2024-03-17T01:14:00Z">
        <w:r w:rsidR="00C2598F" w:rsidRPr="00482769">
          <w:rPr>
            <w:shd w:val="clear" w:color="auto" w:fill="FFFFFF"/>
            <w:rPrChange w:id="64" w:author="Ayperi Ülkü" w:date="2024-03-17T01:14:00Z">
              <w:rPr>
                <w:rFonts w:ascii="Segoe UI" w:hAnsi="Segoe UI" w:cs="Segoe UI"/>
                <w:color w:val="030303"/>
                <w:sz w:val="23"/>
                <w:szCs w:val="23"/>
                <w:u w:val="single"/>
                <w:shd w:val="clear" w:color="auto" w:fill="FFFFFF"/>
              </w:rPr>
            </w:rPrChange>
          </w:rPr>
          <w:t xml:space="preserve">analyzed the temperature performance of a stacked oxide top-bottom gated junctionless </w:t>
        </w:r>
      </w:ins>
      <w:r w:rsidR="00C2598F">
        <w:rPr>
          <w:shd w:val="clear" w:color="auto" w:fill="FFFFFF"/>
        </w:rPr>
        <w:t>FinFET</w:t>
      </w:r>
      <w:ins w:id="65" w:author="Ayperi Ülkü" w:date="2024-03-17T01:14:00Z">
        <w:r w:rsidR="00C2598F" w:rsidRPr="00482769">
          <w:rPr>
            <w:shd w:val="clear" w:color="auto" w:fill="FFFFFF"/>
            <w:rPrChange w:id="66" w:author="Ayperi Ülkü" w:date="2024-03-17T01:14:00Z">
              <w:rPr>
                <w:rFonts w:ascii="Segoe UI" w:hAnsi="Segoe UI" w:cs="Segoe UI"/>
                <w:color w:val="030303"/>
                <w:sz w:val="23"/>
                <w:szCs w:val="23"/>
                <w:u w:val="single"/>
                <w:shd w:val="clear" w:color="auto" w:fill="FFFFFF"/>
              </w:rPr>
            </w:rPrChange>
          </w:rPr>
          <w:t xml:space="preserve">, which showed enhanced output performance and reduced short channel effects compared to conventional junctionless </w:t>
        </w:r>
      </w:ins>
      <w:r w:rsidR="00C2598F">
        <w:rPr>
          <w:shd w:val="clear" w:color="auto" w:fill="FFFFFF"/>
        </w:rPr>
        <w:t>FinFET</w:t>
      </w:r>
      <w:ins w:id="67" w:author="Ayperi Ülkü" w:date="2024-03-17T01:14:00Z">
        <w:r w:rsidR="00C2598F" w:rsidRPr="00482769">
          <w:rPr>
            <w:shd w:val="clear" w:color="auto" w:fill="FFFFFF"/>
            <w:rPrChange w:id="68" w:author="Ayperi Ülkü" w:date="2024-03-17T01:14:00Z">
              <w:rPr>
                <w:rFonts w:ascii="Segoe UI" w:hAnsi="Segoe UI" w:cs="Segoe UI"/>
                <w:color w:val="030303"/>
                <w:sz w:val="23"/>
                <w:szCs w:val="23"/>
                <w:u w:val="single"/>
                <w:shd w:val="clear" w:color="auto" w:fill="FFFFFF"/>
              </w:rPr>
            </w:rPrChange>
          </w:rPr>
          <w:t> </w:t>
        </w:r>
      </w:ins>
      <w:r w:rsidR="00A34FCB" w:rsidRPr="00A34FCB">
        <w:rPr>
          <w:shd w:val="clear" w:color="auto" w:fill="FFFFFF"/>
        </w:rPr>
        <w:t>[29]</w:t>
      </w:r>
      <w:ins w:id="69" w:author="Ayperi Ülkü" w:date="2024-03-17T01:14:00Z">
        <w:r w:rsidR="00C2598F" w:rsidRPr="00482769">
          <w:rPr>
            <w:shd w:val="clear" w:color="auto" w:fill="FFFFFF"/>
            <w:rPrChange w:id="70" w:author="Ayperi Ülkü" w:date="2024-03-17T01:14:00Z">
              <w:rPr>
                <w:rFonts w:ascii="Segoe UI" w:hAnsi="Segoe UI" w:cs="Segoe UI"/>
                <w:color w:val="030303"/>
                <w:sz w:val="23"/>
                <w:szCs w:val="23"/>
                <w:u w:val="single"/>
                <w:shd w:val="clear" w:color="auto" w:fill="FFFFFF"/>
              </w:rPr>
            </w:rPrChange>
          </w:rPr>
          <w:t>.</w:t>
        </w:r>
      </w:ins>
      <w:r w:rsidR="00A34FCB" w:rsidRPr="002F488F">
        <w:rPr>
          <w:shd w:val="clear" w:color="auto" w:fill="FFFFFF"/>
        </w:rPr>
        <w:t xml:space="preserve"> </w:t>
      </w:r>
      <w:r w:rsidR="00A34FCB">
        <w:rPr>
          <w:shd w:val="clear" w:color="auto" w:fill="FFFFFF"/>
        </w:rPr>
        <w:t>T</w:t>
      </w:r>
      <w:r w:rsidR="00B96F86" w:rsidRPr="00B96F86">
        <w:rPr>
          <w:shd w:val="clear" w:color="auto" w:fill="FFFFFF"/>
        </w:rPr>
        <w:t>he influence of fin geometry on corner effects in multifin dual and tri-gate SOI-FinFETs , benchmarking of FinFET</w:t>
      </w:r>
      <w:r w:rsidR="00C2598F">
        <w:rPr>
          <w:shd w:val="clear" w:color="auto" w:fill="FFFFFF"/>
        </w:rPr>
        <w:t xml:space="preserve"> </w:t>
      </w:r>
      <w:r w:rsidR="00A34FCB" w:rsidRPr="00A34FCB">
        <w:rPr>
          <w:shd w:val="clear" w:color="auto" w:fill="FFFFFF"/>
        </w:rPr>
        <w:t>[30]</w:t>
      </w:r>
      <w:r w:rsidR="00B96F86" w:rsidRPr="00B96F86">
        <w:rPr>
          <w:shd w:val="clear" w:color="auto" w:fill="FFFFFF"/>
        </w:rPr>
        <w:t xml:space="preserve">, nanosheet, and nanowire FET architectures for future technology nodes, the analog performance analysis of stacked oxide top-bottom gated junctionless FinFET </w:t>
      </w:r>
      <w:r w:rsidR="00A34FCB" w:rsidRPr="00A34FCB">
        <w:rPr>
          <w:shd w:val="clear" w:color="auto" w:fill="FFFFFF"/>
        </w:rPr>
        <w:t>[29]</w:t>
      </w:r>
      <w:r w:rsidR="00B96F86" w:rsidRPr="00B96F86">
        <w:rPr>
          <w:shd w:val="clear" w:color="auto" w:fill="FFFFFF"/>
        </w:rPr>
        <w:t xml:space="preserve"> and a detailed study of single-material gate, double-material gate, and triple-material gate FinFETs were carried out. In-depth analysis of typical types of FinFETs were presented in </w:t>
      </w:r>
      <w:r w:rsidR="00A34FCB" w:rsidRPr="00A34FCB">
        <w:rPr>
          <w:shd w:val="clear" w:color="auto" w:fill="FFFFFF"/>
        </w:rPr>
        <w:t>[20]</w:t>
      </w:r>
      <w:r w:rsidR="00B96F86" w:rsidRPr="00B96F86">
        <w:rPr>
          <w:shd w:val="clear" w:color="auto" w:fill="FFFFFF"/>
        </w:rPr>
        <w:t xml:space="preserve"> with which we tried to match the terminology and abbreviations within </w:t>
      </w:r>
      <w:r w:rsidR="00C2598F">
        <w:rPr>
          <w:shd w:val="clear" w:color="auto" w:fill="FFFFFF"/>
        </w:rPr>
        <w:t>this</w:t>
      </w:r>
      <w:r w:rsidR="00B96F86" w:rsidRPr="00B96F86">
        <w:rPr>
          <w:shd w:val="clear" w:color="auto" w:fill="FFFFFF"/>
        </w:rPr>
        <w:t xml:space="preserve"> paper</w:t>
      </w:r>
      <w:r w:rsidR="003363E6">
        <w:rPr>
          <w:shd w:val="clear" w:color="auto" w:fill="FFFFFF"/>
        </w:rPr>
        <w:t xml:space="preserve"> </w:t>
      </w:r>
      <w:r w:rsidR="00A34FCB" w:rsidRPr="00A34FCB">
        <w:rPr>
          <w:shd w:val="clear" w:color="auto" w:fill="FFFFFF"/>
        </w:rPr>
        <w:t>[31]</w:t>
      </w:r>
      <w:r w:rsidR="00A34FCB">
        <w:rPr>
          <w:shd w:val="clear" w:color="auto" w:fill="FFFFFF"/>
        </w:rPr>
        <w:t>.</w:t>
      </w:r>
      <w:r w:rsidR="002F488F">
        <w:rPr>
          <w:shd w:val="clear" w:color="auto" w:fill="FFFFFF"/>
        </w:rPr>
        <w:t xml:space="preserve"> </w:t>
      </w:r>
    </w:p>
    <w:p w14:paraId="5A9829D3" w14:textId="0BA201E7" w:rsidR="00B74086" w:rsidRPr="002F488F" w:rsidRDefault="00B74086" w:rsidP="002F488F">
      <w:pPr>
        <w:pStyle w:val="MDPI31text"/>
        <w:ind w:firstLine="369"/>
        <w:rPr>
          <w:shd w:val="clear" w:color="auto" w:fill="FFFFFF"/>
        </w:rPr>
      </w:pPr>
      <w:r w:rsidRPr="002F488F">
        <w:rPr>
          <w:shd w:val="clear" w:color="auto" w:fill="FFFFFF"/>
        </w:rPr>
        <w:t xml:space="preserve">Among existing methods Maxwell-Garnet </w:t>
      </w:r>
      <w:proofErr w:type="spellStart"/>
      <w:r w:rsidRPr="002F488F">
        <w:rPr>
          <w:shd w:val="clear" w:color="auto" w:fill="FFFFFF"/>
        </w:rPr>
        <w:t>equation</w:t>
      </w:r>
      <w:proofErr w:type="spellEnd"/>
      <w:r w:rsidRPr="002F488F">
        <w:rPr>
          <w:shd w:val="clear" w:color="auto" w:fill="FFFFFF"/>
        </w:rPr>
        <w:t xml:space="preserve"> </w:t>
      </w:r>
      <w:r w:rsidR="00A34FCB" w:rsidRPr="002F488F">
        <w:rPr>
          <w:shd w:val="clear" w:color="auto" w:fill="FFFFFF"/>
        </w:rPr>
        <w:t>[32]</w:t>
      </w:r>
      <w:r w:rsidRPr="002F488F">
        <w:rPr>
          <w:shd w:val="clear" w:color="auto" w:fill="FFFFFF"/>
        </w:rPr>
        <w:t xml:space="preserve"> </w:t>
      </w:r>
      <w:proofErr w:type="spellStart"/>
      <w:r w:rsidRPr="002F488F">
        <w:rPr>
          <w:shd w:val="clear" w:color="auto" w:fill="FFFFFF"/>
        </w:rPr>
        <w:t>for</w:t>
      </w:r>
      <w:proofErr w:type="spellEnd"/>
      <w:r w:rsidRPr="002F488F">
        <w:rPr>
          <w:shd w:val="clear" w:color="auto" w:fill="FFFFFF"/>
        </w:rPr>
        <w:t xml:space="preserve"> </w:t>
      </w:r>
      <w:proofErr w:type="spellStart"/>
      <w:r w:rsidRPr="002F488F">
        <w:rPr>
          <w:shd w:val="clear" w:color="auto" w:fill="FFFFFF"/>
        </w:rPr>
        <w:t>calculation</w:t>
      </w:r>
      <w:proofErr w:type="spellEnd"/>
      <w:r w:rsidRPr="002F488F">
        <w:rPr>
          <w:shd w:val="clear" w:color="auto" w:fill="FFFFFF"/>
        </w:rPr>
        <w:t xml:space="preserve"> of </w:t>
      </w:r>
      <w:proofErr w:type="spellStart"/>
      <w:r w:rsidRPr="002F488F">
        <w:rPr>
          <w:shd w:val="clear" w:color="auto" w:fill="FFFFFF"/>
        </w:rPr>
        <w:t>effective</w:t>
      </w:r>
      <w:proofErr w:type="spellEnd"/>
      <w:r w:rsidRPr="002F488F">
        <w:rPr>
          <w:shd w:val="clear" w:color="auto" w:fill="FFFFFF"/>
        </w:rPr>
        <w:t xml:space="preserve"> κ </w:t>
      </w:r>
      <w:proofErr w:type="spellStart"/>
      <w:r w:rsidRPr="002F488F">
        <w:rPr>
          <w:shd w:val="clear" w:color="auto" w:fill="FFFFFF"/>
        </w:rPr>
        <w:t>for</w:t>
      </w:r>
      <w:proofErr w:type="spellEnd"/>
      <w:r w:rsidRPr="002F488F">
        <w:rPr>
          <w:shd w:val="clear" w:color="auto" w:fill="FFFFFF"/>
        </w:rPr>
        <w:t xml:space="preserve"> 2</w:t>
      </w:r>
      <w:ins w:id="71" w:author="Ayperi Ülkü" w:date="2024-03-16T23:12:00Z">
        <w:r w:rsidR="00890EE5" w:rsidRPr="002F488F">
          <w:rPr>
            <w:shd w:val="clear" w:color="auto" w:fill="FFFFFF"/>
          </w:rPr>
          <w:t>-</w:t>
        </w:r>
      </w:ins>
      <w:del w:id="72" w:author="Ayperi Ülkü" w:date="2024-03-16T23:12:00Z">
        <w:r w:rsidRPr="002F488F" w:rsidDel="00890EE5">
          <w:rPr>
            <w:shd w:val="clear" w:color="auto" w:fill="FFFFFF"/>
          </w:rPr>
          <w:delText xml:space="preserve"> </w:delText>
        </w:r>
      </w:del>
      <w:r w:rsidRPr="002F488F">
        <w:rPr>
          <w:shd w:val="clear" w:color="auto" w:fill="FFFFFF"/>
        </w:rPr>
        <w:t xml:space="preserve">layer </w:t>
      </w:r>
      <w:proofErr w:type="spellStart"/>
      <w:r w:rsidRPr="002F488F">
        <w:rPr>
          <w:shd w:val="clear" w:color="auto" w:fill="FFFFFF"/>
        </w:rPr>
        <w:t>dielectrics</w:t>
      </w:r>
      <w:proofErr w:type="spellEnd"/>
      <w:r w:rsidRPr="002F488F">
        <w:rPr>
          <w:shd w:val="clear" w:color="auto" w:fill="FFFFFF"/>
        </w:rPr>
        <w:t xml:space="preserve">. As </w:t>
      </w:r>
      <w:proofErr w:type="spellStart"/>
      <w:r w:rsidRPr="002F488F">
        <w:rPr>
          <w:shd w:val="clear" w:color="auto" w:fill="FFFFFF"/>
        </w:rPr>
        <w:t>we</w:t>
      </w:r>
      <w:proofErr w:type="spellEnd"/>
      <w:r w:rsidRPr="002F488F">
        <w:rPr>
          <w:shd w:val="clear" w:color="auto" w:fill="FFFFFF"/>
        </w:rPr>
        <w:t xml:space="preserve"> </w:t>
      </w:r>
      <w:proofErr w:type="spellStart"/>
      <w:r w:rsidRPr="002F488F">
        <w:rPr>
          <w:shd w:val="clear" w:color="auto" w:fill="FFFFFF"/>
        </w:rPr>
        <w:t>need</w:t>
      </w:r>
      <w:proofErr w:type="spellEnd"/>
      <w:r w:rsidRPr="002F488F">
        <w:rPr>
          <w:shd w:val="clear" w:color="auto" w:fill="FFFFFF"/>
        </w:rPr>
        <w:t xml:space="preserve"> 3-layer </w:t>
      </w:r>
      <w:proofErr w:type="spellStart"/>
      <w:r w:rsidRPr="002F488F">
        <w:rPr>
          <w:shd w:val="clear" w:color="auto" w:fill="FFFFFF"/>
        </w:rPr>
        <w:t>effective</w:t>
      </w:r>
      <w:proofErr w:type="spellEnd"/>
      <w:r w:rsidRPr="002F488F">
        <w:rPr>
          <w:shd w:val="clear" w:color="auto" w:fill="FFFFFF"/>
        </w:rPr>
        <w:t xml:space="preserve"> κ </w:t>
      </w:r>
      <w:proofErr w:type="spellStart"/>
      <w:r w:rsidRPr="002F488F">
        <w:rPr>
          <w:shd w:val="clear" w:color="auto" w:fill="FFFFFF"/>
        </w:rPr>
        <w:t>calculation</w:t>
      </w:r>
      <w:proofErr w:type="spellEnd"/>
      <w:r w:rsidRPr="002F488F">
        <w:rPr>
          <w:shd w:val="clear" w:color="auto" w:fill="FFFFFF"/>
        </w:rPr>
        <w:t xml:space="preserve"> </w:t>
      </w:r>
      <w:proofErr w:type="spellStart"/>
      <w:r w:rsidRPr="002F488F">
        <w:rPr>
          <w:shd w:val="clear" w:color="auto" w:fill="FFFFFF"/>
        </w:rPr>
        <w:t>we</w:t>
      </w:r>
      <w:proofErr w:type="spellEnd"/>
      <w:r w:rsidRPr="002F488F">
        <w:rPr>
          <w:shd w:val="clear" w:color="auto" w:fill="FFFFFF"/>
        </w:rPr>
        <w:t xml:space="preserve"> </w:t>
      </w:r>
      <w:proofErr w:type="spellStart"/>
      <w:r w:rsidRPr="002F488F">
        <w:rPr>
          <w:shd w:val="clear" w:color="auto" w:fill="FFFFFF"/>
        </w:rPr>
        <w:t>need</w:t>
      </w:r>
      <w:proofErr w:type="spellEnd"/>
      <w:r w:rsidRPr="002F488F">
        <w:rPr>
          <w:shd w:val="clear" w:color="auto" w:fill="FFFFFF"/>
        </w:rPr>
        <w:t xml:space="preserve"> </w:t>
      </w:r>
      <w:proofErr w:type="spellStart"/>
      <w:r w:rsidRPr="002F488F">
        <w:rPr>
          <w:shd w:val="clear" w:color="auto" w:fill="FFFFFF"/>
        </w:rPr>
        <w:t>to</w:t>
      </w:r>
      <w:proofErr w:type="spellEnd"/>
      <w:r w:rsidRPr="002F488F">
        <w:rPr>
          <w:shd w:val="clear" w:color="auto" w:fill="FFFFFF"/>
        </w:rPr>
        <w:t xml:space="preserve"> </w:t>
      </w:r>
      <w:proofErr w:type="spellStart"/>
      <w:r w:rsidRPr="002F488F">
        <w:rPr>
          <w:shd w:val="clear" w:color="auto" w:fill="FFFFFF"/>
        </w:rPr>
        <w:t>derive</w:t>
      </w:r>
      <w:proofErr w:type="spellEnd"/>
      <w:r w:rsidRPr="002F488F">
        <w:rPr>
          <w:shd w:val="clear" w:color="auto" w:fill="FFFFFF"/>
        </w:rPr>
        <w:t xml:space="preserve"> </w:t>
      </w:r>
      <w:proofErr w:type="spellStart"/>
      <w:r w:rsidRPr="002F488F">
        <w:rPr>
          <w:shd w:val="clear" w:color="auto" w:fill="FFFFFF"/>
        </w:rPr>
        <w:t>the</w:t>
      </w:r>
      <w:proofErr w:type="spellEnd"/>
      <w:r w:rsidRPr="002F488F">
        <w:rPr>
          <w:shd w:val="clear" w:color="auto" w:fill="FFFFFF"/>
        </w:rPr>
        <w:t xml:space="preserve"> </w:t>
      </w:r>
      <w:proofErr w:type="spellStart"/>
      <w:r w:rsidRPr="002F488F">
        <w:rPr>
          <w:shd w:val="clear" w:color="auto" w:fill="FFFFFF"/>
        </w:rPr>
        <w:t>two</w:t>
      </w:r>
      <w:proofErr w:type="spellEnd"/>
      <w:r w:rsidRPr="002F488F">
        <w:rPr>
          <w:shd w:val="clear" w:color="auto" w:fill="FFFFFF"/>
        </w:rPr>
        <w:t xml:space="preserve"> </w:t>
      </w:r>
      <w:proofErr w:type="spellStart"/>
      <w:r w:rsidRPr="002F488F">
        <w:rPr>
          <w:shd w:val="clear" w:color="auto" w:fill="FFFFFF"/>
        </w:rPr>
        <w:t>equations</w:t>
      </w:r>
      <w:proofErr w:type="spellEnd"/>
      <w:r w:rsidRPr="002F488F">
        <w:rPr>
          <w:shd w:val="clear" w:color="auto" w:fill="FFFFFF"/>
        </w:rPr>
        <w:t xml:space="preserve"> </w:t>
      </w:r>
      <w:proofErr w:type="spellStart"/>
      <w:r w:rsidRPr="002F488F">
        <w:rPr>
          <w:shd w:val="clear" w:color="auto" w:fill="FFFFFF"/>
        </w:rPr>
        <w:t>for</w:t>
      </w:r>
      <w:proofErr w:type="spellEnd"/>
      <w:r w:rsidRPr="002F488F">
        <w:rPr>
          <w:shd w:val="clear" w:color="auto" w:fill="FFFFFF"/>
        </w:rPr>
        <w:t xml:space="preserve"> 3-layer </w:t>
      </w:r>
      <w:proofErr w:type="spellStart"/>
      <w:r w:rsidRPr="002F488F">
        <w:rPr>
          <w:shd w:val="clear" w:color="auto" w:fill="FFFFFF"/>
        </w:rPr>
        <w:t>dielectrics</w:t>
      </w:r>
      <w:proofErr w:type="spellEnd"/>
      <w:r w:rsidRPr="002F488F">
        <w:rPr>
          <w:shd w:val="clear" w:color="auto" w:fill="FFFFFF"/>
        </w:rPr>
        <w:t>.</w:t>
      </w:r>
    </w:p>
    <w:p w14:paraId="612FC1F3" w14:textId="77777777" w:rsidR="00A34FCB" w:rsidRDefault="00A34FCB" w:rsidP="00A34FCB">
      <w:pPr>
        <w:pStyle w:val="MDPI31text"/>
        <w:ind w:left="0" w:firstLine="0"/>
        <w:rPr>
          <w:bCs/>
          <w:lang w:val="tr-TR"/>
        </w:rPr>
      </w:pPr>
    </w:p>
    <w:p w14:paraId="56EA422E" w14:textId="6A6D57E6" w:rsidR="00D22AD2" w:rsidRDefault="00D22AD2" w:rsidP="00D22AD2">
      <w:pPr>
        <w:pStyle w:val="MDPI31text"/>
        <w:rPr>
          <w:bCs/>
          <w:lang w:val="tr-TR"/>
        </w:rPr>
      </w:pPr>
      <w:proofErr w:type="spellStart"/>
      <w:r>
        <w:rPr>
          <w:bCs/>
          <w:lang w:val="tr-TR"/>
        </w:rPr>
        <w:t>I</w:t>
      </w:r>
      <w:r w:rsidR="00B74086">
        <w:rPr>
          <w:bCs/>
          <w:lang w:val="tr-TR"/>
        </w:rPr>
        <w:t>n</w:t>
      </w:r>
      <w:proofErr w:type="spellEnd"/>
      <w:r w:rsidR="00B74086">
        <w:rPr>
          <w:bCs/>
          <w:lang w:val="tr-TR"/>
        </w:rPr>
        <w:t xml:space="preserve"> </w:t>
      </w:r>
      <w:proofErr w:type="spellStart"/>
      <w:r w:rsidR="00B74086">
        <w:rPr>
          <w:bCs/>
          <w:lang w:val="tr-TR"/>
        </w:rPr>
        <w:t>th</w:t>
      </w:r>
      <w:r>
        <w:rPr>
          <w:bCs/>
          <w:lang w:val="tr-TR"/>
        </w:rPr>
        <w:t>is</w:t>
      </w:r>
      <w:proofErr w:type="spellEnd"/>
      <w:r w:rsidR="00B74086">
        <w:rPr>
          <w:bCs/>
          <w:lang w:val="tr-TR"/>
        </w:rPr>
        <w:t xml:space="preserve"> </w:t>
      </w:r>
      <w:proofErr w:type="spellStart"/>
      <w:r w:rsidR="00B74086">
        <w:rPr>
          <w:bCs/>
          <w:lang w:val="tr-TR"/>
        </w:rPr>
        <w:t>paper</w:t>
      </w:r>
      <w:proofErr w:type="spellEnd"/>
      <w:r w:rsidR="00B74086">
        <w:rPr>
          <w:bCs/>
          <w:lang w:val="tr-TR"/>
        </w:rPr>
        <w:t xml:space="preserve"> </w:t>
      </w:r>
      <w:proofErr w:type="spellStart"/>
      <w:r>
        <w:rPr>
          <w:bCs/>
          <w:lang w:val="tr-TR"/>
        </w:rPr>
        <w:t>we</w:t>
      </w:r>
      <w:proofErr w:type="spellEnd"/>
      <w:r w:rsidR="00B74086">
        <w:rPr>
          <w:bCs/>
          <w:lang w:val="tr-TR"/>
        </w:rPr>
        <w:t xml:space="preserve"> </w:t>
      </w:r>
      <w:proofErr w:type="spellStart"/>
      <w:r w:rsidR="00B74086">
        <w:rPr>
          <w:bCs/>
          <w:lang w:val="tr-TR"/>
        </w:rPr>
        <w:t>introduce</w:t>
      </w:r>
      <w:proofErr w:type="spellEnd"/>
      <w:r w:rsidR="00B74086">
        <w:rPr>
          <w:bCs/>
          <w:lang w:val="tr-TR"/>
        </w:rPr>
        <w:t xml:space="preserve"> </w:t>
      </w:r>
      <w:del w:id="73" w:author="Ayperi Ülkü" w:date="2024-03-16T23:22:00Z">
        <w:r w:rsidDel="00394086">
          <w:rPr>
            <w:bCs/>
            <w:lang w:val="tr-TR"/>
          </w:rPr>
          <w:delText>novel</w:delText>
        </w:r>
        <w:r w:rsidR="00B74086" w:rsidDel="00394086">
          <w:rPr>
            <w:bCs/>
            <w:lang w:val="tr-TR"/>
          </w:rPr>
          <w:delText xml:space="preserve"> </w:delText>
        </w:r>
      </w:del>
      <w:proofErr w:type="spellStart"/>
      <w:r w:rsidR="00B74086">
        <w:rPr>
          <w:bCs/>
          <w:lang w:val="tr-TR"/>
        </w:rPr>
        <w:t>functional</w:t>
      </w:r>
      <w:proofErr w:type="spellEnd"/>
      <w:r w:rsidR="00B74086">
        <w:rPr>
          <w:bCs/>
          <w:lang w:val="tr-TR"/>
        </w:rPr>
        <w:t xml:space="preserve"> </w:t>
      </w:r>
      <w:proofErr w:type="spellStart"/>
      <w:r w:rsidR="00B74086">
        <w:rPr>
          <w:bCs/>
          <w:lang w:val="tr-TR"/>
        </w:rPr>
        <w:t>gate</w:t>
      </w:r>
      <w:proofErr w:type="spellEnd"/>
      <w:r w:rsidR="00B74086">
        <w:rPr>
          <w:bCs/>
          <w:lang w:val="tr-TR"/>
        </w:rPr>
        <w:t xml:space="preserve"> </w:t>
      </w:r>
      <w:proofErr w:type="spellStart"/>
      <w:r w:rsidR="00B74086">
        <w:rPr>
          <w:bCs/>
          <w:lang w:val="tr-TR"/>
        </w:rPr>
        <w:t>dielectrics</w:t>
      </w:r>
      <w:proofErr w:type="spellEnd"/>
      <w:r w:rsidR="00B74086">
        <w:rPr>
          <w:bCs/>
          <w:lang w:val="tr-TR"/>
        </w:rPr>
        <w:t xml:space="preserve"> </w:t>
      </w:r>
      <w:proofErr w:type="spellStart"/>
      <w:r>
        <w:rPr>
          <w:bCs/>
          <w:lang w:val="tr-TR"/>
        </w:rPr>
        <w:t>consisting</w:t>
      </w:r>
      <w:proofErr w:type="spellEnd"/>
      <w:r>
        <w:rPr>
          <w:bCs/>
          <w:lang w:val="tr-TR"/>
        </w:rPr>
        <w:t xml:space="preserve"> of 2- </w:t>
      </w:r>
      <w:proofErr w:type="spellStart"/>
      <w:r>
        <w:rPr>
          <w:bCs/>
          <w:lang w:val="tr-TR"/>
        </w:rPr>
        <w:t>or</w:t>
      </w:r>
      <w:proofErr w:type="spellEnd"/>
      <w:r>
        <w:rPr>
          <w:bCs/>
          <w:lang w:val="tr-TR"/>
        </w:rPr>
        <w:t xml:space="preserve"> 3- </w:t>
      </w:r>
      <w:proofErr w:type="spellStart"/>
      <w:r>
        <w:rPr>
          <w:bCs/>
          <w:lang w:val="tr-TR"/>
        </w:rPr>
        <w:t>layer</w:t>
      </w:r>
      <w:proofErr w:type="spellEnd"/>
      <w:r>
        <w:rPr>
          <w:bCs/>
          <w:lang w:val="tr-TR"/>
        </w:rPr>
        <w:t xml:space="preserve"> </w:t>
      </w:r>
      <w:proofErr w:type="spellStart"/>
      <w:r>
        <w:rPr>
          <w:bCs/>
          <w:lang w:val="tr-TR"/>
        </w:rPr>
        <w:t>known</w:t>
      </w:r>
      <w:proofErr w:type="spellEnd"/>
      <w:r>
        <w:rPr>
          <w:bCs/>
          <w:lang w:val="tr-TR"/>
        </w:rPr>
        <w:t xml:space="preserve"> </w:t>
      </w:r>
      <w:proofErr w:type="spellStart"/>
      <w:r>
        <w:rPr>
          <w:bCs/>
          <w:lang w:val="tr-TR"/>
        </w:rPr>
        <w:t>dielectrics</w:t>
      </w:r>
      <w:proofErr w:type="spellEnd"/>
      <w:r>
        <w:rPr>
          <w:bCs/>
          <w:lang w:val="tr-TR"/>
        </w:rPr>
        <w:t xml:space="preserve"> </w:t>
      </w:r>
      <w:proofErr w:type="spellStart"/>
      <w:r>
        <w:rPr>
          <w:bCs/>
          <w:lang w:val="tr-TR"/>
        </w:rPr>
        <w:t>working</w:t>
      </w:r>
      <w:proofErr w:type="spellEnd"/>
      <w:r>
        <w:rPr>
          <w:bCs/>
          <w:lang w:val="tr-TR"/>
        </w:rPr>
        <w:t xml:space="preserve"> on </w:t>
      </w:r>
      <w:r w:rsidR="00E4035B">
        <w:rPr>
          <w:bCs/>
          <w:lang w:val="tr-TR"/>
        </w:rPr>
        <w:t>FinFET</w:t>
      </w:r>
      <w:r>
        <w:rPr>
          <w:bCs/>
          <w:lang w:val="tr-TR"/>
        </w:rPr>
        <w:t xml:space="preserve">s, </w:t>
      </w:r>
      <w:proofErr w:type="spellStart"/>
      <w:r w:rsidR="00B74086">
        <w:rPr>
          <w:bCs/>
          <w:lang w:val="tr-TR"/>
        </w:rPr>
        <w:t>which</w:t>
      </w:r>
      <w:proofErr w:type="spellEnd"/>
      <w:r w:rsidR="00B74086">
        <w:rPr>
          <w:bCs/>
          <w:lang w:val="tr-TR"/>
        </w:rPr>
        <w:t xml:space="preserve"> </w:t>
      </w:r>
      <w:proofErr w:type="spellStart"/>
      <w:r w:rsidR="00B74086">
        <w:rPr>
          <w:bCs/>
          <w:lang w:val="tr-TR"/>
        </w:rPr>
        <w:t>might</w:t>
      </w:r>
      <w:proofErr w:type="spellEnd"/>
      <w:r w:rsidR="00B74086">
        <w:rPr>
          <w:bCs/>
          <w:lang w:val="tr-TR"/>
        </w:rPr>
        <w:t xml:space="preserve"> be </w:t>
      </w:r>
      <w:proofErr w:type="spellStart"/>
      <w:r w:rsidR="00B74086">
        <w:rPr>
          <w:bCs/>
          <w:lang w:val="tr-TR"/>
        </w:rPr>
        <w:t>candidate</w:t>
      </w:r>
      <w:proofErr w:type="spellEnd"/>
      <w:r w:rsidR="00B74086">
        <w:rPr>
          <w:bCs/>
          <w:lang w:val="tr-TR"/>
        </w:rPr>
        <w:t xml:space="preserve"> </w:t>
      </w:r>
      <w:proofErr w:type="spellStart"/>
      <w:r w:rsidR="00B74086">
        <w:rPr>
          <w:bCs/>
          <w:lang w:val="tr-TR"/>
        </w:rPr>
        <w:t>for</w:t>
      </w:r>
      <w:proofErr w:type="spellEnd"/>
      <w:r w:rsidR="00B74086">
        <w:rPr>
          <w:bCs/>
          <w:lang w:val="tr-TR"/>
        </w:rPr>
        <w:t xml:space="preserve"> </w:t>
      </w:r>
      <w:proofErr w:type="spellStart"/>
      <w:r w:rsidR="00B74086">
        <w:rPr>
          <w:bCs/>
          <w:lang w:val="tr-TR"/>
        </w:rPr>
        <w:t>fabrication</w:t>
      </w:r>
      <w:proofErr w:type="spellEnd"/>
      <w:r w:rsidR="00B74086">
        <w:rPr>
          <w:bCs/>
          <w:lang w:val="tr-TR"/>
        </w:rPr>
        <w:t xml:space="preserve"> on top of Si-</w:t>
      </w:r>
      <w:proofErr w:type="spellStart"/>
      <w:r w:rsidR="00B74086">
        <w:rPr>
          <w:bCs/>
          <w:lang w:val="tr-TR"/>
        </w:rPr>
        <w:t>channeled</w:t>
      </w:r>
      <w:proofErr w:type="spellEnd"/>
      <w:r w:rsidR="00B74086">
        <w:rPr>
          <w:bCs/>
          <w:lang w:val="tr-TR"/>
        </w:rPr>
        <w:t xml:space="preserve"> </w:t>
      </w:r>
      <w:r w:rsidR="00E4035B">
        <w:rPr>
          <w:bCs/>
          <w:lang w:val="tr-TR"/>
        </w:rPr>
        <w:t>FinFET</w:t>
      </w:r>
      <w:r w:rsidR="00B74086">
        <w:rPr>
          <w:bCs/>
          <w:lang w:val="tr-TR"/>
        </w:rPr>
        <w:t xml:space="preserve">s. </w:t>
      </w:r>
    </w:p>
    <w:p w14:paraId="4BAACA97" w14:textId="77777777" w:rsidR="00D22AD2" w:rsidRDefault="00D22AD2" w:rsidP="00B74086">
      <w:pPr>
        <w:pStyle w:val="MDPI31text"/>
        <w:rPr>
          <w:bCs/>
          <w:lang w:val="tr-TR"/>
        </w:rPr>
      </w:pPr>
    </w:p>
    <w:p w14:paraId="074DE0E8" w14:textId="77777777" w:rsidR="00A34FCB" w:rsidRDefault="00A34FCB" w:rsidP="00A34FCB">
      <w:pPr>
        <w:pStyle w:val="MDPI31text"/>
      </w:pPr>
      <w:r w:rsidRPr="00B96F86">
        <w:rPr>
          <w:shd w:val="clear" w:color="auto" w:fill="FFFFFF"/>
        </w:rPr>
        <w:lastRenderedPageBreak/>
        <w:t xml:space="preserve">Our research focused on conducting simulation-based studies of performance of FinFET technology, including </w:t>
      </w:r>
      <w:r>
        <w:rPr>
          <w:shd w:val="clear" w:color="auto" w:fill="FFFFFF"/>
        </w:rPr>
        <w:t xml:space="preserve">geometrical </w:t>
      </w:r>
      <w:r w:rsidRPr="00B96F86">
        <w:rPr>
          <w:shd w:val="clear" w:color="auto" w:fill="FFFFFF"/>
        </w:rPr>
        <w:t xml:space="preserve">modeling </w:t>
      </w:r>
      <w:r>
        <w:rPr>
          <w:shd w:val="clear" w:color="auto" w:fill="FFFFFF"/>
        </w:rPr>
        <w:t xml:space="preserve">of inverse u-shaped dielectric devices and analytical modeling of kappa </w:t>
      </w:r>
      <w:proofErr w:type="spellStart"/>
      <w:r>
        <w:rPr>
          <w:shd w:val="clear" w:color="auto" w:fill="FFFFFF"/>
        </w:rPr>
        <w:t>kalculations</w:t>
      </w:r>
      <w:proofErr w:type="spellEnd"/>
      <w:r>
        <w:rPr>
          <w:shd w:val="clear" w:color="auto" w:fill="FFFFFF"/>
        </w:rPr>
        <w:t>.</w:t>
      </w:r>
    </w:p>
    <w:p w14:paraId="537CB034" w14:textId="77777777" w:rsidR="00C2598F" w:rsidRDefault="00C2598F" w:rsidP="00354B33">
      <w:pPr>
        <w:pStyle w:val="MDPI31text"/>
      </w:pPr>
    </w:p>
    <w:p w14:paraId="5F06AE40" w14:textId="68410DF5" w:rsidR="00354B33" w:rsidRDefault="00354B33" w:rsidP="00354B33">
      <w:pPr>
        <w:pStyle w:val="MDPI31text"/>
        <w:rPr>
          <w:ins w:id="74" w:author="Ayperi Ülkü" w:date="2024-03-17T01:31:00Z"/>
          <w:bCs/>
        </w:rPr>
      </w:pPr>
      <w:ins w:id="75" w:author="Ayperi Ülkü" w:date="2024-03-17T01:31:00Z">
        <w:r w:rsidRPr="00A14C2E">
          <w:t>Modified Penn Model</w:t>
        </w:r>
      </w:ins>
      <w:ins w:id="76" w:author="Ayperi Ülkü" w:date="2024-03-17T03:45:00Z">
        <w:r w:rsidR="0077467B">
          <w:t xml:space="preserve"> </w:t>
        </w:r>
      </w:ins>
      <w:r w:rsidR="00A34FCB" w:rsidRPr="00A34FCB">
        <w:t>[33], [34]</w:t>
      </w:r>
      <w:ins w:id="77" w:author="Ayperi Ülkü" w:date="2024-03-17T03:47:00Z">
        <w:r w:rsidR="0077467B">
          <w:t xml:space="preserve"> </w:t>
        </w:r>
      </w:ins>
      <w:ins w:id="78" w:author="Ayperi Ülkü" w:date="2024-03-17T01:31:00Z">
        <w:r w:rsidRPr="00A14C2E">
          <w:t xml:space="preserve">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proofErr w:type="spellStart"/>
        <w:r w:rsidRPr="00A14C2E">
          <w:rPr>
            <w:i/>
            <w:iCs/>
          </w:rPr>
          <w:t>K</w:t>
        </w:r>
        <w:r w:rsidRPr="00A14C2E">
          <w:rPr>
            <w:vertAlign w:val="subscript"/>
          </w:rPr>
          <w:t>f</w:t>
        </w:r>
        <w:proofErr w:type="spellEnd"/>
        <w:r w:rsidRPr="00A14C2E">
          <w:t>. Maxwell-Garnet (MG) approximation</w:t>
        </w:r>
      </w:ins>
      <w:ins w:id="79" w:author="Ayperi Ülkü" w:date="2024-03-17T03:48:00Z">
        <w:r w:rsidR="0077467B">
          <w:t xml:space="preserve"> </w:t>
        </w:r>
      </w:ins>
      <w:r w:rsidR="00A34FCB" w:rsidRPr="00A34FCB">
        <w:t>[32]</w:t>
      </w:r>
      <w:ins w:id="80" w:author="Ayperi Ülkü" w:date="2024-03-17T01:31:00Z">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Pr="00A14C2E">
          <w:t xml:space="preserve">) for the 2-and 3-layered FGM dielectrics. </w:t>
        </w:r>
        <w:r>
          <w:t xml:space="preserve">Quantum tunneling model and </w:t>
        </w:r>
        <w:r w:rsidRPr="00A14C2E">
          <w:t>Hot Electron / Hot Hole Injection (HEI-HHI) model</w:t>
        </w:r>
        <w:r>
          <w:t>s</w:t>
        </w:r>
        <w:r w:rsidRPr="00A14C2E">
          <w:t xml:space="preserve"> </w:t>
        </w:r>
      </w:ins>
      <w:r w:rsidR="00A34FCB" w:rsidRPr="00A34FCB">
        <w:t>[35]</w:t>
      </w:r>
      <w:ins w:id="81" w:author="Ayperi Ülkü" w:date="2024-03-17T03:48:00Z">
        <w:r w:rsidR="0077467B">
          <w:t xml:space="preserve"> </w:t>
        </w:r>
      </w:ins>
      <w:ins w:id="82" w:author="Ayperi Ülkü" w:date="2024-03-17T01:31:00Z">
        <w:r>
          <w:t>are</w:t>
        </w:r>
        <w:r w:rsidRPr="00A14C2E">
          <w:t xml:space="preserve"> used to model gate leakage current within SILVACO ATLAS/</w:t>
        </w:r>
        <w:proofErr w:type="spellStart"/>
        <w:r w:rsidRPr="00A14C2E">
          <w:t>Deckbuild</w:t>
        </w:r>
        <w:proofErr w:type="spellEnd"/>
        <w:r w:rsidRPr="00A14C2E">
          <w:t xml:space="preserve"> simulation tool and results were found to be consistent with experimental results within</w:t>
        </w:r>
      </w:ins>
      <w:ins w:id="83" w:author="Ayperi Ülkü" w:date="2024-03-17T03:48:00Z">
        <w:r w:rsidR="0077467B">
          <w:t xml:space="preserve"> </w:t>
        </w:r>
      </w:ins>
      <w:r w:rsidR="00A34FCB" w:rsidRPr="00A34FCB">
        <w:t>[36]</w:t>
      </w:r>
      <w:ins w:id="84" w:author="Ayperi Ülkü" w:date="2024-03-17T03:46:00Z">
        <w:r w:rsidR="0077467B">
          <w:t xml:space="preserve"> </w:t>
        </w:r>
      </w:ins>
      <w:ins w:id="85" w:author="Ayperi Ülkü" w:date="2024-03-17T01:31:00Z">
        <w:r w:rsidRPr="00A14C2E">
          <w:t xml:space="preserve">with systematically varying thickness of mentioned dielectric layers to form a graded structured 3 nm-thickness FGM gate dielectrics. </w:t>
        </w:r>
      </w:ins>
      <w:r w:rsidR="00E4035B">
        <w:t>FinFET</w:t>
      </w:r>
      <w:ins w:id="86" w:author="Ayperi Ülkü" w:date="2024-03-17T01:31:00Z">
        <w:r w:rsidRPr="00A14C2E">
          <w:t xml:space="preserve">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pPr>
        <w:pStyle w:val="MDPI31text"/>
        <w:ind w:left="0" w:firstLine="0"/>
        <w:rPr>
          <w:ins w:id="87" w:author="Ayperi Ülkü" w:date="2024-03-17T01:31:00Z"/>
          <w:bCs/>
          <w:lang w:val="tr-TR"/>
        </w:rPr>
        <w:pPrChange w:id="88" w:author="Ayperi Ülkü" w:date="2024-03-17T01:39:00Z">
          <w:pPr>
            <w:pStyle w:val="MDPI31text"/>
          </w:pPr>
        </w:pPrChange>
      </w:pPr>
    </w:p>
    <w:p w14:paraId="6608ED3D" w14:textId="316077C6" w:rsidR="00D22AD2" w:rsidRDefault="00D22AD2" w:rsidP="00D22AD2">
      <w:pPr>
        <w:pStyle w:val="MDPI31text"/>
        <w:rPr>
          <w:shd w:val="clear" w:color="auto" w:fill="FFFFFF"/>
        </w:rPr>
      </w:pPr>
      <w:proofErr w:type="spellStart"/>
      <w:r w:rsidRPr="00A14C2E">
        <w:rPr>
          <w:bCs/>
          <w:lang w:val="tr-TR"/>
        </w:rPr>
        <w:t>In</w:t>
      </w:r>
      <w:proofErr w:type="spellEnd"/>
      <w:r w:rsidRPr="00A14C2E">
        <w:rPr>
          <w:bCs/>
          <w:lang w:val="tr-TR"/>
        </w:rPr>
        <w:t xml:space="preserve"> </w:t>
      </w:r>
      <w:proofErr w:type="spellStart"/>
      <w:r w:rsidRPr="00A14C2E">
        <w:rPr>
          <w:bCs/>
          <w:lang w:val="tr-TR"/>
        </w:rPr>
        <w:t>this</w:t>
      </w:r>
      <w:proofErr w:type="spellEnd"/>
      <w:r w:rsidRPr="00A14C2E">
        <w:rPr>
          <w:bCs/>
          <w:lang w:val="tr-TR"/>
        </w:rPr>
        <w:t xml:space="preserve"> </w:t>
      </w:r>
      <w:proofErr w:type="spellStart"/>
      <w:r w:rsidRPr="00A14C2E">
        <w:rPr>
          <w:bCs/>
          <w:lang w:val="tr-TR"/>
        </w:rPr>
        <w:t>work</w:t>
      </w:r>
      <w:proofErr w:type="spellEnd"/>
      <w:r w:rsidRPr="00A14C2E">
        <w:rPr>
          <w:bCs/>
          <w:lang w:val="tr-TR"/>
        </w:rPr>
        <w:t xml:space="preserve">, </w:t>
      </w:r>
      <w:proofErr w:type="spellStart"/>
      <w:r w:rsidRPr="00A14C2E">
        <w:rPr>
          <w:bCs/>
          <w:lang w:val="tr-TR"/>
        </w:rPr>
        <w:t>simulations</w:t>
      </w:r>
      <w:proofErr w:type="spellEnd"/>
      <w:r w:rsidRPr="00A14C2E">
        <w:rPr>
          <w:bCs/>
          <w:lang w:val="tr-TR"/>
        </w:rPr>
        <w:t xml:space="preserve"> </w:t>
      </w:r>
      <w:proofErr w:type="spellStart"/>
      <w:r w:rsidRPr="00A14C2E">
        <w:rPr>
          <w:bCs/>
          <w:lang w:val="tr-TR"/>
        </w:rPr>
        <w:t>we</w:t>
      </w:r>
      <w:r>
        <w:rPr>
          <w:bCs/>
          <w:lang w:val="tr-TR"/>
        </w:rPr>
        <w:t>re</w:t>
      </w:r>
      <w:proofErr w:type="spellEnd"/>
      <w:r w:rsidRPr="00A14C2E">
        <w:rPr>
          <w:bCs/>
          <w:lang w:val="tr-TR"/>
        </w:rPr>
        <w:t xml:space="preserve"> </w:t>
      </w:r>
      <w:proofErr w:type="spellStart"/>
      <w:r w:rsidRPr="00A14C2E">
        <w:rPr>
          <w:bCs/>
          <w:lang w:val="tr-TR"/>
        </w:rPr>
        <w:t>performed</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proofErr w:type="spellStart"/>
      <w:r w:rsidRPr="00A14C2E">
        <w:rPr>
          <w:bCs/>
          <w:lang w:val="tr-TR"/>
        </w:rPr>
        <w:t>single</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double</w:t>
      </w:r>
      <w:proofErr w:type="spellEnd"/>
      <w:r w:rsidRPr="00A14C2E">
        <w:rPr>
          <w:bCs/>
          <w:lang w:val="tr-TR"/>
        </w:rPr>
        <w:t xml:space="preserve"> FGM </w:t>
      </w:r>
      <w:proofErr w:type="spellStart"/>
      <w:r w:rsidRPr="00A14C2E">
        <w:rPr>
          <w:bCs/>
          <w:lang w:val="tr-TR"/>
        </w:rPr>
        <w:t>dielectric</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trigate</w:t>
      </w:r>
      <w:proofErr w:type="spellEnd"/>
      <w:r w:rsidRPr="00A14C2E">
        <w:rPr>
          <w:bCs/>
          <w:lang w:val="tr-TR"/>
        </w:rPr>
        <w:t xml:space="preserve"> </w:t>
      </w:r>
      <w:r w:rsidR="00E4035B">
        <w:rPr>
          <w:bCs/>
          <w:lang w:val="tr-TR"/>
        </w:rPr>
        <w:t>FinFET</w:t>
      </w:r>
      <w:r w:rsidRPr="00A14C2E">
        <w:rPr>
          <w:bCs/>
          <w:lang w:val="tr-TR"/>
        </w:rPr>
        <w:t xml:space="preserve"> </w:t>
      </w:r>
      <w:proofErr w:type="spellStart"/>
      <w:r w:rsidRPr="00A14C2E">
        <w:rPr>
          <w:bCs/>
          <w:lang w:val="tr-TR"/>
        </w:rPr>
        <w:t>structure</w:t>
      </w:r>
      <w:proofErr w:type="spellEnd"/>
      <w:r w:rsidRPr="00A14C2E">
        <w:rPr>
          <w:bCs/>
          <w:lang w:val="tr-TR"/>
        </w:rPr>
        <w:t xml:space="preserve">. </w:t>
      </w:r>
      <w:proofErr w:type="spellStart"/>
      <w:r w:rsidRPr="00A14C2E">
        <w:rPr>
          <w:bCs/>
          <w:lang w:val="tr-TR"/>
        </w:rPr>
        <w:t>Our</w:t>
      </w:r>
      <w:proofErr w:type="spellEnd"/>
      <w:r w:rsidRPr="00A14C2E">
        <w:rPr>
          <w:bCs/>
          <w:lang w:val="tr-TR"/>
        </w:rPr>
        <w:t xml:space="preserve"> </w:t>
      </w:r>
      <w:proofErr w:type="spellStart"/>
      <w:r w:rsidRPr="00A14C2E">
        <w:rPr>
          <w:bCs/>
          <w:lang w:val="tr-TR"/>
        </w:rPr>
        <w:t>research</w:t>
      </w:r>
      <w:proofErr w:type="spellEnd"/>
      <w:r w:rsidRPr="00A14C2E">
        <w:rPr>
          <w:bCs/>
          <w:lang w:val="tr-TR"/>
        </w:rPr>
        <w:t xml:space="preserve"> </w:t>
      </w:r>
      <w:proofErr w:type="spellStart"/>
      <w:r w:rsidRPr="00A14C2E">
        <w:rPr>
          <w:bCs/>
          <w:lang w:val="tr-TR"/>
        </w:rPr>
        <w:t>focused</w:t>
      </w:r>
      <w:proofErr w:type="spellEnd"/>
      <w:r w:rsidRPr="00A14C2E">
        <w:rPr>
          <w:bCs/>
          <w:lang w:val="tr-TR"/>
        </w:rPr>
        <w:t xml:space="preserve"> on </w:t>
      </w:r>
      <w:proofErr w:type="spellStart"/>
      <w:r w:rsidRPr="00A14C2E">
        <w:rPr>
          <w:bCs/>
          <w:lang w:val="tr-TR"/>
        </w:rPr>
        <w:t>conducting</w:t>
      </w:r>
      <w:proofErr w:type="spellEnd"/>
      <w:r w:rsidRPr="00A14C2E">
        <w:rPr>
          <w:bCs/>
          <w:lang w:val="tr-TR"/>
        </w:rPr>
        <w:t xml:space="preserve"> </w:t>
      </w:r>
      <w:ins w:id="89" w:author="Ayperi Ülkü" w:date="2024-03-17T00:08:00Z">
        <w:r w:rsidR="006D0FDB">
          <w:rPr>
            <w:bCs/>
            <w:lang w:val="tr-TR"/>
          </w:rPr>
          <w:t xml:space="preserve">a </w:t>
        </w:r>
      </w:ins>
      <w:proofErr w:type="spellStart"/>
      <w:r w:rsidRPr="00A14C2E">
        <w:rPr>
          <w:bCs/>
          <w:lang w:val="tr-TR"/>
        </w:rPr>
        <w:t>simulation-based</w:t>
      </w:r>
      <w:proofErr w:type="spellEnd"/>
      <w:r w:rsidRPr="00A14C2E">
        <w:rPr>
          <w:bCs/>
          <w:lang w:val="tr-TR"/>
        </w:rPr>
        <w:t xml:space="preserve"> </w:t>
      </w:r>
      <w:proofErr w:type="spellStart"/>
      <w:r w:rsidRPr="00A14C2E">
        <w:rPr>
          <w:bCs/>
          <w:lang w:val="tr-TR"/>
        </w:rPr>
        <w:t>stud</w:t>
      </w:r>
      <w:ins w:id="90" w:author="Ayperi Ülkü" w:date="2024-03-17T00:08:00Z">
        <w:r w:rsidR="006D0FDB">
          <w:rPr>
            <w:bCs/>
            <w:lang w:val="tr-TR"/>
          </w:rPr>
          <w:t>y</w:t>
        </w:r>
      </w:ins>
      <w:proofErr w:type="spellEnd"/>
      <w:del w:id="91" w:author="Ayperi Ülkü" w:date="2024-03-17T00:08:00Z">
        <w:r w:rsidRPr="00A14C2E" w:rsidDel="006D0FDB">
          <w:rPr>
            <w:bCs/>
            <w:lang w:val="tr-TR"/>
          </w:rPr>
          <w:delText>ies</w:delText>
        </w:r>
      </w:del>
      <w:r w:rsidRPr="00A14C2E">
        <w:rPr>
          <w:bCs/>
          <w:lang w:val="tr-TR"/>
        </w:rPr>
        <w:t xml:space="preserve"> of </w:t>
      </w:r>
      <w:r w:rsidR="00E4035B">
        <w:rPr>
          <w:bCs/>
          <w:lang w:val="tr-TR"/>
        </w:rPr>
        <w:t>FinFET</w:t>
      </w:r>
      <w:r w:rsidRPr="00A14C2E">
        <w:rPr>
          <w:bCs/>
          <w:lang w:val="tr-TR"/>
        </w:rPr>
        <w:t xml:space="preserve">s since </w:t>
      </w:r>
      <w:proofErr w:type="spellStart"/>
      <w:r w:rsidRPr="00A14C2E">
        <w:rPr>
          <w:bCs/>
          <w:lang w:val="tr-TR"/>
        </w:rPr>
        <w:t>their</w:t>
      </w:r>
      <w:proofErr w:type="spellEnd"/>
      <w:r w:rsidRPr="00A14C2E">
        <w:rPr>
          <w:bCs/>
          <w:lang w:val="tr-TR"/>
        </w:rPr>
        <w:t xml:space="preserve"> </w:t>
      </w:r>
      <w:proofErr w:type="spellStart"/>
      <w:r w:rsidRPr="00A14C2E">
        <w:rPr>
          <w:bCs/>
          <w:lang w:val="tr-TR"/>
        </w:rPr>
        <w:t>introduction</w:t>
      </w:r>
      <w:proofErr w:type="spellEnd"/>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year</w:t>
      </w:r>
      <w:proofErr w:type="spellEnd"/>
      <w:r w:rsidRPr="00A14C2E">
        <w:rPr>
          <w:bCs/>
          <w:lang w:val="tr-TR"/>
        </w:rPr>
        <w:t xml:space="preserve"> 2000</w:t>
      </w:r>
      <w:r w:rsidRPr="00A14C2E">
        <w:rPr>
          <w:shd w:val="clear" w:color="auto" w:fill="FFFFFF"/>
        </w:rPr>
        <w:t xml:space="preserve"> </w:t>
      </w:r>
      <w:r w:rsidR="00A34FCB" w:rsidRPr="00A34FCB">
        <w:rPr>
          <w:shd w:val="clear" w:color="auto" w:fill="FFFFFF"/>
        </w:rPr>
        <w:t>[19]</w:t>
      </w:r>
      <w:r w:rsidRPr="00A14C2E">
        <w:rPr>
          <w:shd w:val="clear" w:color="auto" w:fill="FFFFFF"/>
        </w:rPr>
        <w:t xml:space="preserve">, performance of </w:t>
      </w:r>
      <w:r w:rsidR="00E4035B">
        <w:rPr>
          <w:shd w:val="clear" w:color="auto" w:fill="FFFFFF"/>
        </w:rPr>
        <w:t>FinFET</w:t>
      </w:r>
      <w:r w:rsidRPr="00A14C2E">
        <w:rPr>
          <w:shd w:val="clear" w:color="auto" w:fill="FFFFFF"/>
        </w:rPr>
        <w:t xml:space="preserve"> technology, including analytical modeling and simulation of </w:t>
      </w:r>
      <w:r w:rsidR="00E4035B">
        <w:rPr>
          <w:shd w:val="clear" w:color="auto" w:fill="FFFFFF"/>
        </w:rPr>
        <w:t>FinFET</w:t>
      </w:r>
      <w:r w:rsidRPr="00A14C2E">
        <w:rPr>
          <w:shd w:val="clear" w:color="auto" w:fill="FFFFFF"/>
        </w:rPr>
        <w:t xml:space="preserve"> devices </w:t>
      </w:r>
      <w:r w:rsidR="00A34FCB" w:rsidRPr="00A34FCB">
        <w:rPr>
          <w:shd w:val="clear" w:color="auto" w:fill="FFFFFF"/>
        </w:rPr>
        <w:t>[8]</w:t>
      </w:r>
      <w:r w:rsidRPr="00A14C2E">
        <w:rPr>
          <w:shd w:val="clear" w:color="auto" w:fill="FFFFFF"/>
        </w:rPr>
        <w:t>, the influence of fin geometry on corner effects in multifin dual and tri-gate SOI-</w:t>
      </w:r>
      <w:r w:rsidR="00E4035B">
        <w:rPr>
          <w:shd w:val="clear" w:color="auto" w:fill="FFFFFF"/>
        </w:rPr>
        <w:t>FinFET</w:t>
      </w:r>
      <w:r w:rsidRPr="00A14C2E">
        <w:rPr>
          <w:shd w:val="clear" w:color="auto" w:fill="FFFFFF"/>
        </w:rPr>
        <w:t>s </w:t>
      </w:r>
      <w:r w:rsidR="00A34FCB" w:rsidRPr="00A34FCB">
        <w:rPr>
          <w:shd w:val="clear" w:color="auto" w:fill="FFFFFF"/>
        </w:rPr>
        <w:t>[14]</w:t>
      </w:r>
      <w:r w:rsidRPr="00A14C2E">
        <w:rPr>
          <w:shd w:val="clear" w:color="auto" w:fill="FFFFFF"/>
        </w:rPr>
        <w:t xml:space="preserve">, </w:t>
      </w:r>
      <w:proofErr w:type="gramStart"/>
      <w:r w:rsidRPr="00A14C2E">
        <w:rPr>
          <w:shd w:val="clear" w:color="auto" w:fill="FFFFFF"/>
        </w:rPr>
        <w:t>benchmarking</w:t>
      </w:r>
      <w:proofErr w:type="gramEnd"/>
      <w:r w:rsidRPr="00A14C2E">
        <w:rPr>
          <w:shd w:val="clear" w:color="auto" w:fill="FFFFFF"/>
        </w:rPr>
        <w:t xml:space="preserve"> of </w:t>
      </w:r>
      <w:r w:rsidR="00E4035B">
        <w:rPr>
          <w:shd w:val="clear" w:color="auto" w:fill="FFFFFF"/>
        </w:rPr>
        <w:t>FinFET</w:t>
      </w:r>
      <w:r w:rsidRPr="00A14C2E">
        <w:rPr>
          <w:shd w:val="clear" w:color="auto" w:fill="FFFFFF"/>
        </w:rPr>
        <w:t xml:space="preserve">, nanosheet, and nanowire FET architectures for future technology nodes </w:t>
      </w:r>
      <w:r w:rsidR="00A34FCB" w:rsidRPr="00A34FCB">
        <w:rPr>
          <w:shd w:val="clear" w:color="auto" w:fill="FFFFFF"/>
        </w:rPr>
        <w:t>[30]</w:t>
      </w:r>
      <w:r w:rsidRPr="00A14C2E">
        <w:rPr>
          <w:shd w:val="clear" w:color="auto" w:fill="FFFFFF"/>
        </w:rPr>
        <w:t xml:space="preserve">, the analog performance analysis of stacked oxide top-bottom gated junctionless </w:t>
      </w:r>
      <w:r w:rsidR="00E4035B">
        <w:rPr>
          <w:shd w:val="clear" w:color="auto" w:fill="FFFFFF"/>
        </w:rPr>
        <w:t>FinFET</w:t>
      </w:r>
      <w:r w:rsidRPr="00A14C2E">
        <w:rPr>
          <w:shd w:val="clear" w:color="auto" w:fill="FFFFFF"/>
        </w:rPr>
        <w:t xml:space="preserve"> </w:t>
      </w:r>
      <w:r w:rsidR="00A34FCB" w:rsidRPr="00A34FCB">
        <w:rPr>
          <w:shd w:val="clear" w:color="auto" w:fill="FFFFFF"/>
        </w:rPr>
        <w:t>[29]</w:t>
      </w:r>
      <w:r w:rsidRPr="00A14C2E">
        <w:rPr>
          <w:shd w:val="clear" w:color="auto" w:fill="FFFFFF"/>
        </w:rPr>
        <w:t xml:space="preserve"> and a detailed study of single-material gate, double-material gate, and triple-material gate </w:t>
      </w:r>
      <w:r w:rsidR="00E4035B">
        <w:rPr>
          <w:shd w:val="clear" w:color="auto" w:fill="FFFFFF"/>
        </w:rPr>
        <w:t>FinFET</w:t>
      </w:r>
      <w:r w:rsidRPr="00A14C2E">
        <w:rPr>
          <w:shd w:val="clear" w:color="auto" w:fill="FFFFFF"/>
        </w:rPr>
        <w:t>s were carried out</w:t>
      </w:r>
      <w:r w:rsidRPr="00A14C2E">
        <w:t xml:space="preserve"> </w:t>
      </w:r>
      <w:r w:rsidR="00A34FCB" w:rsidRPr="00A34FCB">
        <w:t>[31]</w:t>
      </w:r>
      <w:r w:rsidRPr="00A14C2E">
        <w:rPr>
          <w:shd w:val="clear" w:color="auto" w:fill="FFFFFF"/>
        </w:rPr>
        <w:t xml:space="preserve">. In-depth analysis of typical types of </w:t>
      </w:r>
      <w:r w:rsidR="00E4035B">
        <w:rPr>
          <w:shd w:val="clear" w:color="auto" w:fill="FFFFFF"/>
        </w:rPr>
        <w:t>FinFET</w:t>
      </w:r>
      <w:r w:rsidRPr="00A14C2E">
        <w:rPr>
          <w:shd w:val="clear" w:color="auto" w:fill="FFFFFF"/>
        </w:rPr>
        <w:t xml:space="preserve">s were presented in </w:t>
      </w:r>
      <w:r w:rsidR="00A34FCB" w:rsidRPr="00A34FCB">
        <w:t>[20]</w:t>
      </w:r>
      <w:r w:rsidRPr="00A14C2E">
        <w:t xml:space="preserve"> </w:t>
      </w:r>
      <w:r w:rsidRPr="00A14C2E">
        <w:rPr>
          <w:shd w:val="clear" w:color="auto" w:fill="FFFFFF"/>
        </w:rPr>
        <w:t>with which we tried to match the terminology and abbreviations within that paper.</w:t>
      </w:r>
    </w:p>
    <w:p w14:paraId="4BA41485" w14:textId="77777777" w:rsidR="00DF28E7" w:rsidRDefault="00DF28E7" w:rsidP="00D22AD2">
      <w:pPr>
        <w:pStyle w:val="MDPI31text"/>
        <w:rPr>
          <w:shd w:val="clear" w:color="auto" w:fill="FFFFFF"/>
        </w:rPr>
      </w:pPr>
    </w:p>
    <w:p w14:paraId="188EB3F5" w14:textId="14CD9722" w:rsidR="00ED64EC" w:rsidRDefault="00ED64EC" w:rsidP="00ED64EC">
      <w:pPr>
        <w:pStyle w:val="MDPI31text"/>
        <w:ind w:left="2550" w:firstLine="0"/>
        <w:rPr>
          <w:rFonts w:eastAsia="Calibri"/>
          <w:u w:val="single"/>
        </w:rPr>
      </w:pPr>
      <w:r w:rsidRPr="00ED64EC">
        <w:rPr>
          <w:rFonts w:eastAsia="Calibri"/>
          <w:u w:val="single"/>
        </w:rPr>
        <w:t>The binary system of Ta2O5 and Nb2O5 has been investigated as a dielectric material, and a Ta2O5/Nb2O5 bilayer with a high dielectric constant of 50 can be prepared by a 500°C fabrication process </w:t>
      </w:r>
      <w:r w:rsidRPr="00ED64EC">
        <w:rPr>
          <w:rFonts w:eastAsia="Calibri"/>
          <w:u w:val="single"/>
          <w:vertAlign w:val="superscript"/>
        </w:rPr>
        <w:t>[1]</w:t>
      </w:r>
      <w:r w:rsidRPr="00ED64EC">
        <w:rPr>
          <w:rFonts w:eastAsia="Calibri"/>
          <w:u w:val="single"/>
        </w:rPr>
        <w:t>. Additionally, glasses of the system TeO2/Nb2O5/</w:t>
      </w:r>
      <w:proofErr w:type="spellStart"/>
      <w:r w:rsidRPr="00ED64EC">
        <w:rPr>
          <w:rFonts w:eastAsia="Calibri"/>
          <w:u w:val="single"/>
        </w:rPr>
        <w:t>ZnO</w:t>
      </w:r>
      <w:proofErr w:type="spellEnd"/>
      <w:r w:rsidRPr="00ED64EC">
        <w:rPr>
          <w:rFonts w:eastAsia="Calibri"/>
          <w:u w:val="single"/>
        </w:rPr>
        <w:t xml:space="preserve"> have been studied, and the dielectric constant of the 85</w:t>
      </w:r>
      <w:r>
        <w:rPr>
          <w:rFonts w:eastAsia="Calibri"/>
          <w:u w:val="single"/>
        </w:rPr>
        <w:t xml:space="preserve"> and </w:t>
      </w:r>
      <w:r w:rsidRPr="00ED64EC">
        <w:rPr>
          <w:rFonts w:eastAsia="Calibri"/>
          <w:u w:val="single"/>
        </w:rPr>
        <w:t>TeO2/10Nb2O5/5ZnO glass was found to be 66, which is higher than that of pure TeO2 glass and other binary systems </w:t>
      </w:r>
      <w:r w:rsidRPr="00ED64EC">
        <w:rPr>
          <w:rFonts w:eastAsia="Calibri"/>
          <w:u w:val="single"/>
          <w:vertAlign w:val="superscript"/>
        </w:rPr>
        <w:t>[2]</w:t>
      </w:r>
      <w:r w:rsidRPr="00ED64EC">
        <w:rPr>
          <w:rFonts w:eastAsia="Calibri"/>
          <w:u w:val="single"/>
        </w:rPr>
        <w:t>.</w:t>
      </w:r>
    </w:p>
    <w:p w14:paraId="66AB1CB7" w14:textId="77777777" w:rsidR="00ED64EC" w:rsidRDefault="00ED64EC" w:rsidP="00ED64EC">
      <w:pPr>
        <w:pStyle w:val="MDPI31text"/>
        <w:ind w:left="2550" w:firstLine="0"/>
        <w:rPr>
          <w:bCs/>
          <w:lang w:val="tr-TR"/>
        </w:rPr>
      </w:pPr>
    </w:p>
    <w:p w14:paraId="42C06D56" w14:textId="21CC1549" w:rsidR="00D22AD2" w:rsidRPr="00B74086" w:rsidDel="00394086" w:rsidRDefault="00D56871" w:rsidP="00ED64EC">
      <w:pPr>
        <w:pStyle w:val="MDPI31text"/>
        <w:ind w:left="2550" w:firstLine="0"/>
        <w:rPr>
          <w:del w:id="92" w:author="Ayperi Ülkü" w:date="2024-03-16T23:20:00Z"/>
        </w:rPr>
      </w:pPr>
      <w:del w:id="93" w:author="Ayperi Ülkü" w:date="2024-03-19T23:28:00Z">
        <w:r w:rsidDel="009F529F">
          <w:rPr>
            <w:bCs/>
            <w:lang w:val="tr-TR"/>
          </w:rPr>
          <w:delText>T</w:delText>
        </w:r>
        <w:r w:rsidRPr="00A14C2E" w:rsidDel="009F529F">
          <w:rPr>
            <w:bCs/>
            <w:lang w:val="tr-TR"/>
          </w:rPr>
          <w:delText xml:space="preserve">here </w:delText>
        </w:r>
      </w:del>
      <w:proofErr w:type="spellStart"/>
      <w:r w:rsidR="00ED64EC">
        <w:rPr>
          <w:bCs/>
          <w:lang w:val="tr-TR"/>
        </w:rPr>
        <w:t>Thus</w:t>
      </w:r>
      <w:proofErr w:type="spellEnd"/>
      <w:r w:rsidR="00ED64EC">
        <w:rPr>
          <w:bCs/>
          <w:lang w:val="tr-TR"/>
        </w:rPr>
        <w:t xml:space="preserve"> </w:t>
      </w:r>
      <w:r w:rsidR="008438B0">
        <w:rPr>
          <w:bCs/>
          <w:lang w:val="tr-TR"/>
        </w:rPr>
        <w:t xml:space="preserve">it </w:t>
      </w:r>
      <w:proofErr w:type="spellStart"/>
      <w:r w:rsidR="008438B0">
        <w:rPr>
          <w:bCs/>
          <w:lang w:val="tr-TR"/>
        </w:rPr>
        <w:t>becomes</w:t>
      </w:r>
      <w:proofErr w:type="spellEnd"/>
      <w:r w:rsidR="008438B0">
        <w:rPr>
          <w:bCs/>
          <w:lang w:val="tr-TR"/>
        </w:rPr>
        <w:t xml:space="preserve"> </w:t>
      </w:r>
      <w:proofErr w:type="spellStart"/>
      <w:r w:rsidR="008438B0">
        <w:rPr>
          <w:bCs/>
          <w:lang w:val="tr-TR"/>
        </w:rPr>
        <w:t>challenging</w:t>
      </w:r>
      <w:proofErr w:type="spellEnd"/>
      <w:r w:rsidR="008438B0">
        <w:rPr>
          <w:bCs/>
          <w:lang w:val="tr-TR"/>
        </w:rPr>
        <w:t xml:space="preserve"> </w:t>
      </w:r>
      <w:proofErr w:type="spellStart"/>
      <w:r w:rsidR="008438B0">
        <w:rPr>
          <w:bCs/>
          <w:lang w:val="tr-TR"/>
        </w:rPr>
        <w:t>to</w:t>
      </w:r>
      <w:proofErr w:type="spellEnd"/>
      <w:r w:rsidR="008438B0">
        <w:rPr>
          <w:bCs/>
          <w:lang w:val="tr-TR"/>
        </w:rPr>
        <w:t xml:space="preserve"> </w:t>
      </w:r>
      <w:proofErr w:type="spellStart"/>
      <w:r w:rsidR="008438B0">
        <w:rPr>
          <w:bCs/>
          <w:lang w:val="tr-TR"/>
        </w:rPr>
        <w:t>achieve</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Pr>
          <w:bCs/>
          <w:lang w:val="tr-TR"/>
        </w:rPr>
        <w:t>dielectric</w:t>
      </w:r>
      <w:proofErr w:type="spellEnd"/>
      <w:r>
        <w:rPr>
          <w:bCs/>
          <w:lang w:val="tr-TR"/>
        </w:rPr>
        <w:t xml:space="preserve"> </w:t>
      </w:r>
      <w:proofErr w:type="spellStart"/>
      <w:r>
        <w:rPr>
          <w:bCs/>
          <w:lang w:val="tr-TR"/>
        </w:rPr>
        <w:t>constant</w:t>
      </w:r>
      <w:proofErr w:type="spellEnd"/>
      <w:r>
        <w:rPr>
          <w:bCs/>
          <w:lang w:val="tr-TR"/>
        </w:rPr>
        <w:t xml:space="preserve"> </w:t>
      </w:r>
      <w:ins w:id="94" w:author="Ayperi Ülkü" w:date="2024-03-19T22:21:00Z">
        <w:r>
          <w:rPr>
            <w:bCs/>
            <w:lang w:val="tr-TR"/>
          </w:rPr>
          <w:t>(</w:t>
        </w:r>
      </w:ins>
      <w:r w:rsidRPr="00A14C2E">
        <w:t>κ</w:t>
      </w:r>
      <w:ins w:id="95" w:author="Ayperi Ülkü" w:date="2024-03-19T22:21:00Z">
        <w:r>
          <w:t>)</w:t>
        </w:r>
      </w:ins>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w:t>
      </w:r>
      <w:del w:id="96" w:author="Ayperi Ülkü" w:date="2024-03-16T23:20:00Z">
        <w:r w:rsidRPr="00A14C2E" w:rsidDel="00394086">
          <w:rPr>
            <w:bCs/>
            <w:lang w:val="tr-TR"/>
          </w:rPr>
          <w:delText xml:space="preserve"> </w:delText>
        </w:r>
      </w:del>
      <w:r w:rsidRPr="00A14C2E">
        <w:rPr>
          <w:bCs/>
          <w:lang w:val="tr-TR"/>
        </w:rPr>
        <w:t xml:space="preserve"> </w:t>
      </w:r>
      <w:del w:id="97" w:author="Ayperi Ülkü" w:date="2024-03-19T22:21:00Z">
        <w:r w:rsidDel="009B7320">
          <w:rPr>
            <w:bCs/>
            <w:lang w:val="tr-TR"/>
          </w:rPr>
          <w:delText>T</w:delText>
        </w:r>
        <w:r w:rsidRPr="00A14C2E" w:rsidDel="009B7320">
          <w:rPr>
            <w:bCs/>
            <w:lang w:val="tr-TR"/>
          </w:rPr>
          <w:delText xml:space="preserve">here </w:delText>
        </w:r>
      </w:del>
      <w:ins w:id="98" w:author="Ayperi Ülkü" w:date="2024-03-19T22:21:00Z">
        <w:r>
          <w:rPr>
            <w:bCs/>
            <w:lang w:val="tr-TR"/>
          </w:rPr>
          <w:t>Here</w:t>
        </w:r>
        <w:r w:rsidRPr="00A14C2E">
          <w:rPr>
            <w:bCs/>
            <w:lang w:val="tr-TR"/>
          </w:rPr>
          <w:t xml:space="preserve"> </w:t>
        </w:r>
      </w:ins>
      <w:del w:id="99" w:author="Ayperi Ülkü" w:date="2024-03-19T22:21:00Z">
        <w:r w:rsidRPr="00A14C2E" w:rsidDel="009B7320">
          <w:rPr>
            <w:bCs/>
            <w:lang w:val="tr-TR"/>
          </w:rPr>
          <w:delText xml:space="preserve">starts </w:delText>
        </w:r>
      </w:del>
      <w:proofErr w:type="spellStart"/>
      <w:ins w:id="100" w:author="Ayperi Ülkü" w:date="2024-03-19T22:21:00Z">
        <w:r>
          <w:rPr>
            <w:bCs/>
            <w:lang w:val="tr-TR"/>
          </w:rPr>
          <w:t>emer</w:t>
        </w:r>
      </w:ins>
      <w:ins w:id="101" w:author="Ayperi Ülkü" w:date="2024-03-19T22:22:00Z">
        <w:r>
          <w:rPr>
            <w:bCs/>
            <w:lang w:val="tr-TR"/>
          </w:rPr>
          <w:t>ges</w:t>
        </w:r>
      </w:ins>
      <w:proofErr w:type="spellEnd"/>
      <w:ins w:id="102" w:author="Ayperi Ülkü" w:date="2024-03-19T22:21:00Z">
        <w:r w:rsidRPr="00A14C2E">
          <w:rPr>
            <w:bCs/>
            <w:lang w:val="tr-TR"/>
          </w:rPr>
          <w:t xml:space="preserve"> </w:t>
        </w:r>
      </w:ins>
      <w:proofErr w:type="spellStart"/>
      <w:r w:rsidRPr="00A14C2E">
        <w:rPr>
          <w:bCs/>
          <w:lang w:val="tr-TR"/>
        </w:rPr>
        <w:t>the</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Pr>
          <w:bCs/>
          <w:lang w:val="tr-TR"/>
        </w:rPr>
        <w:t>utilization</w:t>
      </w:r>
      <w:proofErr w:type="spellEnd"/>
      <w:r>
        <w:rPr>
          <w:bCs/>
          <w:lang w:val="tr-TR"/>
        </w:rPr>
        <w:t xml:space="preserve"> of </w:t>
      </w:r>
      <w:r w:rsidRPr="00A14C2E">
        <w:t>κ</w:t>
      </w:r>
      <w:r>
        <w:t>-</w:t>
      </w:r>
      <w:del w:id="103" w:author="Ayperi Ülkü" w:date="2024-03-19T22:22:00Z">
        <w:r w:rsidRPr="00A14C2E" w:rsidDel="009B7320">
          <w:rPr>
            <w:bCs/>
            <w:lang w:val="tr-TR"/>
          </w:rPr>
          <w:delText xml:space="preserve"> </w:delText>
        </w:r>
      </w:del>
      <w:proofErr w:type="spellStart"/>
      <w:r>
        <w:rPr>
          <w:bCs/>
          <w:lang w:val="tr-TR"/>
        </w:rPr>
        <w:t>grading</w:t>
      </w:r>
      <w:proofErr w:type="spellEnd"/>
      <w:r>
        <w:rPr>
          <w:bCs/>
          <w:lang w:val="tr-TR"/>
        </w:rPr>
        <w:t xml:space="preserve"> in </w:t>
      </w:r>
      <w:proofErr w:type="spellStart"/>
      <w:r>
        <w:rPr>
          <w:bCs/>
          <w:lang w:val="tr-TR"/>
        </w:rPr>
        <w:t>gate</w:t>
      </w:r>
      <w:proofErr w:type="spellEnd"/>
      <w:r>
        <w:rPr>
          <w:bCs/>
          <w:lang w:val="tr-TR"/>
        </w:rPr>
        <w:t xml:space="preserve"> </w:t>
      </w:r>
      <w:proofErr w:type="spellStart"/>
      <w:r>
        <w:rPr>
          <w:bCs/>
          <w:lang w:val="tr-TR"/>
        </w:rPr>
        <w:t>dielectrics</w:t>
      </w:r>
      <w:proofErr w:type="spellEnd"/>
      <w:r>
        <w:rPr>
          <w:bCs/>
          <w:lang w:val="tr-TR"/>
        </w:rPr>
        <w:t xml:space="preserve">. </w:t>
      </w:r>
      <w:proofErr w:type="spellStart"/>
      <w:ins w:id="104" w:author="Ayperi Ülkü" w:date="2024-03-19T22:16:00Z">
        <w:r>
          <w:rPr>
            <w:bCs/>
            <w:lang w:val="tr-TR"/>
          </w:rPr>
          <w:t>Studies</w:t>
        </w:r>
        <w:proofErr w:type="spellEnd"/>
        <w:r>
          <w:rPr>
            <w:bCs/>
            <w:lang w:val="tr-TR"/>
          </w:rPr>
          <w:t xml:space="preserve"> </w:t>
        </w:r>
        <w:proofErr w:type="spellStart"/>
        <w:r>
          <w:rPr>
            <w:bCs/>
            <w:lang w:val="tr-TR"/>
          </w:rPr>
          <w:t>show</w:t>
        </w:r>
        <w:proofErr w:type="spellEnd"/>
        <w:r>
          <w:rPr>
            <w:bCs/>
            <w:lang w:val="tr-TR"/>
          </w:rPr>
          <w:t xml:space="preserve"> </w:t>
        </w:r>
      </w:ins>
      <w:del w:id="105" w:author="Ayperi Ülkü" w:date="2024-03-19T22:15:00Z">
        <w:r w:rsidRPr="009B7320" w:rsidDel="009B7320">
          <w:rPr>
            <w:bCs/>
            <w:shd w:val="clear" w:color="auto" w:fill="FFFFFF" w:themeFill="background1"/>
            <w:lang w:val="tr-TR"/>
            <w:rPrChange w:id="106" w:author="Ayperi Ülkü" w:date="2024-03-19T22:15:00Z">
              <w:rPr>
                <w:bCs/>
                <w:highlight w:val="yellow"/>
                <w:lang w:val="tr-TR"/>
              </w:rPr>
            </w:rPrChange>
          </w:rPr>
          <w:delText>Functionally Graded Materials</w:delText>
        </w:r>
      </w:del>
      <w:proofErr w:type="spellStart"/>
      <w:ins w:id="107" w:author="Ayperi Ülkü" w:date="2024-03-19T22:16:00Z">
        <w:r w:rsidRPr="00A70B73">
          <w:rPr>
            <w:bCs/>
            <w:shd w:val="clear" w:color="auto" w:fill="FFFFFF" w:themeFill="background1"/>
            <w:lang w:val="tr-TR"/>
          </w:rPr>
          <w:t>multi-material</w:t>
        </w:r>
        <w:proofErr w:type="spellEnd"/>
        <w:r w:rsidRPr="00A70B73">
          <w:rPr>
            <w:bCs/>
            <w:shd w:val="clear" w:color="auto" w:fill="FFFFFF" w:themeFill="background1"/>
            <w:lang w:val="tr-TR"/>
          </w:rPr>
          <w:t xml:space="preserve"> </w:t>
        </w:r>
        <w:proofErr w:type="spellStart"/>
        <w:r w:rsidRPr="00A70B73">
          <w:rPr>
            <w:bCs/>
            <w:shd w:val="clear" w:color="auto" w:fill="FFFFFF" w:themeFill="background1"/>
            <w:lang w:val="tr-TR"/>
          </w:rPr>
          <w:t>stacked</w:t>
        </w:r>
        <w:proofErr w:type="spellEnd"/>
        <w:r w:rsidRPr="00A70B73">
          <w:rPr>
            <w:bCs/>
            <w:shd w:val="clear" w:color="auto" w:fill="FFFFFF" w:themeFill="background1"/>
            <w:lang w:val="tr-TR"/>
          </w:rPr>
          <w:t xml:space="preserve"> </w:t>
        </w:r>
        <w:proofErr w:type="spellStart"/>
        <w:r w:rsidRPr="00A70B73">
          <w:rPr>
            <w:bCs/>
            <w:shd w:val="clear" w:color="auto" w:fill="FFFFFF" w:themeFill="background1"/>
            <w:lang w:val="tr-TR"/>
          </w:rPr>
          <w:t>gate-oxides</w:t>
        </w:r>
        <w:proofErr w:type="spellEnd"/>
        <w:r w:rsidRPr="00A70B73">
          <w:rPr>
            <w:bCs/>
            <w:shd w:val="clear" w:color="auto" w:fill="FFFFFF" w:themeFill="background1"/>
            <w:lang w:val="tr-TR"/>
          </w:rPr>
          <w:t xml:space="preserve"> </w:t>
        </w:r>
      </w:ins>
      <w:del w:id="108" w:author="Ayperi Ülkü" w:date="2024-03-19T22:17:00Z">
        <w:r w:rsidRPr="009B7320" w:rsidDel="009B7320">
          <w:rPr>
            <w:bCs/>
            <w:shd w:val="clear" w:color="auto" w:fill="FFFFFF" w:themeFill="background1"/>
            <w:lang w:val="tr-TR"/>
            <w:rPrChange w:id="109" w:author="Ayperi Ülkü" w:date="2024-03-19T22:15:00Z">
              <w:rPr>
                <w:bCs/>
                <w:highlight w:val="yellow"/>
                <w:lang w:val="tr-TR"/>
              </w:rPr>
            </w:rPrChange>
          </w:rPr>
          <w:delText xml:space="preserve"> </w:delText>
        </w:r>
      </w:del>
      <w:del w:id="110" w:author="Ayperi Ülkü" w:date="2024-03-19T22:15:00Z">
        <w:r w:rsidRPr="009B7320" w:rsidDel="009B7320">
          <w:rPr>
            <w:bCs/>
            <w:shd w:val="clear" w:color="auto" w:fill="FFFFFF" w:themeFill="background1"/>
            <w:lang w:val="tr-TR"/>
            <w:rPrChange w:id="111" w:author="Ayperi Ülkü" w:date="2024-03-19T22:15:00Z">
              <w:rPr>
                <w:bCs/>
                <w:highlight w:val="yellow"/>
                <w:lang w:val="tr-TR"/>
              </w:rPr>
            </w:rPrChange>
          </w:rPr>
          <w:delText xml:space="preserve">(FGMs) </w:delText>
        </w:r>
      </w:del>
      <w:proofErr w:type="spellStart"/>
      <w:r w:rsidRPr="009B7320">
        <w:rPr>
          <w:bCs/>
          <w:shd w:val="clear" w:color="auto" w:fill="FFFFFF" w:themeFill="background1"/>
          <w:lang w:val="tr-TR"/>
          <w:rPrChange w:id="112" w:author="Ayperi Ülkü" w:date="2024-03-19T22:15:00Z">
            <w:rPr>
              <w:bCs/>
              <w:highlight w:val="yellow"/>
              <w:lang w:val="tr-TR"/>
            </w:rPr>
          </w:rPrChange>
        </w:rPr>
        <w:t>continue</w:t>
      </w:r>
      <w:proofErr w:type="spellEnd"/>
      <w:r w:rsidRPr="009B7320">
        <w:rPr>
          <w:bCs/>
          <w:shd w:val="clear" w:color="auto" w:fill="FFFFFF" w:themeFill="background1"/>
          <w:lang w:val="tr-TR"/>
          <w:rPrChange w:id="113"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14" w:author="Ayperi Ülkü" w:date="2024-03-19T22:15:00Z">
            <w:rPr>
              <w:bCs/>
              <w:highlight w:val="yellow"/>
              <w:lang w:val="tr-TR"/>
            </w:rPr>
          </w:rPrChange>
        </w:rPr>
        <w:t>to</w:t>
      </w:r>
      <w:proofErr w:type="spellEnd"/>
      <w:r w:rsidRPr="009B7320">
        <w:rPr>
          <w:bCs/>
          <w:shd w:val="clear" w:color="auto" w:fill="FFFFFF" w:themeFill="background1"/>
          <w:lang w:val="tr-TR"/>
          <w:rPrChange w:id="115"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16" w:author="Ayperi Ülkü" w:date="2024-03-19T22:15:00Z">
            <w:rPr>
              <w:bCs/>
              <w:highlight w:val="yellow"/>
              <w:lang w:val="tr-TR"/>
            </w:rPr>
          </w:rPrChange>
        </w:rPr>
        <w:t>demonstrate</w:t>
      </w:r>
      <w:proofErr w:type="spellEnd"/>
      <w:r w:rsidRPr="009B7320">
        <w:rPr>
          <w:bCs/>
          <w:shd w:val="clear" w:color="auto" w:fill="FFFFFF" w:themeFill="background1"/>
          <w:lang w:val="tr-TR"/>
          <w:rPrChange w:id="117"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18" w:author="Ayperi Ülkü" w:date="2024-03-19T22:15:00Z">
            <w:rPr>
              <w:bCs/>
              <w:highlight w:val="yellow"/>
              <w:lang w:val="tr-TR"/>
            </w:rPr>
          </w:rPrChange>
        </w:rPr>
        <w:t>their</w:t>
      </w:r>
      <w:proofErr w:type="spellEnd"/>
      <w:r w:rsidRPr="009B7320">
        <w:rPr>
          <w:bCs/>
          <w:shd w:val="clear" w:color="auto" w:fill="FFFFFF" w:themeFill="background1"/>
          <w:lang w:val="tr-TR"/>
          <w:rPrChange w:id="119"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20" w:author="Ayperi Ülkü" w:date="2024-03-19T22:15:00Z">
            <w:rPr>
              <w:bCs/>
              <w:highlight w:val="yellow"/>
              <w:lang w:val="tr-TR"/>
            </w:rPr>
          </w:rPrChange>
        </w:rPr>
        <w:t>potential</w:t>
      </w:r>
      <w:proofErr w:type="spellEnd"/>
      <w:ins w:id="121" w:author="Ayperi Ülkü" w:date="2024-03-19T23:12:00Z">
        <w:r>
          <w:rPr>
            <w:bCs/>
            <w:shd w:val="clear" w:color="auto" w:fill="FFFFFF" w:themeFill="background1"/>
            <w:lang w:val="tr-TR"/>
          </w:rPr>
          <w:t xml:space="preserve"> as</w:t>
        </w:r>
      </w:ins>
      <w:del w:id="122" w:author="Ayperi Ülkü" w:date="2024-03-19T23:12:00Z">
        <w:r w:rsidRPr="009B7320" w:rsidDel="00CD35C7">
          <w:rPr>
            <w:bCs/>
            <w:shd w:val="clear" w:color="auto" w:fill="FFFFFF" w:themeFill="background1"/>
            <w:lang w:val="tr-TR"/>
            <w:rPrChange w:id="123" w:author="Ayperi Ülkü" w:date="2024-03-19T22:15:00Z">
              <w:rPr>
                <w:bCs/>
                <w:highlight w:val="yellow"/>
                <w:lang w:val="tr-TR"/>
              </w:rPr>
            </w:rPrChange>
          </w:rPr>
          <w:delText xml:space="preserve"> to be utilized </w:delText>
        </w:r>
      </w:del>
      <w:del w:id="124" w:author="Ayperi Ülkü" w:date="2024-03-19T22:17:00Z">
        <w:r w:rsidRPr="009B7320" w:rsidDel="009B7320">
          <w:rPr>
            <w:bCs/>
            <w:shd w:val="clear" w:color="auto" w:fill="FFFFFF" w:themeFill="background1"/>
            <w:lang w:val="tr-TR"/>
            <w:rPrChange w:id="125" w:author="Ayperi Ülkü" w:date="2024-03-19T22:15:00Z">
              <w:rPr>
                <w:bCs/>
                <w:highlight w:val="yellow"/>
                <w:lang w:val="tr-TR"/>
              </w:rPr>
            </w:rPrChange>
          </w:rPr>
          <w:delText xml:space="preserve">as </w:delText>
        </w:r>
      </w:del>
      <w:del w:id="126" w:author="Ayperi Ülkü" w:date="2024-03-19T22:16:00Z">
        <w:r w:rsidRPr="009B7320" w:rsidDel="009B7320">
          <w:rPr>
            <w:bCs/>
            <w:shd w:val="clear" w:color="auto" w:fill="FFFFFF" w:themeFill="background1"/>
            <w:lang w:val="tr-TR"/>
            <w:rPrChange w:id="127" w:author="Ayperi Ülkü" w:date="2024-03-19T22:15:00Z">
              <w:rPr>
                <w:bCs/>
                <w:highlight w:val="yellow"/>
                <w:lang w:val="tr-TR"/>
              </w:rPr>
            </w:rPrChange>
          </w:rPr>
          <w:delText xml:space="preserve">multi-material stacked </w:delText>
        </w:r>
      </w:del>
      <w:del w:id="128" w:author="Ayperi Ülkü" w:date="2024-03-16T23:20:00Z">
        <w:r w:rsidRPr="009B7320" w:rsidDel="00394086">
          <w:rPr>
            <w:bCs/>
            <w:shd w:val="clear" w:color="auto" w:fill="FFFFFF" w:themeFill="background1"/>
            <w:lang w:val="tr-TR"/>
            <w:rPrChange w:id="129" w:author="Ayperi Ülkü" w:date="2024-03-19T22:15:00Z">
              <w:rPr>
                <w:bCs/>
                <w:highlight w:val="yellow"/>
                <w:lang w:val="tr-TR"/>
              </w:rPr>
            </w:rPrChange>
          </w:rPr>
          <w:delText>HfO</w:delText>
        </w:r>
        <w:r w:rsidRPr="009B7320" w:rsidDel="00394086">
          <w:rPr>
            <w:bCs/>
            <w:shd w:val="clear" w:color="auto" w:fill="FFFFFF" w:themeFill="background1"/>
            <w:vertAlign w:val="subscript"/>
            <w:lang w:val="tr-TR"/>
            <w:rPrChange w:id="130" w:author="Ayperi Ülkü" w:date="2024-03-19T22:15:00Z">
              <w:rPr>
                <w:bCs/>
                <w:highlight w:val="yellow"/>
                <w:vertAlign w:val="subscript"/>
                <w:lang w:val="tr-TR"/>
              </w:rPr>
            </w:rPrChange>
          </w:rPr>
          <w:delText>2</w:delText>
        </w:r>
      </w:del>
      <w:del w:id="131" w:author="Ayperi Ülkü" w:date="2024-03-19T22:16:00Z">
        <w:r w:rsidRPr="009B7320" w:rsidDel="009B7320">
          <w:rPr>
            <w:bCs/>
            <w:shd w:val="clear" w:color="auto" w:fill="FFFFFF" w:themeFill="background1"/>
            <w:lang w:val="tr-TR"/>
            <w:rPrChange w:id="132" w:author="Ayperi Ülkü" w:date="2024-03-19T22:15:00Z">
              <w:rPr>
                <w:bCs/>
                <w:highlight w:val="yellow"/>
                <w:lang w:val="tr-TR"/>
              </w:rPr>
            </w:rPrChange>
          </w:rPr>
          <w:delText xml:space="preserve"> with </w:delText>
        </w:r>
      </w:del>
      <w:del w:id="133" w:author="Ayperi Ülkü" w:date="2024-03-19T22:17:00Z">
        <w:r w:rsidRPr="009B7320" w:rsidDel="009B7320">
          <w:rPr>
            <w:bCs/>
            <w:shd w:val="clear" w:color="auto" w:fill="FFFFFF" w:themeFill="background1"/>
            <w:lang w:val="tr-TR"/>
            <w:rPrChange w:id="134" w:author="Ayperi Ülkü" w:date="2024-03-19T22:15:00Z">
              <w:rPr>
                <w:bCs/>
                <w:highlight w:val="yellow"/>
                <w:lang w:val="tr-TR"/>
              </w:rPr>
            </w:rPrChange>
          </w:rPr>
          <w:delText>SiO2-HfO2, SiO2-Al2O3</w:delText>
        </w:r>
      </w:del>
      <w:ins w:id="135" w:author="Ayperi Ülkü" w:date="2024-03-19T22:17:00Z">
        <w:r>
          <w:rPr>
            <w:bCs/>
            <w:shd w:val="clear" w:color="auto" w:fill="FFFFFF" w:themeFill="background1"/>
            <w:lang w:val="tr-TR"/>
          </w:rPr>
          <w:t xml:space="preserve"> </w:t>
        </w:r>
        <w:proofErr w:type="spellStart"/>
        <w:r>
          <w:rPr>
            <w:bCs/>
            <w:shd w:val="clear" w:color="auto" w:fill="FFFFFF" w:themeFill="background1"/>
            <w:lang w:val="tr-TR"/>
          </w:rPr>
          <w:t>semiconductor-to-</w:t>
        </w:r>
      </w:ins>
      <w:ins w:id="136" w:author="Ayperi Ülkü" w:date="2024-03-19T22:18:00Z">
        <w:r>
          <w:rPr>
            <w:bCs/>
            <w:shd w:val="clear" w:color="auto" w:fill="FFFFFF" w:themeFill="background1"/>
            <w:lang w:val="tr-TR"/>
          </w:rPr>
          <w:t>gate</w:t>
        </w:r>
      </w:ins>
      <w:proofErr w:type="spellEnd"/>
      <w:ins w:id="137" w:author="Ayperi Ülkü" w:date="2024-03-19T22:17:00Z">
        <w:r>
          <w:rPr>
            <w:bCs/>
            <w:shd w:val="clear" w:color="auto" w:fill="FFFFFF" w:themeFill="background1"/>
            <w:lang w:val="tr-TR"/>
          </w:rPr>
          <w:t xml:space="preserve"> </w:t>
        </w:r>
        <w:proofErr w:type="spellStart"/>
        <w:r>
          <w:rPr>
            <w:bCs/>
            <w:shd w:val="clear" w:color="auto" w:fill="FFFFFF" w:themeFill="background1"/>
            <w:lang w:val="tr-TR"/>
          </w:rPr>
          <w:t>insulators</w:t>
        </w:r>
      </w:ins>
      <w:proofErr w:type="spellEnd"/>
      <w:r w:rsidRPr="009B7320">
        <w:rPr>
          <w:bCs/>
          <w:shd w:val="clear" w:color="auto" w:fill="FFFFFF" w:themeFill="background1"/>
          <w:lang w:val="tr-TR"/>
          <w:rPrChange w:id="138" w:author="Ayperi Ülkü" w:date="2024-03-19T22:15:00Z">
            <w:rPr>
              <w:bCs/>
              <w:highlight w:val="yellow"/>
              <w:lang w:val="tr-TR"/>
            </w:rPr>
          </w:rPrChange>
        </w:rPr>
        <w:t xml:space="preserve">, </w:t>
      </w:r>
      <w:del w:id="139" w:author="Ayperi Ülkü" w:date="2024-03-19T22:18:00Z">
        <w:r w:rsidRPr="009B7320" w:rsidDel="009B7320">
          <w:rPr>
            <w:bCs/>
            <w:shd w:val="clear" w:color="auto" w:fill="FFFFFF" w:themeFill="background1"/>
            <w:lang w:val="tr-TR"/>
            <w:rPrChange w:id="140" w:author="Ayperi Ülkü" w:date="2024-03-19T22:15:00Z">
              <w:rPr>
                <w:bCs/>
                <w:highlight w:val="yellow"/>
                <w:lang w:val="tr-TR"/>
              </w:rPr>
            </w:rPrChange>
          </w:rPr>
          <w:delText>Al2O3-HfO2 combinations but</w:delText>
        </w:r>
      </w:del>
      <w:ins w:id="141" w:author="Ayperi Ülkü" w:date="2024-03-19T22:18:00Z">
        <w:r>
          <w:rPr>
            <w:bCs/>
            <w:shd w:val="clear" w:color="auto" w:fill="FFFFFF" w:themeFill="background1"/>
            <w:lang w:val="tr-TR"/>
          </w:rPr>
          <w:t>yet</w:t>
        </w:r>
      </w:ins>
      <w:r w:rsidRPr="009B7320">
        <w:rPr>
          <w:bCs/>
          <w:shd w:val="clear" w:color="auto" w:fill="FFFFFF" w:themeFill="background1"/>
          <w:lang w:val="tr-TR"/>
          <w:rPrChange w:id="142" w:author="Ayperi Ülkü" w:date="2024-03-19T22:15:00Z">
            <w:rPr>
              <w:bCs/>
              <w:highlight w:val="yellow"/>
              <w:lang w:val="tr-TR"/>
            </w:rPr>
          </w:rPrChange>
        </w:rPr>
        <w:t xml:space="preserve"> in </w:t>
      </w:r>
      <w:proofErr w:type="spellStart"/>
      <w:r w:rsidRPr="009B7320">
        <w:rPr>
          <w:bCs/>
          <w:shd w:val="clear" w:color="auto" w:fill="FFFFFF" w:themeFill="background1"/>
          <w:lang w:val="tr-TR"/>
          <w:rPrChange w:id="143" w:author="Ayperi Ülkü" w:date="2024-03-19T22:15:00Z">
            <w:rPr>
              <w:bCs/>
              <w:highlight w:val="yellow"/>
              <w:lang w:val="tr-TR"/>
            </w:rPr>
          </w:rPrChange>
        </w:rPr>
        <w:t>these</w:t>
      </w:r>
      <w:proofErr w:type="spellEnd"/>
      <w:r w:rsidRPr="009B7320">
        <w:rPr>
          <w:bCs/>
          <w:shd w:val="clear" w:color="auto" w:fill="FFFFFF" w:themeFill="background1"/>
          <w:lang w:val="tr-TR"/>
          <w:rPrChange w:id="144"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45" w:author="Ayperi Ülkü" w:date="2024-03-19T22:15:00Z">
            <w:rPr>
              <w:bCs/>
              <w:highlight w:val="yellow"/>
              <w:lang w:val="tr-TR"/>
            </w:rPr>
          </w:rPrChange>
        </w:rPr>
        <w:t>studies</w:t>
      </w:r>
      <w:proofErr w:type="spellEnd"/>
      <w:r w:rsidRPr="009B7320">
        <w:rPr>
          <w:bCs/>
          <w:shd w:val="clear" w:color="auto" w:fill="FFFFFF" w:themeFill="background1"/>
          <w:lang w:val="tr-TR"/>
          <w:rPrChange w:id="146"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47" w:author="Ayperi Ülkü" w:date="2024-03-19T22:15:00Z">
            <w:rPr>
              <w:bCs/>
              <w:highlight w:val="yellow"/>
              <w:lang w:val="tr-TR"/>
            </w:rPr>
          </w:rPrChange>
        </w:rPr>
        <w:t>the</w:t>
      </w:r>
      <w:proofErr w:type="spellEnd"/>
      <w:r w:rsidRPr="009B7320">
        <w:rPr>
          <w:bCs/>
          <w:shd w:val="clear" w:color="auto" w:fill="FFFFFF" w:themeFill="background1"/>
          <w:lang w:val="tr-TR"/>
          <w:rPrChange w:id="148"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49" w:author="Ayperi Ülkü" w:date="2024-03-19T22:15:00Z">
            <w:rPr>
              <w:bCs/>
              <w:highlight w:val="yellow"/>
              <w:lang w:val="tr-TR"/>
            </w:rPr>
          </w:rPrChange>
        </w:rPr>
        <w:t>effective</w:t>
      </w:r>
      <w:proofErr w:type="spellEnd"/>
      <w:r w:rsidRPr="009B7320">
        <w:rPr>
          <w:bCs/>
          <w:shd w:val="clear" w:color="auto" w:fill="FFFFFF" w:themeFill="background1"/>
          <w:lang w:val="tr-TR"/>
          <w:rPrChange w:id="150"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51" w:author="Ayperi Ülkü" w:date="2024-03-19T22:15:00Z">
            <w:rPr>
              <w:bCs/>
              <w:highlight w:val="yellow"/>
              <w:lang w:val="tr-TR"/>
            </w:rPr>
          </w:rPrChange>
        </w:rPr>
        <w:t>dielectric</w:t>
      </w:r>
      <w:proofErr w:type="spellEnd"/>
      <w:r w:rsidRPr="009B7320">
        <w:rPr>
          <w:bCs/>
          <w:shd w:val="clear" w:color="auto" w:fill="FFFFFF" w:themeFill="background1"/>
          <w:lang w:val="tr-TR"/>
          <w:rPrChange w:id="152"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53" w:author="Ayperi Ülkü" w:date="2024-03-19T22:15:00Z">
            <w:rPr>
              <w:bCs/>
              <w:highlight w:val="yellow"/>
              <w:lang w:val="tr-TR"/>
            </w:rPr>
          </w:rPrChange>
        </w:rPr>
        <w:t>constant</w:t>
      </w:r>
      <w:proofErr w:type="spellEnd"/>
      <w:r w:rsidRPr="009B7320">
        <w:rPr>
          <w:bCs/>
          <w:shd w:val="clear" w:color="auto" w:fill="FFFFFF" w:themeFill="background1"/>
          <w:lang w:val="tr-TR"/>
          <w:rPrChange w:id="154" w:author="Ayperi Ülkü" w:date="2024-03-19T22:15:00Z">
            <w:rPr>
              <w:bCs/>
              <w:highlight w:val="yellow"/>
              <w:lang w:val="tr-TR"/>
            </w:rPr>
          </w:rPrChange>
        </w:rPr>
        <w:t xml:space="preserve"> </w:t>
      </w:r>
      <w:r>
        <w:rPr>
          <w:bCs/>
          <w:shd w:val="clear" w:color="auto" w:fill="FFFFFF" w:themeFill="background1"/>
          <w:lang w:val="tr-TR"/>
        </w:rPr>
        <w:t>(</w:t>
      </w:r>
      <m:oMath>
        <m:sSub>
          <m:sSubPr>
            <m:ctrlPr>
              <w:ins w:id="155" w:author="Ayperi Ülkü" w:date="2024-03-19T21:45:00Z">
                <w:rPr>
                  <w:rFonts w:ascii="Cambria Math" w:hAnsi="Cambria Math"/>
                  <w:shd w:val="clear" w:color="auto" w:fill="FFFFFF" w:themeFill="background1"/>
                </w:rPr>
              </w:ins>
            </m:ctrlPr>
          </m:sSubPr>
          <m:e>
            <m:r>
              <w:ins w:id="156" w:author="Ayperi Ülkü" w:date="2024-03-19T21:45:00Z">
                <m:rPr>
                  <m:sty m:val="p"/>
                </m:rPr>
                <w:rPr>
                  <w:rFonts w:ascii="Cambria Math" w:hAnsi="Cambria Math"/>
                  <w:shd w:val="clear" w:color="auto" w:fill="FFFFFF" w:themeFill="background1"/>
                  <w:rPrChange w:id="157" w:author="Ayperi Ülkü" w:date="2024-03-19T22:15:00Z">
                    <w:rPr>
                      <w:rFonts w:ascii="Cambria Math" w:hAnsi="Cambria Math"/>
                    </w:rPr>
                  </w:rPrChange>
                </w:rPr>
                <w:sym w:font="Symbol" w:char="F06B"/>
              </w:ins>
            </m:r>
          </m:e>
          <m:sub>
            <m:r>
              <w:ins w:id="158" w:author="Ayperi Ülkü" w:date="2024-03-19T21:45:00Z">
                <m:rPr>
                  <m:sty m:val="p"/>
                </m:rPr>
                <w:rPr>
                  <w:rFonts w:ascii="Cambria Math" w:hAnsi="Cambria Math"/>
                  <w:shd w:val="clear" w:color="auto" w:fill="FFFFFF" w:themeFill="background1"/>
                  <w:rPrChange w:id="159" w:author="Ayperi Ülkü" w:date="2024-03-19T22:15:00Z">
                    <w:rPr>
                      <w:rFonts w:ascii="Cambria Math" w:hAnsi="Cambria Math"/>
                    </w:rPr>
                  </w:rPrChange>
                </w:rPr>
                <m:t>EFF</m:t>
              </w:ins>
            </m:r>
          </m:sub>
        </m:sSub>
      </m:oMath>
      <w:r>
        <w:rPr>
          <w:shd w:val="clear" w:color="auto" w:fill="FFFFFF" w:themeFill="background1"/>
        </w:rPr>
        <w:t xml:space="preserve">) </w:t>
      </w:r>
      <w:proofErr w:type="spellStart"/>
      <w:r w:rsidRPr="009B7320">
        <w:rPr>
          <w:bCs/>
          <w:shd w:val="clear" w:color="auto" w:fill="FFFFFF" w:themeFill="background1"/>
          <w:lang w:val="tr-TR"/>
          <w:rPrChange w:id="160" w:author="Ayperi Ülkü" w:date="2024-03-19T22:15:00Z">
            <w:rPr>
              <w:bCs/>
              <w:highlight w:val="yellow"/>
              <w:lang w:val="tr-TR"/>
            </w:rPr>
          </w:rPrChange>
        </w:rPr>
        <w:t>calculation</w:t>
      </w:r>
      <w:proofErr w:type="spellEnd"/>
      <w:ins w:id="161" w:author="Ayperi Ülkü" w:date="2024-03-19T21:41:00Z">
        <w:r w:rsidRPr="009B7320">
          <w:rPr>
            <w:bCs/>
            <w:shd w:val="clear" w:color="auto" w:fill="FFFFFF" w:themeFill="background1"/>
            <w:lang w:val="tr-TR"/>
            <w:rPrChange w:id="162" w:author="Ayperi Ülkü" w:date="2024-03-19T22:15:00Z">
              <w:rPr>
                <w:bCs/>
                <w:highlight w:val="yellow"/>
                <w:lang w:val="tr-TR"/>
              </w:rPr>
            </w:rPrChange>
          </w:rPr>
          <w:t xml:space="preserve"> step</w:t>
        </w:r>
      </w:ins>
      <w:del w:id="163" w:author="Ayperi Ülkü" w:date="2024-03-19T21:41:00Z">
        <w:r w:rsidRPr="009B7320" w:rsidDel="009B7320">
          <w:rPr>
            <w:bCs/>
            <w:shd w:val="clear" w:color="auto" w:fill="FFFFFF" w:themeFill="background1"/>
            <w:lang w:val="tr-TR"/>
            <w:rPrChange w:id="164" w:author="Ayperi Ülkü" w:date="2024-03-19T22:15:00Z">
              <w:rPr>
                <w:bCs/>
                <w:highlight w:val="yellow"/>
                <w:lang w:val="tr-TR"/>
              </w:rPr>
            </w:rPrChange>
          </w:rPr>
          <w:delText>s</w:delText>
        </w:r>
      </w:del>
      <w:r w:rsidRPr="009B7320">
        <w:rPr>
          <w:bCs/>
          <w:shd w:val="clear" w:color="auto" w:fill="FFFFFF" w:themeFill="background1"/>
          <w:lang w:val="tr-TR"/>
          <w:rPrChange w:id="165" w:author="Ayperi Ülkü" w:date="2024-03-19T22:15:00Z">
            <w:rPr>
              <w:bCs/>
              <w:highlight w:val="yellow"/>
              <w:lang w:val="tr-TR"/>
            </w:rPr>
          </w:rPrChange>
        </w:rPr>
        <w:t xml:space="preserve"> </w:t>
      </w:r>
      <w:proofErr w:type="spellStart"/>
      <w:ins w:id="166" w:author="Ayperi Ülkü" w:date="2024-03-19T22:22:00Z">
        <w:r>
          <w:rPr>
            <w:bCs/>
            <w:shd w:val="clear" w:color="auto" w:fill="FFFFFF" w:themeFill="background1"/>
            <w:lang w:val="tr-TR"/>
          </w:rPr>
          <w:t>and</w:t>
        </w:r>
        <w:proofErr w:type="spellEnd"/>
        <w:r>
          <w:rPr>
            <w:bCs/>
            <w:shd w:val="clear" w:color="auto" w:fill="FFFFFF" w:themeFill="background1"/>
            <w:lang w:val="tr-TR"/>
          </w:rPr>
          <w:t xml:space="preserve"> </w:t>
        </w:r>
      </w:ins>
      <w:proofErr w:type="spellStart"/>
      <w:r>
        <w:rPr>
          <w:bCs/>
          <w:shd w:val="clear" w:color="auto" w:fill="FFFFFF" w:themeFill="background1"/>
          <w:lang w:val="tr-TR"/>
        </w:rPr>
        <w:t>effect</w:t>
      </w:r>
      <w:proofErr w:type="spellEnd"/>
      <w:r>
        <w:rPr>
          <w:bCs/>
          <w:shd w:val="clear" w:color="auto" w:fill="FFFFFF" w:themeFill="background1"/>
          <w:lang w:val="tr-TR"/>
        </w:rPr>
        <w:t xml:space="preserve"> of </w:t>
      </w:r>
      <w:ins w:id="167" w:author="Ayperi Ülkü" w:date="2024-03-19T22:23:00Z">
        <w:r w:rsidRPr="00A14C2E">
          <w:t>κ</w:t>
        </w:r>
        <w:r>
          <w:t>-order</w:t>
        </w:r>
      </w:ins>
      <w:r>
        <w:t>ed stacking</w:t>
      </w:r>
      <w:ins w:id="168" w:author="Ayperi Ülkü" w:date="2024-03-19T22:23:00Z">
        <w:r>
          <w:t xml:space="preserve"> </w:t>
        </w:r>
      </w:ins>
      <w:del w:id="169" w:author="Ayperi Ülkü" w:date="2024-03-19T21:41:00Z">
        <w:r w:rsidRPr="009B7320" w:rsidDel="009B7320">
          <w:rPr>
            <w:bCs/>
            <w:shd w:val="clear" w:color="auto" w:fill="FFFFFF" w:themeFill="background1"/>
            <w:lang w:val="tr-TR"/>
            <w:rPrChange w:id="170" w:author="Ayperi Ülkü" w:date="2024-03-19T22:15:00Z">
              <w:rPr>
                <w:bCs/>
                <w:highlight w:val="yellow"/>
                <w:lang w:val="tr-TR"/>
              </w:rPr>
            </w:rPrChange>
          </w:rPr>
          <w:delText xml:space="preserve">are </w:delText>
        </w:r>
      </w:del>
      <w:ins w:id="171" w:author="Ayperi Ülkü" w:date="2024-03-19T21:41:00Z">
        <w:r w:rsidRPr="009B7320">
          <w:rPr>
            <w:bCs/>
            <w:shd w:val="clear" w:color="auto" w:fill="FFFFFF" w:themeFill="background1"/>
            <w:lang w:val="tr-TR"/>
            <w:rPrChange w:id="172" w:author="Ayperi Ülkü" w:date="2024-03-19T22:15:00Z">
              <w:rPr>
                <w:bCs/>
                <w:highlight w:val="yellow"/>
                <w:lang w:val="tr-TR"/>
              </w:rPr>
            </w:rPrChange>
          </w:rPr>
          <w:t xml:space="preserve">is </w:t>
        </w:r>
      </w:ins>
      <w:proofErr w:type="spellStart"/>
      <w:r>
        <w:rPr>
          <w:bCs/>
          <w:shd w:val="clear" w:color="auto" w:fill="FFFFFF" w:themeFill="background1"/>
          <w:lang w:val="tr-TR"/>
        </w:rPr>
        <w:t>vastly</w:t>
      </w:r>
      <w:proofErr w:type="spellEnd"/>
      <w:r w:rsidRPr="009B7320">
        <w:rPr>
          <w:bCs/>
          <w:shd w:val="clear" w:color="auto" w:fill="FFFFFF" w:themeFill="background1"/>
          <w:lang w:val="tr-TR"/>
          <w:rPrChange w:id="173" w:author="Ayperi Ülkü" w:date="2024-03-19T22:15:00Z">
            <w:rPr>
              <w:bCs/>
              <w:highlight w:val="yellow"/>
              <w:lang w:val="tr-TR"/>
            </w:rPr>
          </w:rPrChange>
        </w:rPr>
        <w:t xml:space="preserve"> </w:t>
      </w:r>
      <w:proofErr w:type="spellStart"/>
      <w:r w:rsidRPr="009B7320">
        <w:rPr>
          <w:bCs/>
          <w:shd w:val="clear" w:color="auto" w:fill="FFFFFF" w:themeFill="background1"/>
          <w:lang w:val="tr-TR"/>
          <w:rPrChange w:id="174" w:author="Ayperi Ülkü" w:date="2024-03-19T22:15:00Z">
            <w:rPr>
              <w:bCs/>
              <w:highlight w:val="yellow"/>
              <w:lang w:val="tr-TR"/>
            </w:rPr>
          </w:rPrChange>
        </w:rPr>
        <w:t>ignored</w:t>
      </w:r>
      <w:proofErr w:type="spellEnd"/>
      <w:r w:rsidRPr="009B7320">
        <w:rPr>
          <w:bCs/>
          <w:shd w:val="clear" w:color="auto" w:fill="FFFFFF" w:themeFill="background1"/>
          <w:lang w:val="tr-TR"/>
          <w:rPrChange w:id="175" w:author="Ayperi Ülkü" w:date="2024-03-19T22:15:00Z">
            <w:rPr>
              <w:bCs/>
              <w:highlight w:val="yellow"/>
              <w:lang w:val="tr-TR"/>
            </w:rPr>
          </w:rPrChange>
        </w:rPr>
        <w:t>.</w:t>
      </w:r>
      <w:r w:rsidRPr="00A14C2E">
        <w:rPr>
          <w:bCs/>
          <w:lang w:val="tr-TR"/>
        </w:rPr>
        <w:t xml:space="preserve"> </w:t>
      </w:r>
      <w:r w:rsidRPr="00A14C2E">
        <w:t xml:space="preserve">In this paper, </w:t>
      </w:r>
      <w:ins w:id="176" w:author="Ayperi Ülkü" w:date="2024-03-19T23:12:00Z">
        <w:r>
          <w:t>taking these</w:t>
        </w:r>
      </w:ins>
      <w:ins w:id="177" w:author="Ayperi Ülkü" w:date="2024-03-19T23:30:00Z">
        <w:r>
          <w:t xml:space="preserve"> two</w:t>
        </w:r>
      </w:ins>
      <w:ins w:id="178" w:author="Ayperi Ülkü" w:date="2024-03-19T23:12:00Z">
        <w:r>
          <w:t xml:space="preserve"> factors into account, </w:t>
        </w:r>
      </w:ins>
      <w:r w:rsidRPr="00A14C2E">
        <w:t>we present simulation results obtained using TCAD tools for a 3-D silicon on insulator (SOI) n-</w:t>
      </w:r>
      <w:r>
        <w:t>FinFET</w:t>
      </w:r>
      <w:r w:rsidRPr="00A14C2E">
        <w:t xml:space="preserve"> structure with various </w:t>
      </w:r>
      <w:ins w:id="179" w:author="Ayperi Ülkü" w:date="2024-03-17T02:19:00Z">
        <w:r>
          <w:t xml:space="preserve">gate dielectrics with </w:t>
        </w:r>
      </w:ins>
      <w:r>
        <w:t>“</w:t>
      </w:r>
      <w:del w:id="180" w:author="Ayperi Ülkü" w:date="2024-03-17T01:17:00Z">
        <w:r w:rsidRPr="00A14C2E" w:rsidDel="00482769">
          <w:delText xml:space="preserve">functionally graded materials (FGMs) </w:delText>
        </w:r>
      </w:del>
      <w:ins w:id="181" w:author="Ayperi Ülkü" w:date="2024-03-17T01:58:00Z">
        <w:r w:rsidRPr="00A14C2E">
          <w:t>κ</w:t>
        </w:r>
        <w:r>
          <w:t>-</w:t>
        </w:r>
      </w:ins>
      <w:r>
        <w:t>graded</w:t>
      </w:r>
      <w:ins w:id="182" w:author="Ayperi Ülkü" w:date="2024-03-17T01:58:00Z">
        <w:r>
          <w:t xml:space="preserve"> stacking</w:t>
        </w:r>
      </w:ins>
      <w:r>
        <w:t>”</w:t>
      </w:r>
      <w:ins w:id="183" w:author="Ayperi Ülkü" w:date="2024-03-17T02:18:00Z">
        <w:r>
          <w:t xml:space="preserve"> </w:t>
        </w:r>
      </w:ins>
      <w:ins w:id="184" w:author="Ayperi Ülkü" w:date="2024-03-17T01:58:00Z">
        <w:r>
          <w:t>in</w:t>
        </w:r>
      </w:ins>
      <w:del w:id="185" w:author="Ayperi Ülkü" w:date="2024-03-17T01:17:00Z">
        <w:r w:rsidRPr="00A14C2E" w:rsidDel="00482769">
          <w:delText xml:space="preserve">as </w:delText>
        </w:r>
      </w:del>
      <w:del w:id="186" w:author="Ayperi Ülkü" w:date="2024-03-17T01:58:00Z">
        <w:r w:rsidRPr="00A14C2E" w:rsidDel="00F7632B">
          <w:delText>gate dielectric</w:delText>
        </w:r>
      </w:del>
      <w:ins w:id="187" w:author="Ayperi Ülkü" w:date="2024-03-17T01:18:00Z">
        <w:r>
          <w:t xml:space="preserve"> </w:t>
        </w:r>
      </w:ins>
      <w:r>
        <w:t>FinFET</w:t>
      </w:r>
      <w:ins w:id="188" w:author="Ayperi Ülkü" w:date="2024-03-17T01:18:00Z">
        <w:r>
          <w:t xml:space="preserve"> geometries</w:t>
        </w:r>
      </w:ins>
      <w:ins w:id="189" w:author="Ayperi Ülkü" w:date="2024-03-19T21:41:00Z">
        <w:r>
          <w:t xml:space="preserve"> by</w:t>
        </w:r>
      </w:ins>
      <w:ins w:id="190" w:author="Ayperi Ülkü" w:date="2024-03-19T21:42:00Z">
        <w:r>
          <w:t xml:space="preserve"> utilizing </w:t>
        </w:r>
      </w:ins>
      <w:ins w:id="191" w:author="Ayperi Ülkü" w:date="2024-03-19T21:43:00Z">
        <w:r>
          <w:t>of the dielectric stack</w:t>
        </w:r>
      </w:ins>
      <w:del w:id="192" w:author="Ayperi Ülkü" w:date="2024-03-17T00:41:00Z">
        <w:r w:rsidRPr="00A14C2E" w:rsidDel="008F07DC">
          <w:delText>, with a gate length of 14 nm at 300</w:delText>
        </w:r>
        <w:r w:rsidDel="008F07DC">
          <w:delText xml:space="preserve"> </w:delText>
        </w:r>
        <w:r w:rsidRPr="00A14C2E" w:rsidDel="008F07DC">
          <w:delText>K</w:delText>
        </w:r>
      </w:del>
      <w:r w:rsidRPr="00A14C2E">
        <w:t xml:space="preserve">. </w:t>
      </w:r>
      <w:ins w:id="193" w:author="Ayperi Ülkü" w:date="2024-03-17T00:26:00Z">
        <w:r>
          <w:t>In conjunction with studies</w:t>
        </w:r>
      </w:ins>
      <w:ins w:id="194" w:author="Ayperi Ülkü" w:date="2024-03-17T00:27:00Z">
        <w:r>
          <w:t xml:space="preserve"> on stacked laminates of gate-oxides</w:t>
        </w:r>
      </w:ins>
      <w:ins w:id="195" w:author="Ayperi Ülkü" w:date="2024-03-17T03:10:00Z">
        <w:r>
          <w:t xml:space="preserve"> </w:t>
        </w:r>
      </w:ins>
      <w:ins w:id="196" w:author="Ayperi Ülkü" w:date="2024-03-17T00:29:00Z">
        <w:r>
          <w:t xml:space="preserve">like </w:t>
        </w:r>
        <w:r w:rsidRPr="00A14C2E">
          <w:t>SiO</w:t>
        </w:r>
        <w:r w:rsidRPr="00A14C2E">
          <w:rPr>
            <w:vertAlign w:val="subscript"/>
          </w:rPr>
          <w:t>2</w:t>
        </w:r>
        <w:r w:rsidRPr="00A14C2E">
          <w:t>, Al</w:t>
        </w:r>
        <w:r w:rsidRPr="00A14C2E">
          <w:rPr>
            <w:vertAlign w:val="subscript"/>
          </w:rPr>
          <w:t>2</w:t>
        </w:r>
        <w:r w:rsidRPr="00A14C2E">
          <w:t>O</w:t>
        </w:r>
        <w:r w:rsidRPr="00A14C2E">
          <w:rPr>
            <w:vertAlign w:val="subscript"/>
          </w:rPr>
          <w:t>3</w:t>
        </w:r>
        <w:r>
          <w:rPr>
            <w:vertAlign w:val="subscript"/>
          </w:rPr>
          <w:t xml:space="preserve"> </w:t>
        </w:r>
        <w:r>
          <w:t xml:space="preserve">and </w:t>
        </w:r>
        <w:r w:rsidRPr="00A14C2E">
          <w:t>HfO</w:t>
        </w:r>
        <w:r w:rsidRPr="00A14C2E">
          <w:rPr>
            <w:vertAlign w:val="subscript"/>
          </w:rPr>
          <w:t>2</w:t>
        </w:r>
      </w:ins>
      <w:ins w:id="197" w:author="Ayperi Ülkü" w:date="2024-03-17T00:33:00Z">
        <w:r>
          <w:rPr>
            <w:vertAlign w:val="subscript"/>
          </w:rPr>
          <w:t>,</w:t>
        </w:r>
      </w:ins>
      <w:ins w:id="198" w:author="Ayperi Ülkü" w:date="2024-03-17T00:29:00Z">
        <w:r w:rsidRPr="00A14C2E">
          <w:t xml:space="preserve"> </w:t>
        </w:r>
      </w:ins>
      <w:ins w:id="199" w:author="Ayperi Ülkü" w:date="2024-03-17T00:27:00Z">
        <w:r>
          <w:t xml:space="preserve">this </w:t>
        </w:r>
      </w:ins>
      <w:del w:id="200" w:author="Ayperi Ülkü" w:date="2024-03-17T00:26:00Z">
        <w:r w:rsidRPr="00A14C2E" w:rsidDel="00F77875">
          <w:delText xml:space="preserve">Study </w:delText>
        </w:r>
      </w:del>
      <w:ins w:id="201" w:author="Ayperi Ülkü" w:date="2024-03-17T00:26:00Z">
        <w:r>
          <w:t>s</w:t>
        </w:r>
        <w:r w:rsidRPr="00A14C2E">
          <w:t xml:space="preserve">tudy </w:t>
        </w:r>
        <w:r>
          <w:t xml:space="preserve">further </w:t>
        </w:r>
      </w:ins>
      <w:r w:rsidRPr="00A14C2E">
        <w:t xml:space="preserve">explores </w:t>
      </w:r>
      <w:ins w:id="202" w:author="Ayperi Ülkü" w:date="2024-03-19T21:56:00Z">
        <w:r>
          <w:t xml:space="preserve">role of </w:t>
        </w:r>
      </w:ins>
      <w:ins w:id="203" w:author="Ayperi Ülkü" w:date="2024-03-19T21:43:00Z">
        <w:r>
          <w:t>order</w:t>
        </w:r>
      </w:ins>
      <w:ins w:id="204" w:author="Ayperi Ülkü" w:date="2024-03-19T21:56:00Z">
        <w:r>
          <w:t>ed</w:t>
        </w:r>
      </w:ins>
      <w:ins w:id="205" w:author="Ayperi Ülkü" w:date="2024-03-19T21:43:00Z">
        <w:r>
          <w:t xml:space="preserve"> </w:t>
        </w:r>
      </w:ins>
      <w:del w:id="206" w:author="Ayperi Ülkü" w:date="2024-03-17T00:27:00Z">
        <w:r w:rsidRPr="00A14C2E" w:rsidDel="00F77875">
          <w:delText xml:space="preserve">the potential of FGMs </w:delText>
        </w:r>
      </w:del>
      <w:ins w:id="207" w:author="Ayperi Ülkü" w:date="2024-03-17T00:28:00Z">
        <w:r>
          <w:t>stacking of oxide</w:t>
        </w:r>
      </w:ins>
      <w:ins w:id="208" w:author="Ayperi Ülkü" w:date="2024-03-17T00:30:00Z">
        <w:r>
          <w:t xml:space="preserve"> laminates </w:t>
        </w:r>
      </w:ins>
      <w:r>
        <w:t>towards gate metal with</w:t>
      </w:r>
      <w:ins w:id="209" w:author="Ayperi Ülkü" w:date="2024-03-17T00:28:00Z">
        <w:r>
          <w:t xml:space="preserve"> increasi</w:t>
        </w:r>
      </w:ins>
      <w:r>
        <w:t>ng</w:t>
      </w:r>
      <w:ins w:id="210" w:author="Ayperi Ülkü" w:date="2024-03-19T21:43:00Z">
        <w:r>
          <w:t xml:space="preserve"> </w:t>
        </w:r>
      </w:ins>
      <w:del w:id="211" w:author="Ayperi Ülkü" w:date="2024-03-19T21:43:00Z">
        <w:r w:rsidDel="009B7320">
          <w:delText xml:space="preserve">lyordered </w:delText>
        </w:r>
      </w:del>
      <w:ins w:id="212" w:author="Ayperi Ülkü" w:date="2024-03-17T00:42:00Z">
        <w:r w:rsidRPr="00A14C2E">
          <w:t>κ</w:t>
        </w:r>
      </w:ins>
      <w:ins w:id="213" w:author="Ayperi Ülkü" w:date="2024-03-17T02:19:00Z">
        <w:r>
          <w:t xml:space="preserve"> value</w:t>
        </w:r>
      </w:ins>
      <w:r>
        <w:t>,</w:t>
      </w:r>
      <w:ins w:id="214" w:author="Ayperi Ülkü" w:date="2024-03-17T00:28:00Z">
        <w:r>
          <w:t xml:space="preserve"> </w:t>
        </w:r>
      </w:ins>
      <w:ins w:id="215" w:author="Ayperi Ülkü" w:date="2024-03-17T00:36:00Z">
        <w:r>
          <w:t xml:space="preserve">artificially forming a </w:t>
        </w:r>
      </w:ins>
      <w:ins w:id="216" w:author="Ayperi Ülkü" w:date="2024-03-17T00:42:00Z">
        <w:r w:rsidRPr="00A14C2E">
          <w:t>κ</w:t>
        </w:r>
      </w:ins>
      <w:ins w:id="217" w:author="Ayperi Ülkü" w:date="2024-03-17T00:36:00Z">
        <w:r>
          <w:t xml:space="preserve">-graded </w:t>
        </w:r>
      </w:ins>
      <w:ins w:id="218" w:author="Ayperi Ülkü" w:date="2024-03-17T01:21:00Z">
        <w:r>
          <w:t>functionally graded material (</w:t>
        </w:r>
      </w:ins>
      <w:ins w:id="219" w:author="Ayperi Ülkü" w:date="2024-03-17T00:36:00Z">
        <w:r>
          <w:t>FGM</w:t>
        </w:r>
      </w:ins>
      <w:ins w:id="220" w:author="Ayperi Ülkü" w:date="2024-03-17T01:21:00Z">
        <w:r>
          <w:t>)</w:t>
        </w:r>
      </w:ins>
      <w:ins w:id="221" w:author="Ayperi Ülkü" w:date="2024-03-17T00:36:00Z">
        <w:r>
          <w:t>.</w:t>
        </w:r>
      </w:ins>
      <w:ins w:id="222" w:author="Ayperi Ülkü" w:date="2024-03-17T00:28:00Z">
        <w:r>
          <w:t xml:space="preserve"> </w:t>
        </w:r>
      </w:ins>
      <w:del w:id="223" w:author="Ayperi Ülkü" w:date="2024-03-19T21:50:00Z">
        <w:r w:rsidDel="009B7320">
          <w:delText>FinFET with FGMs</w:delText>
        </w:r>
        <w:r w:rsidRPr="00A14C2E" w:rsidDel="009B7320">
          <w:delText xml:space="preserve">show better performance than single material dielectric when used as gate insulating materials. Results may provide versatile opportunities for optimizing </w:delText>
        </w:r>
        <w:r w:rsidDel="009B7320">
          <w:delText>FinFET</w:delText>
        </w:r>
        <w:r w:rsidRPr="00A14C2E" w:rsidDel="009B7320">
          <w:delText xml:space="preserve"> devices.</w:delText>
        </w:r>
      </w:del>
    </w:p>
    <w:p w14:paraId="14399F76" w14:textId="77777777" w:rsidR="00B74086" w:rsidRPr="00B74086" w:rsidRDefault="00B74086">
      <w:pPr>
        <w:pStyle w:val="MDPI31text"/>
        <w:ind w:left="2550" w:firstLine="0"/>
        <w:rPr>
          <w:shd w:val="clear" w:color="auto" w:fill="FFFFFF"/>
          <w:lang w:val="tr-TR"/>
        </w:rPr>
        <w:pPrChange w:id="224" w:author="Ayperi Ülkü" w:date="2024-03-16T23:20:00Z">
          <w:pPr>
            <w:pStyle w:val="MDPI31text"/>
          </w:pPr>
        </w:pPrChange>
      </w:pPr>
    </w:p>
    <w:p w14:paraId="6436862B" w14:textId="045B13B7" w:rsidR="00AB6167" w:rsidRPr="00A14C2E" w:rsidRDefault="003E0789" w:rsidP="003E0789">
      <w:pPr>
        <w:pStyle w:val="MDPI21heading1"/>
      </w:pPr>
      <w:r w:rsidRPr="00A14C2E">
        <w:t xml:space="preserve">2. </w:t>
      </w:r>
      <w:r w:rsidR="00E4035B">
        <w:t xml:space="preserve">Description of </w:t>
      </w:r>
      <w:r w:rsidRPr="00A14C2E">
        <w:t>Device Structure</w:t>
      </w:r>
    </w:p>
    <w:p w14:paraId="2CC02DF7" w14:textId="4B0BC01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 xml:space="preserve">(TCAD) structure for </w:t>
      </w:r>
      <w:r w:rsidR="00E4035B">
        <w:t>FinFET</w:t>
      </w:r>
      <w:r w:rsidRPr="00A14C2E">
        <w:t>s is shown</w:t>
      </w:r>
      <w:r w:rsidRPr="00A14C2E">
        <w:rPr>
          <w:shd w:val="clear" w:color="auto" w:fill="FFFFFF"/>
        </w:rPr>
        <w:t xml:space="preserve"> </w:t>
      </w:r>
      <w:r w:rsidRPr="00A14C2E">
        <w:t xml:space="preserve">in Fig. 1. </w:t>
      </w:r>
    </w:p>
    <w:p w14:paraId="1AC5F92A" w14:textId="353320F9"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225"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226" w:author="Ayperi Ülkü" w:date="2024-03-16T23:13:00Z">
        <w:r w:rsidR="00394086">
          <w:t xml:space="preserve"> </w:t>
        </w:r>
      </w:ins>
      <w:r w:rsidRPr="00A14C2E">
        <w:t>nm channel width (W</w:t>
      </w:r>
      <w:r w:rsidRPr="00A14C2E">
        <w:rPr>
          <w:vertAlign w:val="subscript"/>
        </w:rPr>
        <w:t>FET</w:t>
      </w:r>
      <w:r w:rsidRPr="00A14C2E">
        <w:t>), 5</w:t>
      </w:r>
      <w:ins w:id="227" w:author="Ayperi Ülkü" w:date="2024-03-16T23:13:00Z">
        <w:r w:rsidR="00394086">
          <w:t xml:space="preserve"> </w:t>
        </w:r>
      </w:ins>
      <w:r w:rsidRPr="00A14C2E">
        <w:t>nm channel height (</w:t>
      </w:r>
      <w:proofErr w:type="spellStart"/>
      <w:r w:rsidRPr="00A14C2E">
        <w:t>h</w:t>
      </w:r>
      <w:r w:rsidRPr="00A14C2E">
        <w:rPr>
          <w:vertAlign w:val="subscript"/>
        </w:rPr>
        <w:t>fin</w:t>
      </w:r>
      <w:proofErr w:type="spellEnd"/>
      <w:r w:rsidRPr="00A14C2E">
        <w:t xml:space="preserve">) </w:t>
      </w:r>
      <w:r w:rsidR="00E4035B">
        <w:t>FinFET</w:t>
      </w:r>
      <w:r w:rsidRPr="00A14C2E">
        <w:t xml:space="preserve"> structure, then formed 13 different FGM materials with systematically varying thickness of mentioned </w:t>
      </w:r>
      <w:r w:rsidRPr="00A14C2E">
        <w:lastRenderedPageBreak/>
        <w:t>dielectrics to form a graded structured 3</w:t>
      </w:r>
      <w:ins w:id="228"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01FED95" w:rsidR="00AB6167" w:rsidRPr="00A14C2E" w:rsidRDefault="00616DB5" w:rsidP="003E0789">
      <w:pPr>
        <w:pStyle w:val="MDPI52figure"/>
        <w:ind w:left="2608"/>
        <w:jc w:val="left"/>
      </w:pPr>
      <w:r w:rsidRPr="00A14C2E">
        <w:rPr>
          <w:noProof/>
          <w:lang w:eastAsia="en-US" w:bidi="ar-SA"/>
        </w:rPr>
        <mc:AlternateContent>
          <mc:Choice Requires="wps">
            <w:drawing>
              <wp:anchor distT="0" distB="0" distL="114300" distR="114300" simplePos="0" relativeHeight="251664384" behindDoc="0" locked="0" layoutInCell="1" allowOverlap="1" wp14:anchorId="613D3A60" wp14:editId="39C10D3F">
                <wp:simplePos x="0" y="0"/>
                <wp:positionH relativeFrom="column">
                  <wp:posOffset>4018085</wp:posOffset>
                </wp:positionH>
                <wp:positionV relativeFrom="paragraph">
                  <wp:posOffset>119770</wp:posOffset>
                </wp:positionV>
                <wp:extent cx="527050" cy="4220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5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95302"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45pt" to="357.9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2336" behindDoc="0" locked="0" layoutInCell="1" allowOverlap="1" wp14:anchorId="7C6442F1" wp14:editId="109693E2">
                <wp:simplePos x="0" y="0"/>
                <wp:positionH relativeFrom="column">
                  <wp:posOffset>4475286</wp:posOffset>
                </wp:positionH>
                <wp:positionV relativeFrom="paragraph">
                  <wp:posOffset>787986</wp:posOffset>
                </wp:positionV>
                <wp:extent cx="435952" cy="157480"/>
                <wp:effectExtent l="0" t="0" r="21590" b="33020"/>
                <wp:wrapNone/>
                <wp:docPr id="864118535" name="Straight Connector 864118535"/>
                <wp:cNvGraphicFramePr/>
                <a:graphic xmlns:a="http://schemas.openxmlformats.org/drawingml/2006/main">
                  <a:graphicData uri="http://schemas.microsoft.com/office/word/2010/wordprocessingShape">
                    <wps:wsp>
                      <wps:cNvCnPr/>
                      <wps:spPr>
                        <a:xfrm flipV="1">
                          <a:off x="0" y="0"/>
                          <a:ext cx="435952"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81544" id="Straight Connector 86411853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4pt,62.05pt" to="386.75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0288" behindDoc="0" locked="0" layoutInCell="1" allowOverlap="1" wp14:anchorId="034DA9AD" wp14:editId="5FD374AE">
                <wp:simplePos x="0" y="0"/>
                <wp:positionH relativeFrom="column">
                  <wp:posOffset>4615962</wp:posOffset>
                </wp:positionH>
                <wp:positionV relativeFrom="paragraph">
                  <wp:posOffset>1247531</wp:posOffset>
                </wp:positionV>
                <wp:extent cx="348615" cy="67994"/>
                <wp:effectExtent l="0" t="0" r="32385" b="27305"/>
                <wp:wrapNone/>
                <wp:docPr id="864118533" name="Straight Connector 864118533"/>
                <wp:cNvGraphicFramePr/>
                <a:graphic xmlns:a="http://schemas.openxmlformats.org/drawingml/2006/main">
                  <a:graphicData uri="http://schemas.microsoft.com/office/word/2010/wordprocessingShape">
                    <wps:wsp>
                      <wps:cNvCnPr/>
                      <wps:spPr>
                        <a:xfrm flipV="1">
                          <a:off x="0" y="0"/>
                          <a:ext cx="348615" cy="679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704C0" id="Straight Connector 86411853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45pt,98.25pt" to="390.9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" strokecolor="#4472c4 [3204]" strokeweight=".5pt">
                <v:stroke joinstyle="miter"/>
              </v:line>
            </w:pict>
          </mc:Fallback>
        </mc:AlternateContent>
      </w:r>
      <w:r w:rsidR="003E0789" w:rsidRPr="00A14C2E">
        <w:rPr>
          <w:noProof/>
          <w:lang w:eastAsia="en-US" w:bidi="ar-SA"/>
        </w:rPr>
        <mc:AlternateContent>
          <mc:Choice Requires="wps">
            <w:drawing>
              <wp:anchor distT="0" distB="0" distL="114300" distR="114300" simplePos="0" relativeHeight="251659264" behindDoc="0" locked="0" layoutInCell="1" allowOverlap="1" wp14:anchorId="329EC5FF" wp14:editId="1DB9598C">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3470F4" w:rsidRPr="00E4064C" w:rsidRDefault="003470F4"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" filled="f" stroked="f">
                <v:textbox style="mso-fit-shape-to-text:t">
                  <w:txbxContent>
                    <w:p w14:paraId="0957931D" w14:textId="77777777" w:rsidR="003470F4" w:rsidRPr="00E4064C" w:rsidRDefault="003470F4"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3360" behindDoc="0" locked="0" layoutInCell="1" allowOverlap="1" wp14:anchorId="00B1DACB" wp14:editId="316FBCE4">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" filled="f" stroked="f">
                <v:textbox style="mso-fit-shape-to-text:t">
                  <w:txbxContent>
                    <w:p w14:paraId="05F6D535"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1312" behindDoc="0" locked="0" layoutInCell="1" allowOverlap="1" wp14:anchorId="56997D72" wp14:editId="7E8F10DA">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" filled="f" stroked="f">
                <v:textbox style="mso-fit-shape-to-text:t">
                  <w:txbxContent>
                    <w:p w14:paraId="5819FC94"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00AB6167" w:rsidRPr="00A14C2E">
        <w:rPr>
          <w:noProof/>
          <w:lang w:eastAsia="en-US" w:bidi="ar-SA"/>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31809B0A"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proofErr w:type="spellStart"/>
      <w:r w:rsidR="00A62F7E">
        <w:rPr>
          <w:b/>
        </w:rPr>
        <w:t>G</w:t>
      </w:r>
      <w:ins w:id="229" w:author="Ayperi Ülkü" w:date="2024-03-17T00:42:00Z">
        <w:r w:rsidR="00A62F7E" w:rsidRPr="00A14C2E">
          <w:t>κ</w:t>
        </w:r>
      </w:ins>
      <w:proofErr w:type="spellEnd"/>
      <w:r w:rsidR="00A62F7E">
        <w:t>-</w:t>
      </w:r>
      <w:r w:rsidR="00E4035B">
        <w:t>FinFET</w:t>
      </w:r>
    </w:p>
    <w:p w14:paraId="02901490" w14:textId="791A1932" w:rsidR="00AB6167" w:rsidRPr="00A14C2E" w:rsidRDefault="003E0789" w:rsidP="003E0789">
      <w:pPr>
        <w:pStyle w:val="MDPI41tablecaption"/>
      </w:pPr>
      <w:r w:rsidRPr="00A14C2E">
        <w:rPr>
          <w:b/>
        </w:rPr>
        <w:t xml:space="preserve">Table 1. </w:t>
      </w:r>
      <w:r w:rsidR="00AB6167" w:rsidRPr="00A14C2E">
        <w:t xml:space="preserve">Proposed </w:t>
      </w:r>
      <w:proofErr w:type="spellStart"/>
      <w:r w:rsidR="00A62F7E">
        <w:rPr>
          <w:b/>
        </w:rPr>
        <w:t>G</w:t>
      </w:r>
      <w:ins w:id="230" w:author="Ayperi Ülkü" w:date="2024-03-17T00:42:00Z">
        <w:r w:rsidR="00A62F7E" w:rsidRPr="00A14C2E">
          <w:t>κ</w:t>
        </w:r>
      </w:ins>
      <w:proofErr w:type="spellEnd"/>
      <w:r w:rsidR="00A62F7E">
        <w:t>-</w:t>
      </w:r>
      <w:r w:rsidR="00E4035B">
        <w:t>FinFET</w:t>
      </w:r>
      <w:r w:rsidR="00AB6167" w:rsidRPr="00A14C2E">
        <w:t xml:space="preserve"> properties</w:t>
      </w:r>
      <w:r w:rsidRPr="00A14C2E">
        <w:t>.</w:t>
      </w:r>
    </w:p>
    <w:tbl>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231" w:author="Ayperi Ülkü" w:date="2024-03-16T23:13:00Z">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232">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233"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234"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235"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36" w:author="Ayperi Ülkü" w:date="2024-03-16T23:13:00Z">
              <w:tcPr>
                <w:tcW w:w="3964" w:type="dxa"/>
                <w:tcBorders>
                  <w:top w:val="single" w:sz="4"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tcBorders>
            <w:shd w:val="clear" w:color="auto" w:fill="auto"/>
            <w:vAlign w:val="center"/>
            <w:tcPrChange w:id="237" w:author="Ayperi Ülkü" w:date="2024-03-16T23:13:00Z">
              <w:tcPr>
                <w:tcW w:w="1560" w:type="dxa"/>
                <w:tcBorders>
                  <w:top w:val="single" w:sz="4"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tcBorders>
            <w:shd w:val="clear" w:color="auto" w:fill="auto"/>
            <w:vAlign w:val="center"/>
            <w:tcPrChange w:id="238" w:author="Ayperi Ülkü" w:date="2024-03-16T23:13:00Z">
              <w:tcPr>
                <w:tcW w:w="3543" w:type="dxa"/>
                <w:tcBorders>
                  <w:top w:val="single" w:sz="4"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39"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240"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241"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2"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243"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44"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5"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246"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247"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248"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9"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250" w:author="Ayperi Ülkü" w:date="2024-03-16T23:13:00Z"/>
                <w:b w:val="0"/>
                <w:sz w:val="20"/>
              </w:rPr>
            </w:pPr>
            <w:del w:id="251" w:author="Ayperi Ülkü" w:date="2024-03-16T23:13:00Z">
              <w:r w:rsidRPr="00A14C2E" w:rsidDel="00394086">
                <w:rPr>
                  <w:b w:val="0"/>
                  <w:sz w:val="20"/>
                </w:rPr>
                <w:delText>Gate-to-Gate length</w:delText>
              </w:r>
            </w:del>
          </w:p>
        </w:tc>
        <w:tc>
          <w:tcPr>
            <w:tcW w:w="1353" w:type="dxa"/>
            <w:shd w:val="clear" w:color="auto" w:fill="auto"/>
            <w:vAlign w:val="center"/>
            <w:tcPrChange w:id="252"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53" w:author="Ayperi Ülkü" w:date="2024-03-16T23:13:00Z"/>
                <w:sz w:val="20"/>
              </w:rPr>
            </w:pPr>
            <w:del w:id="254" w:author="Ayperi Ülkü" w:date="2024-03-16T23:13:00Z">
              <w:r w:rsidRPr="00A14C2E" w:rsidDel="00394086">
                <w:rPr>
                  <w:sz w:val="20"/>
                </w:rPr>
                <w:delText>X nm</w:delText>
              </w:r>
            </w:del>
          </w:p>
        </w:tc>
        <w:tc>
          <w:tcPr>
            <w:tcW w:w="3070" w:type="dxa"/>
            <w:shd w:val="clear" w:color="auto" w:fill="auto"/>
            <w:vAlign w:val="center"/>
            <w:tcPrChange w:id="255"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56" w:author="Ayperi Ülkü" w:date="2024-03-16T23:13:00Z"/>
                <w:sz w:val="20"/>
              </w:rPr>
            </w:pPr>
            <w:del w:id="257"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58"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259"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60"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61" w:author="Ayperi Ülkü" w:date="2024-03-16T23:13:00Z">
              <w:tcPr>
                <w:tcW w:w="3964" w:type="dxa"/>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shd w:val="clear" w:color="auto" w:fill="auto"/>
            <w:vAlign w:val="center"/>
            <w:tcPrChange w:id="262" w:author="Ayperi Ülkü" w:date="2024-03-16T23:13:00Z">
              <w:tcPr>
                <w:tcW w:w="1560" w:type="dxa"/>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shd w:val="clear" w:color="auto" w:fill="auto"/>
            <w:vAlign w:val="center"/>
            <w:tcPrChange w:id="263" w:author="Ayperi Ülkü" w:date="2024-03-16T23:13:00Z">
              <w:tcPr>
                <w:tcW w:w="3543" w:type="dxa"/>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64"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265"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266"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67" w:author="Ayperi Ülkü" w:date="2024-03-16T23:13:00Z">
              <w:tcPr>
                <w:tcW w:w="3964" w:type="dxa"/>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shd w:val="clear" w:color="auto" w:fill="auto"/>
            <w:vAlign w:val="center"/>
            <w:tcPrChange w:id="268" w:author="Ayperi Ülkü" w:date="2024-03-16T23:13:00Z">
              <w:tcPr>
                <w:tcW w:w="1560" w:type="dxa"/>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shd w:val="clear" w:color="auto" w:fill="auto"/>
            <w:vAlign w:val="center"/>
            <w:tcPrChange w:id="269" w:author="Ayperi Ülkü" w:date="2024-03-16T23:13:00Z">
              <w:tcPr>
                <w:tcW w:w="3543" w:type="dxa"/>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0"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271"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272"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3" w:author="Ayperi Ülkü" w:date="2024-03-16T23:13:00Z">
              <w:tcPr>
                <w:tcW w:w="3964" w:type="dxa"/>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shd w:val="clear" w:color="auto" w:fill="auto"/>
            <w:vAlign w:val="center"/>
            <w:tcPrChange w:id="274" w:author="Ayperi Ülkü" w:date="2024-03-16T23:13:00Z">
              <w:tcPr>
                <w:tcW w:w="1560" w:type="dxa"/>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shd w:val="clear" w:color="auto" w:fill="auto"/>
            <w:vAlign w:val="center"/>
            <w:tcPrChange w:id="275" w:author="Ayperi Ülkü" w:date="2024-03-16T23:13:00Z">
              <w:tcPr>
                <w:tcW w:w="3543" w:type="dxa"/>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6"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277"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278"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9" w:author="Ayperi Ülkü" w:date="2024-03-16T23:13:00Z">
              <w:tcPr>
                <w:tcW w:w="3964" w:type="dxa"/>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shd w:val="clear" w:color="auto" w:fill="auto"/>
            <w:vAlign w:val="center"/>
            <w:tcPrChange w:id="280" w:author="Ayperi Ülkü" w:date="2024-03-16T23:13:00Z">
              <w:tcPr>
                <w:tcW w:w="1560" w:type="dxa"/>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281" w:author="Ayperi Ülkü" w:date="2024-03-16T23:13:00Z">
              <w:tcPr>
                <w:tcW w:w="3543" w:type="dxa"/>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82"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283"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284"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bottom w:val="single" w:sz="8" w:space="0" w:color="auto"/>
            </w:tcBorders>
            <w:shd w:val="clear" w:color="auto" w:fill="auto"/>
            <w:vAlign w:val="center"/>
            <w:tcPrChange w:id="285" w:author="Ayperi Ülkü" w:date="2024-03-16T23:13:00Z">
              <w:tcPr>
                <w:tcW w:w="3964" w:type="dxa"/>
                <w:tcBorders>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bottom w:val="single" w:sz="8" w:space="0" w:color="auto"/>
            </w:tcBorders>
            <w:shd w:val="clear" w:color="auto" w:fill="auto"/>
            <w:vAlign w:val="center"/>
            <w:tcPrChange w:id="286" w:author="Ayperi Ülkü" w:date="2024-03-16T23:13:00Z">
              <w:tcPr>
                <w:tcW w:w="1560" w:type="dxa"/>
                <w:tcBorders>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bottom w:val="single" w:sz="8" w:space="0" w:color="auto"/>
            </w:tcBorders>
            <w:shd w:val="clear" w:color="auto" w:fill="auto"/>
            <w:vAlign w:val="center"/>
            <w:tcPrChange w:id="287" w:author="Ayperi Ülkü" w:date="2024-03-16T23:13:00Z">
              <w:tcPr>
                <w:tcW w:w="3543" w:type="dxa"/>
                <w:tcBorders>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51DE1E48" w14:textId="342DB6E3" w:rsidR="00E4035B" w:rsidRDefault="00E4035B" w:rsidP="003E0789">
      <w:pPr>
        <w:pStyle w:val="MDPI21heading1"/>
        <w:rPr>
          <w:b w:val="0"/>
        </w:rPr>
      </w:pPr>
      <w:r>
        <w:rPr>
          <w:b w:val="0"/>
        </w:rPr>
        <w:t xml:space="preserve">Figure 2. </w:t>
      </w:r>
      <w:r w:rsidRPr="00E4035B">
        <w:rPr>
          <w:b w:val="0"/>
        </w:rPr>
        <w:t>depict</w:t>
      </w:r>
      <w:r>
        <w:rPr>
          <w:b w:val="0"/>
        </w:rPr>
        <w:t>s</w:t>
      </w:r>
      <w:r w:rsidRPr="00E4035B">
        <w:rPr>
          <w:b w:val="0"/>
        </w:rPr>
        <w:t xml:space="preserve"> the cross-sectional view of the </w:t>
      </w:r>
      <w:proofErr w:type="spellStart"/>
      <w:r w:rsidR="00A62F7E">
        <w:rPr>
          <w:b w:val="0"/>
        </w:rPr>
        <w:t>G</w:t>
      </w:r>
      <w:ins w:id="288" w:author="Ayperi Ülkü" w:date="2024-03-17T00:42:00Z">
        <w:r w:rsidR="00A62F7E" w:rsidRPr="00A14C2E">
          <w:t>κ</w:t>
        </w:r>
      </w:ins>
      <w:proofErr w:type="spellEnd"/>
      <w:r w:rsidR="00A62F7E">
        <w:rPr>
          <w:b w:val="0"/>
        </w:rPr>
        <w:t>-</w:t>
      </w:r>
      <w:r>
        <w:rPr>
          <w:b w:val="0"/>
        </w:rPr>
        <w:t>FinFET</w:t>
      </w:r>
      <w:r w:rsidRPr="00E4035B">
        <w:rPr>
          <w:b w:val="0"/>
        </w:rPr>
        <w:t xml:space="preserve"> implemented using stack approach. The design parameters considered for the device are depicted in Table 1. Both the device structures are of n-type </w:t>
      </w:r>
      <w:r>
        <w:rPr>
          <w:b w:val="0"/>
        </w:rPr>
        <w:t>FinFET</w:t>
      </w:r>
      <w:r w:rsidRPr="00E4035B">
        <w:rPr>
          <w:b w:val="0"/>
        </w:rPr>
        <w:t xml:space="preserve">, comprising of two gates, control gate and polarity gate which are isolated in nature. The control gates and the polarity gates are used for modulation of effective tunnelling barrier width. The Work function of </w:t>
      </w:r>
      <w:r w:rsidR="00A62F7E">
        <w:rPr>
          <w:b w:val="0"/>
        </w:rPr>
        <w:t>5</w:t>
      </w:r>
      <w:r w:rsidRPr="00E4035B">
        <w:rPr>
          <w:b w:val="0"/>
        </w:rPr>
        <w:t xml:space="preserve"> eV, is applied at the control gate thus converting n + layer under the control gate into intrinsic region and a work function of 5.93 eV is applied at the polarity gate, thus, converting n + layer under polarity gate into p+, which acts as the source region. Thus, n + −n + −n + region is converted into n + −i–p + region which works as n + −i–p + </w:t>
      </w:r>
      <w:r>
        <w:rPr>
          <w:b w:val="0"/>
        </w:rPr>
        <w:t>FinFET</w:t>
      </w:r>
      <w:r w:rsidRPr="00E4035B">
        <w:rPr>
          <w:b w:val="0"/>
        </w:rPr>
        <w:t xml:space="preserve">. The work function of 5.93 eV (Platinum) has been used at the source metal electrode in order to form the source region through concept of charge plasma, by inducing approximately 1019/cm3 of </w:t>
      </w:r>
      <w:proofErr w:type="gramStart"/>
      <w:r w:rsidRPr="00E4035B">
        <w:rPr>
          <w:b w:val="0"/>
        </w:rPr>
        <w:t>hole</w:t>
      </w:r>
      <w:proofErr w:type="gramEnd"/>
      <w:r w:rsidRPr="00E4035B">
        <w:rPr>
          <w:b w:val="0"/>
        </w:rPr>
        <w:t xml:space="preserve"> concentration on the silicon surface at the source side of device [26]. Similarly, the work function of 3.9 eV has been used at drain side, to form the drain re</w:t>
      </w:r>
      <w:r w:rsidRPr="00E4035B">
        <w:rPr>
          <w:b w:val="0"/>
        </w:rPr>
        <w:lastRenderedPageBreak/>
        <w:t xml:space="preserve">gion through charge plasma concept, by inducing electron concentration on silicon surface at drain side of device. All the parameters for </w:t>
      </w:r>
      <w:r>
        <w:rPr>
          <w:b w:val="0"/>
        </w:rPr>
        <w:t>FinFET</w:t>
      </w:r>
      <w:r w:rsidRPr="00E4035B">
        <w:rPr>
          <w:b w:val="0"/>
        </w:rPr>
        <w:t xml:space="preserve"> same, with one main difference. In the case of the SO PG </w:t>
      </w:r>
      <w:r>
        <w:rPr>
          <w:b w:val="0"/>
        </w:rPr>
        <w:t>FinFET</w:t>
      </w:r>
      <w:r w:rsidRPr="00E4035B">
        <w:rPr>
          <w:b w:val="0"/>
        </w:rPr>
        <w:t xml:space="preserve">, (SiO2 + HfO2) stack is used, while in the case of PG </w:t>
      </w:r>
      <w:r>
        <w:rPr>
          <w:b w:val="0"/>
        </w:rPr>
        <w:t>FİNFET</w:t>
      </w:r>
      <w:r w:rsidRPr="00E4035B">
        <w:rPr>
          <w:b w:val="0"/>
        </w:rPr>
        <w:t xml:space="preserve">, only SiO2 stack is used. Both the positive and negative ITCs are applied at the silicon oxide interface. </w:t>
      </w:r>
    </w:p>
    <w:p w14:paraId="2D4000FA" w14:textId="77777777" w:rsidR="00E4035B" w:rsidRDefault="00E4035B" w:rsidP="003E0789">
      <w:pPr>
        <w:pStyle w:val="MDPI21heading1"/>
        <w:rPr>
          <w:b w:val="0"/>
        </w:rPr>
      </w:pPr>
      <w:r w:rsidRPr="00E4035B">
        <w:rPr>
          <w:b w:val="0"/>
        </w:rPr>
        <w:t xml:space="preserve">The fixed charge density of ITCs is taken to be </w:t>
      </w:r>
      <w:proofErr w:type="spellStart"/>
      <w:r w:rsidRPr="00E4035B">
        <w:rPr>
          <w:b w:val="0"/>
        </w:rPr>
        <w:t>Nf</w:t>
      </w:r>
      <w:proofErr w:type="spellEnd"/>
      <w:r w:rsidRPr="00E4035B">
        <w:rPr>
          <w:b w:val="0"/>
        </w:rPr>
        <w:t xml:space="preserve"> = ±1.0 × 1012 /</w:t>
      </w:r>
      <w:proofErr w:type="gramStart"/>
      <w:r w:rsidRPr="00E4035B">
        <w:rPr>
          <w:b w:val="0"/>
        </w:rPr>
        <w:t>cm2 )</w:t>
      </w:r>
      <w:proofErr w:type="gramEnd"/>
      <w:r w:rsidRPr="00E4035B">
        <w:rPr>
          <w:b w:val="0"/>
        </w:rPr>
        <w:t xml:space="preserve"> [25, 27, 28]. It should be noted that in the simulation, INTERFACE statement from [29] has been considered to analyze the density of interface fixed charges and their position available at interface of silicon and oxide layer. </w:t>
      </w:r>
    </w:p>
    <w:p w14:paraId="76B9C2D9" w14:textId="77777777" w:rsidR="00E4035B" w:rsidRPr="00012EDF" w:rsidRDefault="00E4035B" w:rsidP="003E0789">
      <w:pPr>
        <w:pStyle w:val="MDPI21heading1"/>
        <w:rPr>
          <w:b w:val="0"/>
          <w:highlight w:val="yellow"/>
          <w:rPrChange w:id="289" w:author="Ayperi Ülkü" w:date="2024-03-19T23:39:00Z">
            <w:rPr>
              <w:b w:val="0"/>
            </w:rPr>
          </w:rPrChange>
        </w:rPr>
      </w:pPr>
      <w:r w:rsidRPr="00012EDF">
        <w:rPr>
          <w:b w:val="0"/>
          <w:highlight w:val="yellow"/>
          <w:rPrChange w:id="290" w:author="Ayperi Ülkü" w:date="2024-03-19T23:39:00Z">
            <w:rPr>
              <w:b w:val="0"/>
            </w:rPr>
          </w:rPrChange>
        </w:rPr>
        <w:t xml:space="preserve">INTERFACE statement has been implemented in Silvaco TCAD as follows: </w:t>
      </w:r>
    </w:p>
    <w:p w14:paraId="3808F917" w14:textId="04F4877A" w:rsidR="00E4035B" w:rsidRDefault="00E4035B" w:rsidP="003E0789">
      <w:pPr>
        <w:pStyle w:val="MDPI21heading1"/>
        <w:rPr>
          <w:b w:val="0"/>
        </w:rPr>
      </w:pPr>
      <w:r w:rsidRPr="00012EDF">
        <w:rPr>
          <w:b w:val="0"/>
          <w:highlight w:val="yellow"/>
          <w:rPrChange w:id="291" w:author="Ayperi Ülkü" w:date="2024-03-19T23:39:00Z">
            <w:rPr>
              <w:b w:val="0"/>
            </w:rPr>
          </w:rPrChange>
        </w:rPr>
        <w:t xml:space="preserve">INTERFACE QS=+1e12 </w:t>
      </w:r>
      <w:proofErr w:type="spellStart"/>
      <w:r w:rsidRPr="00012EDF">
        <w:rPr>
          <w:b w:val="0"/>
          <w:highlight w:val="yellow"/>
          <w:rPrChange w:id="292" w:author="Ayperi Ülkü" w:date="2024-03-19T23:39:00Z">
            <w:rPr>
              <w:b w:val="0"/>
            </w:rPr>
          </w:rPrChange>
        </w:rPr>
        <w:t>x.min</w:t>
      </w:r>
      <w:proofErr w:type="spellEnd"/>
      <w:r w:rsidRPr="00012EDF">
        <w:rPr>
          <w:b w:val="0"/>
          <w:highlight w:val="yellow"/>
          <w:rPrChange w:id="293" w:author="Ayperi Ülkü" w:date="2024-03-19T23:39:00Z">
            <w:rPr>
              <w:b w:val="0"/>
            </w:rPr>
          </w:rPrChange>
        </w:rPr>
        <w:t xml:space="preserve">=0.020 </w:t>
      </w:r>
      <w:proofErr w:type="spellStart"/>
      <w:r w:rsidRPr="00012EDF">
        <w:rPr>
          <w:b w:val="0"/>
          <w:highlight w:val="yellow"/>
          <w:rPrChange w:id="294" w:author="Ayperi Ülkü" w:date="2024-03-19T23:39:00Z">
            <w:rPr>
              <w:b w:val="0"/>
            </w:rPr>
          </w:rPrChange>
        </w:rPr>
        <w:t>x.max</w:t>
      </w:r>
      <w:proofErr w:type="spellEnd"/>
      <w:r w:rsidRPr="00012EDF">
        <w:rPr>
          <w:b w:val="0"/>
          <w:highlight w:val="yellow"/>
          <w:rPrChange w:id="295" w:author="Ayperi Ülkü" w:date="2024-03-19T23:39:00Z">
            <w:rPr>
              <w:b w:val="0"/>
            </w:rPr>
          </w:rPrChange>
        </w:rPr>
        <w:t xml:space="preserve">=0.040 </w:t>
      </w:r>
      <w:proofErr w:type="spellStart"/>
      <w:r w:rsidRPr="00012EDF">
        <w:rPr>
          <w:b w:val="0"/>
          <w:highlight w:val="yellow"/>
          <w:rPrChange w:id="296" w:author="Ayperi Ülkü" w:date="2024-03-19T23:39:00Z">
            <w:rPr>
              <w:b w:val="0"/>
            </w:rPr>
          </w:rPrChange>
        </w:rPr>
        <w:t>y.min</w:t>
      </w:r>
      <w:proofErr w:type="spellEnd"/>
      <w:r w:rsidRPr="00012EDF">
        <w:rPr>
          <w:b w:val="0"/>
          <w:highlight w:val="yellow"/>
          <w:rPrChange w:id="297" w:author="Ayperi Ülkü" w:date="2024-03-19T23:39:00Z">
            <w:rPr>
              <w:b w:val="0"/>
            </w:rPr>
          </w:rPrChange>
        </w:rPr>
        <w:t xml:space="preserve">=- 0.0030 </w:t>
      </w:r>
      <w:proofErr w:type="spellStart"/>
      <w:r w:rsidRPr="00012EDF">
        <w:rPr>
          <w:b w:val="0"/>
          <w:highlight w:val="yellow"/>
          <w:rPrChange w:id="298" w:author="Ayperi Ülkü" w:date="2024-03-19T23:39:00Z">
            <w:rPr>
              <w:b w:val="0"/>
            </w:rPr>
          </w:rPrChange>
        </w:rPr>
        <w:t>y.max</w:t>
      </w:r>
      <w:proofErr w:type="spellEnd"/>
      <w:r w:rsidRPr="00012EDF">
        <w:rPr>
          <w:b w:val="0"/>
          <w:highlight w:val="yellow"/>
          <w:rPrChange w:id="299" w:author="Ayperi Ülkü" w:date="2024-03-19T23:39:00Z">
            <w:rPr>
              <w:b w:val="0"/>
            </w:rPr>
          </w:rPrChange>
        </w:rPr>
        <w:t>=-0.0020.</w:t>
      </w:r>
      <w:r w:rsidRPr="00E4035B">
        <w:rPr>
          <w:b w:val="0"/>
        </w:rPr>
        <w:t xml:space="preserve"> </w:t>
      </w:r>
    </w:p>
    <w:p w14:paraId="33354E03" w14:textId="1BD5175F" w:rsidR="00E70CE5" w:rsidRPr="00E4035B" w:rsidRDefault="00E4035B" w:rsidP="003E0789">
      <w:pPr>
        <w:pStyle w:val="MDPI21heading1"/>
        <w:rPr>
          <w:b w:val="0"/>
        </w:rPr>
      </w:pPr>
      <w:r w:rsidRPr="00E4035B">
        <w:rPr>
          <w:b w:val="0"/>
        </w:rPr>
        <w:t xml:space="preserve">Here QS represents the interface charge density, and it can be positive or negative, x represents the channel length position in </w:t>
      </w:r>
      <w:proofErr w:type="spellStart"/>
      <w:r w:rsidRPr="00E4035B">
        <w:rPr>
          <w:b w:val="0"/>
        </w:rPr>
        <w:t>μm</w:t>
      </w:r>
      <w:proofErr w:type="spellEnd"/>
      <w:r w:rsidRPr="00E4035B">
        <w:rPr>
          <w:b w:val="0"/>
        </w:rPr>
        <w:t xml:space="preserve"> and y represents channel width position in </w:t>
      </w:r>
      <w:proofErr w:type="spellStart"/>
      <w:r w:rsidRPr="00E4035B">
        <w:rPr>
          <w:b w:val="0"/>
        </w:rPr>
        <w:t>μm</w:t>
      </w:r>
      <w:proofErr w:type="spellEnd"/>
      <w:r w:rsidRPr="00E4035B">
        <w:rPr>
          <w:b w:val="0"/>
        </w:rPr>
        <w:t xml:space="preserve">. Although the presence of interface traps is there at the interface of HfO2 and oxide layer in SO PG </w:t>
      </w:r>
      <w:r>
        <w:rPr>
          <w:b w:val="0"/>
        </w:rPr>
        <w:t>FinFET</w:t>
      </w:r>
      <w:r w:rsidRPr="00E4035B">
        <w:rPr>
          <w:b w:val="0"/>
        </w:rPr>
        <w:t xml:space="preserve"> and will be absent in case of PG </w:t>
      </w:r>
      <w:r>
        <w:rPr>
          <w:b w:val="0"/>
        </w:rPr>
        <w:t>FinFET</w:t>
      </w:r>
      <w:r w:rsidRPr="00E4035B">
        <w:rPr>
          <w:b w:val="0"/>
        </w:rPr>
        <w:t xml:space="preserve">, but in present manuscript only the ITCs along the channel length at the silicon and oxide interface has been considered. The ITCs at the HfO2 and oxide interface has been neglected because, in case of TFETs mainly the impact of drain junction and the tunneling junction is there on the device behavior [23]. The spacer thickness, which is 5 nm between polarity gate and source and electrodes, finds how the gate field is closer to the tunneling path towards the source side. Thus, while finding the tunneling probability it becomes an important parameter. The impact of ITCs on the dc performance, analog/RF and linear distortion performance of both the PG </w:t>
      </w:r>
      <w:r>
        <w:rPr>
          <w:b w:val="0"/>
        </w:rPr>
        <w:t>FinFET</w:t>
      </w:r>
      <w:r w:rsidRPr="00E4035B">
        <w:rPr>
          <w:b w:val="0"/>
        </w:rPr>
        <w:t xml:space="preserve"> and SO PG </w:t>
      </w:r>
      <w:r>
        <w:rPr>
          <w:b w:val="0"/>
        </w:rPr>
        <w:t>FinFET</w:t>
      </w:r>
      <w:r w:rsidRPr="00E4035B">
        <w:rPr>
          <w:b w:val="0"/>
        </w:rPr>
        <w:t xml:space="preserve"> has been studied in this work. 2-D Silvaco Atlas device simulator has been used to conduct all the simulations. Shockley Read Hall and Auger models have been used in order to account for presence of highly doped impurity atoms in channel and minority recombination region. Nonlocal band-to-band tunneling (BTBT) model [30, 31], has been used, which analyses the rate of generation of carriers at each point. For implementing this model, region of quantum tunneling are defined at interface of source and channel and drain and channel interface, in order to account for ON state tunnelling of carriers, and ambipolar nature of </w:t>
      </w:r>
      <w:r>
        <w:rPr>
          <w:b w:val="0"/>
        </w:rPr>
        <w:t>FİNFET</w:t>
      </w:r>
      <w:r w:rsidRPr="00E4035B">
        <w:rPr>
          <w:b w:val="0"/>
        </w:rPr>
        <w:t xml:space="preserve"> respectively. Use of bandgap narrowing model is done to account for high doping concentration in the channel region [20]. The quantum confinement model has also been applied, which is incorporated by using the Schrodinger Poisson model. The nonlocal BTBT model utilizes the isotropic tunneling effective mass of hole as well as the electron [32]. This model provides the solutions of Schrodinger’s equation, for the energies of the bound states in conduction bands and valence bands, as well as the solution of Poisson equation for electric potential. The Schrodinger’s equation solution also determines the quantum electron density calculations. Quantum electron density calculations have to be solved for wave function as well as magnitude of Eigen state energy at each cross section of the device. Fermi Dirac model has been used to calculate electron and hole concentrations, as well as wave function and Eigen energy [32]. These parameters have been utilized for calculating the potential using Poisson’s equation [32]. Schottky tunnelling model has also been used. The nonlocal trap-assisted tunneling (TAT) model has been incorporated in order to account for TAT, which is based on the Wentzel–Kramer–Brillouin (WKB) transmission coefficient with an exact tunneling barrier [33]. This model utilizes the material parameters that is tunneling mass of hole considered as 0.16 and tunneling mass of electron considered as 0.21 [34].</w:t>
      </w:r>
    </w:p>
    <w:p w14:paraId="7B2D8EC4" w14:textId="3CD785D0" w:rsidR="0055266E" w:rsidRDefault="0055266E" w:rsidP="003E0789">
      <w:pPr>
        <w:pStyle w:val="MDPI21heading1"/>
      </w:pPr>
      <w:r w:rsidRPr="0055266E">
        <w:rPr>
          <w:noProof/>
          <w:lang w:eastAsia="en-US" w:bidi="ar-SA"/>
        </w:rPr>
        <w:lastRenderedPageBreak/>
        <w:drawing>
          <wp:inline distT="0" distB="0" distL="0" distR="0" wp14:anchorId="68A32ABD" wp14:editId="7716CD4F">
            <wp:extent cx="2694015" cy="1845624"/>
            <wp:effectExtent l="0" t="0" r="0" b="2540"/>
            <wp:docPr id="714603398" name="Resim 1"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398" name="Resim 1" descr="ekran görüntüsü, diyagram, metin, çizgi içeren bir resim&#10;&#10;Açıklama otomatik olarak oluşturuldu"/>
                    <pic:cNvPicPr/>
                  </pic:nvPicPr>
                  <pic:blipFill>
                    <a:blip r:embed="rId10"/>
                    <a:stretch>
                      <a:fillRect/>
                    </a:stretch>
                  </pic:blipFill>
                  <pic:spPr>
                    <a:xfrm>
                      <a:off x="0" y="0"/>
                      <a:ext cx="2706019" cy="1853847"/>
                    </a:xfrm>
                    <a:prstGeom prst="rect">
                      <a:avLst/>
                    </a:prstGeom>
                  </pic:spPr>
                </pic:pic>
              </a:graphicData>
            </a:graphic>
          </wp:inline>
        </w:drawing>
      </w:r>
    </w:p>
    <w:p w14:paraId="702FE186" w14:textId="16398E71" w:rsidR="00E70CE5" w:rsidRPr="00A14C2E" w:rsidRDefault="00E70CE5" w:rsidP="00E70CE5">
      <w:pPr>
        <w:pStyle w:val="MDPI51figurecaption"/>
      </w:pPr>
      <w:r w:rsidRPr="00012EDF">
        <w:rPr>
          <w:b/>
          <w:highlight w:val="yellow"/>
          <w:rPrChange w:id="300" w:author="Ayperi Ülkü" w:date="2024-03-19T23:39:00Z">
            <w:rPr>
              <w:b/>
            </w:rPr>
          </w:rPrChange>
        </w:rPr>
        <w:t xml:space="preserve">Figure </w:t>
      </w:r>
      <w:r w:rsidR="00E4035B" w:rsidRPr="00012EDF">
        <w:rPr>
          <w:b/>
          <w:highlight w:val="yellow"/>
          <w:rPrChange w:id="301" w:author="Ayperi Ülkü" w:date="2024-03-19T23:39:00Z">
            <w:rPr>
              <w:b/>
            </w:rPr>
          </w:rPrChange>
        </w:rPr>
        <w:t>2</w:t>
      </w:r>
      <w:r w:rsidRPr="00012EDF">
        <w:rPr>
          <w:b/>
          <w:highlight w:val="yellow"/>
          <w:rPrChange w:id="302" w:author="Ayperi Ülkü" w:date="2024-03-19T23:39:00Z">
            <w:rPr>
              <w:b/>
            </w:rPr>
          </w:rPrChange>
        </w:rPr>
        <w:t xml:space="preserve">. </w:t>
      </w:r>
      <w:r w:rsidRPr="00012EDF">
        <w:rPr>
          <w:highlight w:val="yellow"/>
          <w:rPrChange w:id="303" w:author="Ayperi Ülkü" w:date="2024-03-19T23:39:00Z">
            <w:rPr/>
          </w:rPrChange>
        </w:rPr>
        <w:t xml:space="preserve">Proposed 3-material FGM gate oxide dielectric based </w:t>
      </w:r>
      <w:r w:rsidR="00E4035B" w:rsidRPr="00012EDF">
        <w:rPr>
          <w:highlight w:val="yellow"/>
          <w:rPrChange w:id="304" w:author="Ayperi Ülkü" w:date="2024-03-19T23:39:00Z">
            <w:rPr/>
          </w:rPrChange>
        </w:rPr>
        <w:t>FinFET</w:t>
      </w:r>
    </w:p>
    <w:p w14:paraId="5096ED6A" w14:textId="77777777" w:rsidR="00E70CE5" w:rsidRDefault="00E70CE5" w:rsidP="003E0789">
      <w:pPr>
        <w:pStyle w:val="MDPI21heading1"/>
      </w:pPr>
    </w:p>
    <w:p w14:paraId="5879D76D" w14:textId="306AD993" w:rsidR="0055266E" w:rsidRDefault="0055266E" w:rsidP="0055266E">
      <w:pPr>
        <w:pStyle w:val="MDPI21heading1"/>
        <w:jc w:val="center"/>
      </w:pPr>
      <w:r w:rsidRPr="0055266E">
        <w:rPr>
          <w:noProof/>
          <w:lang w:eastAsia="en-US" w:bidi="ar-SA"/>
        </w:rPr>
        <w:drawing>
          <wp:inline distT="0" distB="0" distL="0" distR="0" wp14:anchorId="0E299CC5" wp14:editId="6504F735">
            <wp:extent cx="2324424" cy="3248478"/>
            <wp:effectExtent l="0" t="0" r="0" b="9525"/>
            <wp:docPr id="7637000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007" name="Resim 1" descr="metin, ekran görüntüsü içeren bir resim&#10;&#10;Açıklama otomatik olarak oluşturuldu"/>
                    <pic:cNvPicPr/>
                  </pic:nvPicPr>
                  <pic:blipFill>
                    <a:blip r:embed="rId11"/>
                    <a:stretch>
                      <a:fillRect/>
                    </a:stretch>
                  </pic:blipFill>
                  <pic:spPr>
                    <a:xfrm>
                      <a:off x="0" y="0"/>
                      <a:ext cx="2324424" cy="3248478"/>
                    </a:xfrm>
                    <a:prstGeom prst="rect">
                      <a:avLst/>
                    </a:prstGeom>
                  </pic:spPr>
                </pic:pic>
              </a:graphicData>
            </a:graphic>
          </wp:inline>
        </w:drawing>
      </w:r>
    </w:p>
    <w:p w14:paraId="745A437C" w14:textId="2629447D" w:rsidR="001A3D84" w:rsidRDefault="00E70CE5" w:rsidP="00E70CE5">
      <w:pPr>
        <w:pStyle w:val="MDPI51figurecaption"/>
        <w:rPr>
          <w:bCs/>
        </w:rPr>
      </w:pPr>
      <w:r w:rsidRPr="00A14C2E">
        <w:rPr>
          <w:b/>
        </w:rPr>
        <w:t xml:space="preserve">Figure 1. </w:t>
      </w:r>
      <w:r w:rsidR="001A3D84">
        <w:rPr>
          <w:b/>
        </w:rPr>
        <w:t xml:space="preserve">(a) </w:t>
      </w:r>
      <w:del w:id="305" w:author="Ayperi Ülkü" w:date="2024-03-19T23:39:00Z">
        <w:r w:rsidRPr="00E70CE5" w:rsidDel="00012EDF">
          <w:rPr>
            <w:bCs/>
          </w:rPr>
          <w:delText xml:space="preserve">View of cross-sectional for e-graded </w:delText>
        </w:r>
        <w:r w:rsidR="00E4035B" w:rsidDel="00012EDF">
          <w:rPr>
            <w:bCs/>
          </w:rPr>
          <w:delText>FinFET</w:delText>
        </w:r>
      </w:del>
      <w:ins w:id="306" w:author="Ayperi Ülkü" w:date="2024-03-19T23:39:00Z">
        <w:r w:rsidR="00012EDF">
          <w:rPr>
            <w:bCs/>
          </w:rPr>
          <w:t>Fabrication steps</w:t>
        </w:r>
      </w:ins>
      <w:r w:rsidRPr="00E70CE5">
        <w:rPr>
          <w:bCs/>
        </w:rPr>
        <w:t xml:space="preserve"> </w:t>
      </w:r>
    </w:p>
    <w:p w14:paraId="18387C66" w14:textId="6C848057" w:rsidR="00E70CE5" w:rsidRPr="00A14C2E" w:rsidRDefault="001A3D84" w:rsidP="00E70CE5">
      <w:pPr>
        <w:pStyle w:val="MDPI51figurecaption"/>
      </w:pPr>
      <w:r>
        <w:rPr>
          <w:b/>
        </w:rPr>
        <w:t>(b)</w:t>
      </w:r>
      <w:del w:id="307" w:author="Ayperi Ülkü" w:date="2024-03-19T23:39:00Z">
        <w:r w:rsidR="00E70CE5" w:rsidRPr="00E70CE5" w:rsidDel="00012EDF">
          <w:rPr>
            <w:noProof/>
            <w:lang w:eastAsia="en-US" w:bidi="ar-SA"/>
          </w:rPr>
          <w:drawing>
            <wp:inline distT="0" distB="0" distL="0" distR="0" wp14:anchorId="78F9891F" wp14:editId="323C701C">
              <wp:extent cx="4953676" cy="170865"/>
              <wp:effectExtent l="0" t="0" r="0" b="635"/>
              <wp:docPr id="940575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5862" name=""/>
                      <pic:cNvPicPr/>
                    </pic:nvPicPr>
                    <pic:blipFill>
                      <a:blip r:embed="rId12"/>
                      <a:stretch>
                        <a:fillRect/>
                      </a:stretch>
                    </pic:blipFill>
                    <pic:spPr>
                      <a:xfrm>
                        <a:off x="0" y="0"/>
                        <a:ext cx="5252465" cy="181171"/>
                      </a:xfrm>
                      <a:prstGeom prst="rect">
                        <a:avLst/>
                      </a:prstGeom>
                    </pic:spPr>
                  </pic:pic>
                </a:graphicData>
              </a:graphic>
            </wp:inline>
          </w:drawing>
        </w:r>
      </w:del>
    </w:p>
    <w:p w14:paraId="7CE9C5A8" w14:textId="7BA8AFBF" w:rsidR="00E70CE5" w:rsidRDefault="00C37EE5" w:rsidP="0055266E">
      <w:pPr>
        <w:pStyle w:val="MDPI21heading1"/>
        <w:jc w:val="center"/>
      </w:pPr>
      <w:r>
        <w:t xml:space="preserve">Fabrication Process </w:t>
      </w:r>
    </w:p>
    <w:p w14:paraId="34AF50FC" w14:textId="78F010BA" w:rsidR="00E4035B" w:rsidRDefault="00E4035B" w:rsidP="003E0789">
      <w:pPr>
        <w:pStyle w:val="MDPI21heading1"/>
      </w:pPr>
      <w:r w:rsidRPr="00E4035B">
        <w:rPr>
          <w:highlight w:val="yellow"/>
        </w:rPr>
        <w:t xml:space="preserve">Fabrication of the </w:t>
      </w:r>
      <w:r w:rsidR="00C37EE5">
        <w:rPr>
          <w:highlight w:val="yellow"/>
        </w:rPr>
        <w:t>FinFET</w:t>
      </w:r>
      <w:r w:rsidRPr="00E4035B">
        <w:rPr>
          <w:highlight w:val="yellow"/>
        </w:rPr>
        <w:t xml:space="preserve"> can be done using nonplanar technologies. The procedure of fabrication as shown in Fig. 1(c) is explained as follows:</w:t>
      </w:r>
      <w:r>
        <w:t xml:space="preserve"> </w:t>
      </w:r>
    </w:p>
    <w:p w14:paraId="6C0EBEDD" w14:textId="4E92AC2F" w:rsidR="0055266E" w:rsidRDefault="00C37EE5" w:rsidP="00C37EE5">
      <w:pPr>
        <w:pStyle w:val="MDPI21heading1"/>
      </w:pPr>
      <w:r w:rsidRPr="00C37EE5">
        <w:rPr>
          <w:highlight w:val="yellow"/>
        </w:rPr>
        <w:t>Fabrication of channel can be done by Bosch processes or deep reactive ion etching [32]; (ii) Deposition of gate oxide can be done by using low pressure chemical vapor deposition (LPCVD) [32]; (iii) The patterning of window, which defines region of tunneling can be done using plasma etching [35]; (iv) Successively, deposition of HfO2 layer can be done by using Atomic Layer Deposition at 200° C, which can be followed by annealing in O2 ambient [36]. (v) Formation of source/drain contact can be done by growing it epitaxially over the substrate [31]; Successively, patterning of the polarity gates (PGs) can be done by using the process of e-beam lithography [32]; and (vii) Finally, the spacer formation and contact deposition can be done [32].</w:t>
      </w:r>
    </w:p>
    <w:p w14:paraId="658E7180" w14:textId="77777777" w:rsidR="0055266E" w:rsidRDefault="0055266E" w:rsidP="003E0789">
      <w:pPr>
        <w:pStyle w:val="MDPI21heading1"/>
      </w:pPr>
    </w:p>
    <w:p w14:paraId="2626A75C" w14:textId="067524E8" w:rsidR="00AB6167" w:rsidRPr="00A14C2E" w:rsidRDefault="003E0789" w:rsidP="003E0789">
      <w:pPr>
        <w:pStyle w:val="MDPI21heading1"/>
      </w:pPr>
      <w:r w:rsidRPr="00A14C2E">
        <w:t xml:space="preserve">3. </w:t>
      </w:r>
      <w:del w:id="308" w:author="aulku" w:date="2024-03-20T10:15:00Z">
        <w:r w:rsidR="00B74086" w:rsidDel="00701F52">
          <w:delText xml:space="preserve">Materials and </w:delText>
        </w:r>
      </w:del>
      <w:r w:rsidRPr="00A14C2E">
        <w:t>Method</w:t>
      </w:r>
      <w:ins w:id="309" w:author="aulku" w:date="2024-03-20T10:15:00Z">
        <w:r w:rsidR="00701F52">
          <w:t>s</w:t>
        </w:r>
      </w:ins>
      <w:del w:id="310" w:author="aulku" w:date="2024-03-20T10:15:00Z">
        <w:r w:rsidR="00B74086" w:rsidDel="00701F52">
          <w:delText>s</w:delText>
        </w:r>
      </w:del>
    </w:p>
    <w:p w14:paraId="33EF44F9" w14:textId="404547FD" w:rsidR="00AB6167" w:rsidRPr="00A14C2E" w:rsidRDefault="00AB6167" w:rsidP="003E0789">
      <w:pPr>
        <w:pStyle w:val="MDPI31text"/>
      </w:pPr>
      <w:r w:rsidRPr="00A14C2E">
        <w:t xml:space="preserve">As we target to prove that FGM gate oxide dielectric structures behave and perform better than single material dielectric structure in </w:t>
      </w:r>
      <w:r w:rsidR="00E4035B">
        <w:t>FinFET</w:t>
      </w:r>
      <w:r w:rsidRPr="00A14C2E">
        <w:t xml:space="preserve"> design, our method will be 5 steps. We need to analyze, model and evaluate the </w:t>
      </w:r>
      <w:proofErr w:type="spellStart"/>
      <w:r w:rsidRPr="00A14C2E">
        <w:t>nanoscaled</w:t>
      </w:r>
      <w:proofErr w:type="spellEnd"/>
      <w:r w:rsidRPr="00A14C2E">
        <w:t xml:space="preserve"> dielectric structures decreasing thickness will reduce the bulk capacitance and dielectric constant of the dielectric. First in IIIa, Modified Penn Model </w:t>
      </w:r>
      <w:r w:rsidR="00A34FCB" w:rsidRPr="00A34FCB">
        <w:t>[33], [34]</w:t>
      </w:r>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proofErr w:type="spellStart"/>
      <w:r w:rsidRPr="00A14C2E">
        <w:rPr>
          <w:i/>
          <w:iCs/>
        </w:rPr>
        <w:t>K</w:t>
      </w:r>
      <w:r w:rsidRPr="00A14C2E">
        <w:rPr>
          <w:vertAlign w:val="subscript"/>
        </w:rPr>
        <w:t>f</w:t>
      </w:r>
      <w:proofErr w:type="spellEnd"/>
      <w:r w:rsidRPr="00A14C2E">
        <w:t xml:space="preserve">. In part </w:t>
      </w:r>
      <w:proofErr w:type="spellStart"/>
      <w:r w:rsidRPr="00A14C2E">
        <w:t>IIIb</w:t>
      </w:r>
      <w:proofErr w:type="spellEnd"/>
      <w:r w:rsidRPr="00A14C2E">
        <w:t xml:space="preserve"> thru </w:t>
      </w:r>
      <w:proofErr w:type="spellStart"/>
      <w:r w:rsidRPr="00A14C2E">
        <w:t>IIIc</w:t>
      </w:r>
      <w:proofErr w:type="spellEnd"/>
      <w:r w:rsidRPr="00A14C2E">
        <w:t xml:space="preserve">, Maxwell-Garnet (MG) approximation </w:t>
      </w:r>
      <w:r w:rsidR="00A34FCB" w:rsidRPr="00A34FCB">
        <w:t>[32]</w:t>
      </w:r>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w:t>
      </w:r>
      <w:proofErr w:type="spellStart"/>
      <w:r w:rsidRPr="00A14C2E">
        <w:t>IIId</w:t>
      </w:r>
      <w:proofErr w:type="spellEnd"/>
      <w:r w:rsidRPr="00A14C2E">
        <w:t xml:space="preserve"> and </w:t>
      </w:r>
      <w:proofErr w:type="spellStart"/>
      <w:r w:rsidRPr="00A14C2E">
        <w:t>IIIe</w:t>
      </w:r>
      <w:proofErr w:type="spellEnd"/>
      <w:r w:rsidRPr="00A14C2E">
        <w:t xml:space="preserve">, </w:t>
      </w:r>
      <w:r w:rsidR="00E4035B">
        <w:t>FinFET</w:t>
      </w:r>
      <w:r w:rsidRPr="00A14C2E">
        <w:t xml:space="preserve"> model in Figure 1 is implemented via ATLAS language and Hot Electron / Hot Hole Injection (HEI-HHI) model </w:t>
      </w:r>
      <w:r w:rsidR="00A34FCB" w:rsidRPr="00A34FCB">
        <w:t>[35]</w:t>
      </w:r>
      <w:r w:rsidRPr="00A14C2E">
        <w:t xml:space="preserve"> is used to model gate leakage current within SILVACO ATLAS/</w:t>
      </w:r>
      <w:proofErr w:type="spellStart"/>
      <w:r w:rsidRPr="00A14C2E">
        <w:t>Deckbuild</w:t>
      </w:r>
      <w:proofErr w:type="spellEnd"/>
      <w:r w:rsidRPr="00A14C2E">
        <w:t xml:space="preserve"> simulation tools are used to calculate with experimental results within </w:t>
      </w:r>
      <w:del w:id="311" w:author="Ayperi Ülkü" w:date="2024-03-16T23:16:00Z">
        <w:r w:rsidRPr="00A14C2E" w:rsidDel="00394086">
          <w:delText>[5]</w:delText>
        </w:r>
      </w:del>
      <w:r w:rsidR="00A34FCB" w:rsidRPr="00A34FCB">
        <w:t>[36]</w:t>
      </w:r>
      <w:r w:rsidRPr="00A14C2E">
        <w:t xml:space="preserve">, with systematically varying thickness of mentioned dielectric layers to form a graded structured 3 nm-thickness FGM gate dielectrics. </w:t>
      </w:r>
      <w:del w:id="312" w:author="Ayperi Ülkü" w:date="2024-03-16T23:17:00Z">
        <w:r w:rsidRPr="00A14C2E" w:rsidDel="00394086">
          <w:delText xml:space="preserve">18 </w:delText>
        </w:r>
      </w:del>
      <w:ins w:id="313" w:author="Ayperi Ülkü" w:date="2024-03-16T23:17:00Z">
        <w:r w:rsidR="00394086">
          <w:t>Eighteen</w:t>
        </w:r>
        <w:r w:rsidR="00394086" w:rsidRPr="00A14C2E">
          <w:t xml:space="preserve"> </w:t>
        </w:r>
      </w:ins>
      <w:r w:rsidRPr="00A14C2E">
        <w:t xml:space="preserve">different </w:t>
      </w:r>
      <w:r w:rsidR="00E4035B">
        <w:t>FinFET</w:t>
      </w:r>
      <w:r w:rsidRPr="00A14C2E">
        <w:t xml:space="preserve"> model simulations</w:t>
      </w:r>
      <w:r w:rsidRPr="00A14C2E">
        <w:rPr>
          <w:b/>
        </w:rPr>
        <w:t xml:space="preserve"> </w:t>
      </w:r>
      <w:r w:rsidRPr="00A14C2E">
        <w:t xml:space="preserve">are performed in Silvaco Atlas </w:t>
      </w:r>
      <w:proofErr w:type="spellStart"/>
      <w:r w:rsidRPr="00A14C2E">
        <w:t>Deckbuild</w:t>
      </w:r>
      <w:proofErr w:type="spellEnd"/>
      <w:r w:rsidRPr="00A14C2E">
        <w:t xml:space="preserve">, </w:t>
      </w:r>
      <w:ins w:id="314" w:author="Ayperi Ülkü" w:date="2024-03-16T23:17:00Z">
        <w:r w:rsidR="00394086">
          <w:t xml:space="preserve">first five </w:t>
        </w:r>
      </w:ins>
      <w:ins w:id="315" w:author="Ayperi Ülkü" w:date="2024-03-16T23:18:00Z">
        <w:r w:rsidR="00394086">
          <w:t xml:space="preserve">models </w:t>
        </w:r>
      </w:ins>
      <w:del w:id="316" w:author="Ayperi Ülkü" w:date="2024-03-16T23:17:00Z">
        <w:r w:rsidRPr="00A14C2E" w:rsidDel="00394086">
          <w:delText xml:space="preserve">5 </w:delText>
        </w:r>
      </w:del>
      <w:del w:id="317" w:author="Ayperi Ülkü" w:date="2024-03-16T23:16:00Z">
        <w:r w:rsidRPr="00A14C2E" w:rsidDel="00394086">
          <w:delText xml:space="preserve">of which </w:delText>
        </w:r>
      </w:del>
      <w:r w:rsidRPr="00A14C2E">
        <w:t>includ</w:t>
      </w:r>
      <w:ins w:id="318" w:author="Ayperi Ülkü" w:date="2024-03-16T23:17:00Z">
        <w:r w:rsidR="00394086">
          <w:t>e</w:t>
        </w:r>
      </w:ins>
      <w:del w:id="319" w:author="Ayperi Ülkü" w:date="2024-03-16T23:17:00Z">
        <w:r w:rsidRPr="00A14C2E" w:rsidDel="00394086">
          <w:delText>e</w:delText>
        </w:r>
      </w:del>
      <w:r w:rsidRPr="00A14C2E">
        <w:t xml:space="preserve"> single material gate oxide dielectrics in Table 4A</w:t>
      </w:r>
      <w:ins w:id="320" w:author="Ayperi Ülkü" w:date="2024-03-16T23:17:00Z">
        <w:r w:rsidR="00394086">
          <w:t xml:space="preserve"> and subsequent </w:t>
        </w:r>
      </w:ins>
      <w:del w:id="321" w:author="Ayperi Ülkü" w:date="2024-03-16T23:17:00Z">
        <w:r w:rsidRPr="00A14C2E" w:rsidDel="00394086">
          <w:delText>, 13</w:delText>
        </w:r>
      </w:del>
      <w:ins w:id="322" w:author="Ayperi Ülkü" w:date="2024-03-16T23:17:00Z">
        <w:r w:rsidR="00394086">
          <w:t>thirteen</w:t>
        </w:r>
      </w:ins>
      <w:r w:rsidRPr="00A14C2E">
        <w:t xml:space="preserve"> </w:t>
      </w:r>
      <w:ins w:id="323" w:author="Ayperi Ülkü" w:date="2024-03-16T23:18:00Z">
        <w:r w:rsidR="00394086">
          <w:t xml:space="preserve">models </w:t>
        </w:r>
      </w:ins>
      <w:del w:id="324" w:author="Ayperi Ülkü" w:date="2024-03-16T23:16:00Z">
        <w:r w:rsidRPr="00A14C2E" w:rsidDel="00394086">
          <w:delText xml:space="preserve">of which </w:delText>
        </w:r>
      </w:del>
      <w:r w:rsidRPr="00A14C2E">
        <w:t>include FGM dielectrics as gate</w:t>
      </w:r>
      <w:ins w:id="325" w:author="Ayperi Ülkü" w:date="2024-03-16T23:18:00Z">
        <w:r w:rsidR="00394086">
          <w:t>-</w:t>
        </w:r>
      </w:ins>
      <w:del w:id="326" w:author="Ayperi Ülkü" w:date="2024-03-16T23:18:00Z">
        <w:r w:rsidRPr="00A14C2E" w:rsidDel="00394086">
          <w:delText xml:space="preserve"> </w:delText>
        </w:r>
      </w:del>
      <w:r w:rsidRPr="00A14C2E">
        <w:t xml:space="preserve">oxide (in Table 4B). Thru </w:t>
      </w:r>
      <w:proofErr w:type="spellStart"/>
      <w:r w:rsidRPr="00A14C2E">
        <w:t>IIIf</w:t>
      </w:r>
      <w:proofErr w:type="spellEnd"/>
      <w:r w:rsidRPr="00A14C2E">
        <w:t xml:space="preserve"> and </w:t>
      </w:r>
      <w:proofErr w:type="spellStart"/>
      <w:r w:rsidRPr="00A14C2E">
        <w:t>IIIg</w:t>
      </w:r>
      <w:proofErr w:type="spellEnd"/>
      <w:r w:rsidRPr="00A14C2E">
        <w:t>,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xml:space="preserve">) are selected and evaluated for each simulation. We also design a customized figure of merit in order to justly evaluate each </w:t>
      </w:r>
      <w:r w:rsidR="00E4035B">
        <w:t>FinFET</w:t>
      </w:r>
      <w:r w:rsidRPr="00A14C2E">
        <w:t xml:space="preserve"> performance with respect to each other. Here we present details each step as below:</w:t>
      </w:r>
    </w:p>
    <w:p w14:paraId="12622C0A" w14:textId="56126E49" w:rsidR="00AB6167" w:rsidRPr="00A14C2E" w:rsidRDefault="003E0789" w:rsidP="003E0789">
      <w:pPr>
        <w:pStyle w:val="MDPI22heading2"/>
        <w:spacing w:before="240"/>
      </w:pPr>
      <w:r w:rsidRPr="00A14C2E">
        <w:t xml:space="preserve">3.1. </w:t>
      </w:r>
      <w:r w:rsidR="00AB6167" w:rsidRPr="00A14C2E">
        <w:t>Thickness Dependence of</w:t>
      </w:r>
      <w:del w:id="327" w:author="Ayperi Ülkü" w:date="2024-03-16T23:19:00Z">
        <w:r w:rsidR="00AB6167" w:rsidRPr="00A14C2E" w:rsidDel="00394086">
          <w:delText xml:space="preserve"> </w:delText>
        </w:r>
      </w:del>
      <w:r w:rsidR="00AB6167" w:rsidRPr="00A14C2E">
        <w:t xml:space="preserve"> </w:t>
      </w:r>
      <w:r w:rsidRPr="00A14C2E">
        <w:t>Under Quantum Confinement Effects</w:t>
      </w:r>
    </w:p>
    <w:p w14:paraId="5B4041D7" w14:textId="7FE24251"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r w:rsidR="00A34FCB" w:rsidRPr="00A34FCB">
        <w:t>[37]</w:t>
      </w:r>
      <w:r w:rsidRPr="00A14C2E">
        <w:t xml:space="preserve"> </w:t>
      </w:r>
      <w:proofErr w:type="gramStart"/>
      <w:r w:rsidRPr="00A14C2E">
        <w:t>and</w:t>
      </w:r>
      <w:proofErr w:type="gramEnd"/>
      <w:r w:rsidRPr="00A14C2E">
        <w:t xml:space="preserve"> we model our gate oxide for </w:t>
      </w:r>
      <w:r w:rsidR="00E4035B">
        <w:t>FinFET</w:t>
      </w:r>
      <w:r w:rsidRPr="00A14C2E">
        <w:t xml:space="preserve"> as below:</w:t>
      </w:r>
    </w:p>
    <w:p w14:paraId="4B2AB683" w14:textId="77777777" w:rsidR="00AB6167" w:rsidRPr="00A14C2E" w:rsidRDefault="00AB6167" w:rsidP="003E0789">
      <w:pPr>
        <w:pStyle w:val="MDPI52figure"/>
        <w:ind w:left="2608"/>
        <w:jc w:val="left"/>
      </w:pPr>
      <w:r w:rsidRPr="00A14C2E">
        <w:rPr>
          <w:noProof/>
          <w:lang w:eastAsia="en-US" w:bidi="ar-SA"/>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3"/>
                    <a:stretch>
                      <a:fillRect/>
                    </a:stretch>
                  </pic:blipFill>
                  <pic:spPr>
                    <a:xfrm>
                      <a:off x="0" y="0"/>
                      <a:ext cx="3939289" cy="1774052"/>
                    </a:xfrm>
                    <a:prstGeom prst="rect">
                      <a:avLst/>
                    </a:prstGeom>
                  </pic:spPr>
                </pic:pic>
              </a:graphicData>
            </a:graphic>
          </wp:inline>
        </w:drawing>
      </w:r>
    </w:p>
    <w:p w14:paraId="40A89E86" w14:textId="4CD5861A" w:rsidR="00AB6167" w:rsidRDefault="003E0789" w:rsidP="003E0789">
      <w:pPr>
        <w:pStyle w:val="MDPI51figurecaption"/>
        <w:jc w:val="both"/>
        <w:rPr>
          <w:ins w:id="328" w:author="Ayperi Ülkü" w:date="2024-03-19T23:40:00Z"/>
        </w:rPr>
      </w:pPr>
      <w:r w:rsidRPr="00A14C2E">
        <w:rPr>
          <w:b/>
        </w:rPr>
        <w:t xml:space="preserve">Figure 2. </w:t>
      </w:r>
      <w:r w:rsidR="00AB6167" w:rsidRPr="00A14C2E">
        <w:t>Stepwise Grading Profile for an example FGM (FGM-H in Table 4B.) as gate oxide dielectric</w:t>
      </w:r>
      <w:r w:rsidRPr="00A14C2E">
        <w:t>.</w:t>
      </w:r>
    </w:p>
    <w:p w14:paraId="1BBAC205" w14:textId="1338338D" w:rsidR="00012EDF" w:rsidRPr="00A14C2E" w:rsidRDefault="00012EDF" w:rsidP="00012EDF">
      <w:pPr>
        <w:pStyle w:val="MDPI51figurecaption"/>
        <w:jc w:val="both"/>
      </w:pPr>
      <w:ins w:id="329" w:author="Ayperi Ülkü" w:date="2024-03-19T23:40:00Z">
        <w:r w:rsidRPr="00012EDF">
          <w:rPr>
            <w:highlight w:val="yellow"/>
            <w:rPrChange w:id="330" w:author="Ayperi Ülkü" w:date="2024-03-19T23:40:00Z">
              <w:rPr/>
            </w:rPrChange>
          </w:rPr>
          <w:t>ŞEKİL İYİLEŞTİRİLECEK</w:t>
        </w:r>
      </w:ins>
    </w:p>
    <w:p w14:paraId="7D415ACD" w14:textId="77777777" w:rsidR="00AB6167" w:rsidRPr="00A14C2E" w:rsidRDefault="00AB6167" w:rsidP="003E0789">
      <w:pPr>
        <w:pStyle w:val="MDPI31text"/>
        <w:rPr>
          <w:lang w:val="tr-TR"/>
        </w:rPr>
      </w:pP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has </w:t>
      </w:r>
      <w:proofErr w:type="spellStart"/>
      <w:r w:rsidRPr="00A14C2E">
        <w:rPr>
          <w:lang w:val="tr-TR"/>
        </w:rPr>
        <w:t>to</w:t>
      </w:r>
      <w:proofErr w:type="spellEnd"/>
      <w:r w:rsidRPr="00A14C2E">
        <w:rPr>
          <w:lang w:val="tr-TR"/>
        </w:rPr>
        <w:t xml:space="preserve"> be </w:t>
      </w:r>
      <w:proofErr w:type="spellStart"/>
      <w:r w:rsidRPr="00A14C2E">
        <w:rPr>
          <w:lang w:val="tr-TR"/>
        </w:rPr>
        <w:t>evaluated</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according</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formula</w:t>
      </w:r>
      <w:proofErr w:type="spellEnd"/>
      <w:r w:rsidRPr="00A14C2E">
        <w:rPr>
          <w:lang w:val="tr-TR"/>
        </w:rPr>
        <w:t>, Equation-1,</w:t>
      </w:r>
    </w:p>
    <w:p w14:paraId="4F457889" w14:textId="77777777" w:rsidR="00AB6167" w:rsidRPr="00A14C2E" w:rsidRDefault="00A34FCB" w:rsidP="003E0789">
      <w:pPr>
        <w:pStyle w:val="MDPI31text"/>
        <w:rPr>
          <w:lang w:val="tr-TR"/>
        </w:rPr>
      </w:pPr>
      <m:oMathPara>
        <m:oMath>
          <m:sSub>
            <m:sSubPr>
              <m:ctrlPr>
                <w:rPr>
                  <w:rFonts w:ascii="Cambria Math" w:hAnsi="Cambria Math"/>
                  <w:sz w:val="24"/>
                  <w:szCs w:val="28"/>
                </w:rPr>
              </m:ctrlPr>
            </m:sSubPr>
            <m:e>
              <m:r>
                <m:rPr>
                  <m:sty m:val="p"/>
                </m:rPr>
                <w:rPr>
                  <w:rFonts w:ascii="Cambria Math" w:hAnsi="Cambria Math"/>
                  <w:sz w:val="24"/>
                  <w:szCs w:val="28"/>
                  <w:rPrChange w:id="331" w:author="Ayperi Ülkü" w:date="2024-03-19T21:39:00Z">
                    <w:rPr>
                      <w:rFonts w:ascii="Cambria Math" w:hAnsi="Cambria Math"/>
                    </w:rPr>
                  </w:rPrChange>
                </w:rPr>
                <w:sym w:font="Symbol" w:char="F06B"/>
              </m:r>
            </m:e>
            <m:sub>
              <m:r>
                <w:rPr>
                  <w:rFonts w:ascii="Cambria Math" w:hAnsi="Cambria Math"/>
                  <w:sz w:val="24"/>
                  <w:szCs w:val="28"/>
                  <w:rPrChange w:id="332" w:author="Ayperi Ülkü" w:date="2024-03-19T21:39:00Z">
                    <w:rPr>
                      <w:rFonts w:ascii="Cambria Math" w:hAnsi="Cambria Math"/>
                    </w:rPr>
                  </w:rPrChange>
                </w:rPr>
                <m:t>ox</m:t>
              </m:r>
            </m:sub>
          </m:sSub>
          <m:r>
            <m:rPr>
              <m:sty m:val="p"/>
            </m:rPr>
            <w:rPr>
              <w:rFonts w:ascii="Cambria Math" w:hAnsi="Cambria Math" w:cs="Cambria Math"/>
              <w:sz w:val="24"/>
              <w:szCs w:val="28"/>
              <w:lang w:val="tr-TR"/>
              <w:rPrChange w:id="333" w:author="Ayperi Ülkü" w:date="2024-03-19T21:39:00Z">
                <w:rPr>
                  <w:rFonts w:ascii="Cambria Math" w:hAnsi="Cambria Math" w:cs="Cambria Math"/>
                  <w:lang w:val="tr-TR"/>
                </w:rPr>
              </w:rPrChange>
            </w:rPr>
            <m:t>=1+</m:t>
          </m:r>
          <m:f>
            <m:fPr>
              <m:ctrlPr>
                <w:rPr>
                  <w:rFonts w:ascii="Cambria Math" w:hAnsi="Cambria Math"/>
                  <w:sz w:val="24"/>
                  <w:szCs w:val="28"/>
                  <w:lang w:val="tr-TR"/>
                </w:rPr>
              </m:ctrlPr>
            </m:fPr>
            <m:num>
              <m:sSub>
                <m:sSubPr>
                  <m:ctrlPr>
                    <w:rPr>
                      <w:rFonts w:ascii="Cambria Math" w:hAnsi="Cambria Math"/>
                      <w:sz w:val="24"/>
                      <w:szCs w:val="28"/>
                    </w:rPr>
                  </m:ctrlPr>
                </m:sSubPr>
                <m:e>
                  <m:r>
                    <m:rPr>
                      <m:sty m:val="p"/>
                    </m:rPr>
                    <w:rPr>
                      <w:rFonts w:ascii="Cambria Math" w:hAnsi="Cambria Math"/>
                      <w:sz w:val="24"/>
                      <w:szCs w:val="28"/>
                      <w:rPrChange w:id="334" w:author="Ayperi Ülkü" w:date="2024-03-19T21:39:00Z">
                        <w:rPr>
                          <w:rFonts w:ascii="Cambria Math" w:hAnsi="Cambria Math"/>
                        </w:rPr>
                      </w:rPrChange>
                    </w:rPr>
                    <w:sym w:font="Symbol" w:char="F06B"/>
                  </m:r>
                </m:e>
                <m:sub>
                  <m:r>
                    <w:rPr>
                      <w:rFonts w:ascii="Cambria Math" w:hAnsi="Cambria Math"/>
                      <w:sz w:val="24"/>
                      <w:szCs w:val="28"/>
                      <w:rPrChange w:id="335" w:author="Ayperi Ülkü" w:date="2024-03-19T21:39:00Z">
                        <w:rPr>
                          <w:rFonts w:ascii="Cambria Math" w:hAnsi="Cambria Math"/>
                        </w:rPr>
                      </w:rPrChange>
                    </w:rPr>
                    <m:t>b</m:t>
                  </m:r>
                </m:sub>
              </m:sSub>
              <m:r>
                <m:rPr>
                  <m:sty m:val="p"/>
                </m:rPr>
                <w:rPr>
                  <w:rFonts w:ascii="Cambria Math" w:hAnsi="Cambria Math"/>
                  <w:sz w:val="24"/>
                  <w:szCs w:val="28"/>
                  <w:rPrChange w:id="336" w:author="Ayperi Ülkü" w:date="2024-03-19T21:39:00Z">
                    <w:rPr>
                      <w:rFonts w:ascii="Cambria Math" w:hAnsi="Cambria Math"/>
                    </w:rPr>
                  </w:rPrChange>
                </w:rPr>
                <m:t>-1</m:t>
              </m:r>
            </m:num>
            <m:den>
              <m:r>
                <m:rPr>
                  <m:sty m:val="p"/>
                </m:rPr>
                <w:rPr>
                  <w:rFonts w:ascii="Cambria Math" w:hAnsi="Cambria Math" w:cs="Cambria Math"/>
                  <w:sz w:val="24"/>
                  <w:szCs w:val="28"/>
                  <w:lang w:val="tr-TR"/>
                  <w:rPrChange w:id="337" w:author="Ayperi Ülkü" w:date="2024-03-19T21:39:00Z">
                    <w:rPr>
                      <w:rFonts w:ascii="Cambria Math" w:hAnsi="Cambria Math" w:cs="Cambria Math"/>
                      <w:lang w:val="tr-TR"/>
                    </w:rPr>
                  </w:rPrChange>
                </w:rPr>
                <m:t>1+</m:t>
              </m:r>
              <m:sSup>
                <m:sSupPr>
                  <m:ctrlPr>
                    <w:rPr>
                      <w:rFonts w:ascii="Cambria Math" w:hAnsi="Cambria Math"/>
                      <w:sz w:val="24"/>
                      <w:szCs w:val="28"/>
                    </w:rPr>
                  </m:ctrlPr>
                </m:sSupPr>
                <m:e>
                  <m:d>
                    <m:dPr>
                      <m:ctrlPr>
                        <w:rPr>
                          <w:rFonts w:ascii="Cambria Math" w:hAnsi="Cambria Math" w:cs="Cambria Math"/>
                          <w:sz w:val="24"/>
                          <w:szCs w:val="28"/>
                          <w:lang w:val="tr-TR"/>
                        </w:rPr>
                      </m:ctrlPr>
                    </m:dPr>
                    <m:e>
                      <m:f>
                        <m:fPr>
                          <m:ctrlPr>
                            <w:rPr>
                              <w:rFonts w:ascii="Cambria Math" w:hAnsi="Cambria Math"/>
                              <w:sz w:val="24"/>
                              <w:szCs w:val="28"/>
                            </w:rPr>
                          </m:ctrlPr>
                        </m:fPr>
                        <m:num>
                          <m:sSub>
                            <m:sSubPr>
                              <m:ctrlPr>
                                <w:rPr>
                                  <w:rFonts w:ascii="Cambria Math" w:hAnsi="Cambria Math"/>
                                  <w:sz w:val="24"/>
                                  <w:szCs w:val="28"/>
                                </w:rPr>
                              </m:ctrlPr>
                            </m:sSubPr>
                            <m:e>
                              <m:r>
                                <m:rPr>
                                  <m:sty m:val="p"/>
                                </m:rPr>
                                <w:rPr>
                                  <w:rFonts w:ascii="Cambria Math" w:hAnsi="Cambria Math"/>
                                  <w:sz w:val="24"/>
                                  <w:szCs w:val="28"/>
                                  <w:rPrChange w:id="338" w:author="Ayperi Ülkü" w:date="2024-03-19T21:39:00Z">
                                    <w:rPr>
                                      <w:rFonts w:ascii="Cambria Math" w:hAnsi="Cambria Math"/>
                                    </w:rPr>
                                  </w:rPrChange>
                                </w:rPr>
                                <w:sym w:font="Symbol" w:char="F06B"/>
                              </m:r>
                            </m:e>
                            <m:sub>
                              <m:r>
                                <m:rPr>
                                  <m:sty m:val="p"/>
                                </m:rPr>
                                <w:rPr>
                                  <w:rFonts w:ascii="Cambria Math" w:hAnsi="Cambria Math"/>
                                  <w:sz w:val="24"/>
                                  <w:szCs w:val="28"/>
                                  <w:rPrChange w:id="339" w:author="Ayperi Ülkü" w:date="2024-03-19T21:39:00Z">
                                    <w:rPr>
                                      <w:rFonts w:ascii="Cambria Math" w:hAnsi="Cambria Math"/>
                                    </w:rPr>
                                  </w:rPrChange>
                                </w:rPr>
                                <m:t>∞</m:t>
                              </m:r>
                            </m:sub>
                          </m:sSub>
                          <m:r>
                            <m:rPr>
                              <m:sty m:val="p"/>
                            </m:rPr>
                            <w:rPr>
                              <w:rFonts w:ascii="Cambria Math" w:hAnsi="Cambria Math"/>
                              <w:sz w:val="24"/>
                              <w:szCs w:val="28"/>
                              <w:rPrChange w:id="340" w:author="Ayperi Ülkü" w:date="2024-03-19T21:39:00Z">
                                <w:rPr>
                                  <w:rFonts w:ascii="Cambria Math" w:hAnsi="Cambria Math"/>
                                </w:rPr>
                              </w:rPrChange>
                            </w:rPr>
                            <m:t>2</m:t>
                          </m:r>
                          <m:r>
                            <w:rPr>
                              <w:rFonts w:ascii="Cambria Math" w:hAnsi="Cambria Math"/>
                              <w:sz w:val="24"/>
                              <w:szCs w:val="28"/>
                              <w:rPrChange w:id="341" w:author="Ayperi Ülkü" w:date="2024-03-19T21:39:00Z">
                                <w:rPr>
                                  <w:rFonts w:ascii="Cambria Math" w:hAnsi="Cambria Math"/>
                                </w:rPr>
                              </w:rPrChange>
                            </w:rPr>
                            <m:t>π</m:t>
                          </m:r>
                        </m:num>
                        <m:den>
                          <m:sSub>
                            <m:sSubPr>
                              <m:ctrlPr>
                                <w:rPr>
                                  <w:rFonts w:ascii="Cambria Math" w:hAnsi="Cambria Math"/>
                                  <w:sz w:val="24"/>
                                  <w:szCs w:val="28"/>
                                </w:rPr>
                              </m:ctrlPr>
                            </m:sSubPr>
                            <m:e>
                              <m:r>
                                <w:rPr>
                                  <w:rFonts w:ascii="Cambria Math" w:hAnsi="Cambria Math"/>
                                  <w:sz w:val="24"/>
                                  <w:szCs w:val="28"/>
                                  <w:rPrChange w:id="342" w:author="Ayperi Ülkü" w:date="2024-03-19T21:39:00Z">
                                    <w:rPr>
                                      <w:rFonts w:ascii="Cambria Math" w:hAnsi="Cambria Math"/>
                                    </w:rPr>
                                  </w:rPrChange>
                                </w:rPr>
                                <m:t>K</m:t>
                              </m:r>
                            </m:e>
                            <m:sub>
                              <m:r>
                                <w:rPr>
                                  <w:rFonts w:ascii="Cambria Math" w:hAnsi="Cambria Math"/>
                                  <w:sz w:val="24"/>
                                  <w:szCs w:val="28"/>
                                  <w:rPrChange w:id="343" w:author="Ayperi Ülkü" w:date="2024-03-19T21:39:00Z">
                                    <w:rPr>
                                      <w:rFonts w:ascii="Cambria Math" w:hAnsi="Cambria Math"/>
                                    </w:rPr>
                                  </w:rPrChange>
                                </w:rPr>
                                <m:t>f</m:t>
                              </m:r>
                            </m:sub>
                          </m:sSub>
                          <m:sSub>
                            <m:sSubPr>
                              <m:ctrlPr>
                                <w:rPr>
                                  <w:rFonts w:ascii="Cambria Math" w:hAnsi="Cambria Math"/>
                                  <w:sz w:val="24"/>
                                  <w:szCs w:val="28"/>
                                </w:rPr>
                              </m:ctrlPr>
                            </m:sSubPr>
                            <m:e>
                              <m:r>
                                <w:rPr>
                                  <w:rFonts w:ascii="Cambria Math" w:hAnsi="Cambria Math"/>
                                  <w:sz w:val="24"/>
                                  <w:szCs w:val="28"/>
                                  <w:rPrChange w:id="344" w:author="Ayperi Ülkü" w:date="2024-03-19T21:39:00Z">
                                    <w:rPr>
                                      <w:rFonts w:ascii="Cambria Math" w:hAnsi="Cambria Math"/>
                                    </w:rPr>
                                  </w:rPrChange>
                                </w:rPr>
                                <m:t>t</m:t>
                              </m:r>
                            </m:e>
                            <m:sub>
                              <m:r>
                                <w:rPr>
                                  <w:rFonts w:ascii="Cambria Math" w:hAnsi="Cambria Math"/>
                                  <w:sz w:val="24"/>
                                  <w:szCs w:val="28"/>
                                  <w:rPrChange w:id="345" w:author="Ayperi Ülkü" w:date="2024-03-19T21:39:00Z">
                                    <w:rPr>
                                      <w:rFonts w:ascii="Cambria Math" w:hAnsi="Cambria Math"/>
                                    </w:rPr>
                                  </w:rPrChange>
                                </w:rPr>
                                <m:t>ox</m:t>
                              </m:r>
                            </m:sub>
                          </m:sSub>
                        </m:den>
                      </m:f>
                      <m:ctrlPr>
                        <w:rPr>
                          <w:rFonts w:ascii="Cambria Math" w:hAnsi="Cambria Math"/>
                          <w:sz w:val="24"/>
                          <w:szCs w:val="28"/>
                        </w:rPr>
                      </m:ctrlPr>
                    </m:e>
                  </m:d>
                </m:e>
                <m:sup>
                  <m:r>
                    <m:rPr>
                      <m:sty m:val="p"/>
                    </m:rPr>
                    <w:rPr>
                      <w:rFonts w:ascii="Cambria Math" w:hAnsi="Cambria Math"/>
                      <w:sz w:val="24"/>
                      <w:szCs w:val="28"/>
                      <w:rPrChange w:id="346" w:author="Ayperi Ülkü" w:date="2024-03-19T21:39:00Z">
                        <w:rPr>
                          <w:rFonts w:ascii="Cambria Math" w:hAnsi="Cambria Math"/>
                        </w:rPr>
                      </w:rPrChange>
                    </w:rPr>
                    <m:t>2</m:t>
                  </m:r>
                </m:sup>
              </m:sSup>
            </m:den>
          </m:f>
        </m:oMath>
      </m:oMathPara>
    </w:p>
    <w:p w14:paraId="372E0898" w14:textId="43404516" w:rsidR="00AB6167" w:rsidRPr="00A14C2E" w:rsidRDefault="00AB6167" w:rsidP="003E0789">
      <w:pPr>
        <w:pStyle w:val="MDPI32textnoindent"/>
      </w:pPr>
      <w:proofErr w:type="spellStart"/>
      <w:r w:rsidRPr="00A14C2E">
        <w:rPr>
          <w:lang w:val="tr-TR"/>
        </w:rPr>
        <w:t>where</w:t>
      </w:r>
      <w:proofErr w:type="spell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w:t>
      </w:r>
      <w:proofErr w:type="spellStart"/>
      <w:r w:rsidRPr="00A14C2E">
        <w:t>nanoscaled</w:t>
      </w:r>
      <w:proofErr w:type="spellEnd"/>
      <w:r w:rsidRPr="00A14C2E">
        <w:t xml:space="preserve"> dielectric material </w:t>
      </w:r>
      <w:r w:rsidR="00A34FCB" w:rsidRPr="00A34FCB">
        <w:t>[33]</w:t>
      </w:r>
      <w:r w:rsidRPr="00A14C2E">
        <w:t xml:space="preserve">. </w:t>
      </w:r>
    </w:p>
    <w:p w14:paraId="089C6E7F" w14:textId="14E6D460" w:rsidR="00AB6167" w:rsidRDefault="00AB6167" w:rsidP="004635A0">
      <w:pPr>
        <w:pStyle w:val="MDPI52figure"/>
        <w:ind w:left="2608"/>
        <w:rPr>
          <w:noProof/>
        </w:rPr>
      </w:pPr>
      <w:r w:rsidRPr="00A14C2E">
        <w:rPr>
          <w:noProof/>
          <w:lang w:eastAsia="en-US" w:bidi="ar-SA"/>
        </w:rPr>
        <w:lastRenderedPageBreak/>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4"/>
                    <a:stretch>
                      <a:fillRect/>
                    </a:stretch>
                  </pic:blipFill>
                  <pic:spPr>
                    <a:xfrm>
                      <a:off x="0" y="0"/>
                      <a:ext cx="2449254" cy="1578757"/>
                    </a:xfrm>
                    <a:prstGeom prst="rect">
                      <a:avLst/>
                    </a:prstGeom>
                  </pic:spPr>
                </pic:pic>
              </a:graphicData>
            </a:graphic>
          </wp:inline>
        </w:drawing>
      </w:r>
      <w:r w:rsidRPr="00A14C2E">
        <w:rPr>
          <w:noProof/>
          <w:lang w:eastAsia="en-US" w:bidi="ar-SA"/>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5"/>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2A10BB16"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r w:rsidR="00A34FCB" w:rsidRPr="00A34FCB">
        <w:rPr>
          <w:rFonts w:eastAsiaTheme="minorHAnsi"/>
        </w:rPr>
        <w:t>[33], [34]</w:t>
      </w:r>
      <w:r w:rsidR="00AB6167" w:rsidRPr="00A14C2E">
        <w:rPr>
          <w:rFonts w:eastAsiaTheme="minorHAnsi"/>
        </w:rPr>
        <w:t>.</w:t>
      </w:r>
    </w:p>
    <w:p w14:paraId="786D499A" w14:textId="75040C86" w:rsidR="00AB6167" w:rsidRPr="00A14C2E" w:rsidRDefault="00AB6167" w:rsidP="003E0789">
      <w:pPr>
        <w:pStyle w:val="MDPI31text"/>
      </w:pPr>
      <w:proofErr w:type="spellStart"/>
      <w:r w:rsidRPr="00A14C2E">
        <w:rPr>
          <w:lang w:val="tr-TR"/>
        </w:rPr>
        <w:t>For</w:t>
      </w:r>
      <w:proofErr w:type="spellEnd"/>
      <w:r w:rsidRPr="00A14C2E">
        <w:rPr>
          <w:lang w:val="tr-TR"/>
        </w:rPr>
        <w:t xml:space="preserve"> </w:t>
      </w:r>
      <w:proofErr w:type="spellStart"/>
      <w:r w:rsidRPr="00A14C2E">
        <w:rPr>
          <w:lang w:val="tr-TR"/>
        </w:rPr>
        <w:t>silicon</w:t>
      </w:r>
      <w:proofErr w:type="spellEnd"/>
      <w:r w:rsidRPr="00A14C2E">
        <w:rPr>
          <w:lang w:val="tr-TR"/>
        </w:rPr>
        <w:t xml:space="preserve"> (Si), it has </w:t>
      </w:r>
      <w:proofErr w:type="spellStart"/>
      <w:r w:rsidRPr="00A14C2E">
        <w:rPr>
          <w:lang w:val="tr-TR"/>
        </w:rPr>
        <w:t>been</w:t>
      </w:r>
      <w:proofErr w:type="spellEnd"/>
      <w:r w:rsidRPr="00A14C2E">
        <w:rPr>
          <w:lang w:val="tr-TR"/>
        </w:rPr>
        <w:t xml:space="preserve"> </w:t>
      </w:r>
      <w:proofErr w:type="spellStart"/>
      <w:r w:rsidRPr="00A14C2E">
        <w:rPr>
          <w:lang w:val="tr-TR"/>
        </w:rPr>
        <w:t>shown</w:t>
      </w:r>
      <w:proofErr w:type="spellEnd"/>
      <w:r w:rsidRPr="00A14C2E">
        <w:rPr>
          <w:lang w:val="tr-TR"/>
        </w:rPr>
        <w:t xml:space="preserve"> </w:t>
      </w:r>
      <w:proofErr w:type="spellStart"/>
      <w:r w:rsidRPr="00A14C2E">
        <w:rPr>
          <w:lang w:val="tr-TR"/>
        </w:rPr>
        <w:t>that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thicknesses</w:t>
      </w:r>
      <w:proofErr w:type="spellEnd"/>
      <w:r w:rsidRPr="00A14C2E">
        <w:rPr>
          <w:lang w:val="tr-TR"/>
        </w:rPr>
        <w:t xml:space="preserve"> </w:t>
      </w:r>
      <w:proofErr w:type="spellStart"/>
      <w:r w:rsidRPr="00A14C2E">
        <w:rPr>
          <w:lang w:val="tr-TR"/>
        </w:rPr>
        <w:t>greater</w:t>
      </w:r>
      <w:proofErr w:type="spellEnd"/>
      <w:r w:rsidRPr="00A14C2E">
        <w:rPr>
          <w:lang w:val="tr-TR"/>
        </w:rPr>
        <w:t xml:space="preserve"> </w:t>
      </w:r>
      <w:proofErr w:type="spellStart"/>
      <w:r w:rsidRPr="00A14C2E">
        <w:rPr>
          <w:lang w:val="tr-TR"/>
        </w:rPr>
        <w:t>than</w:t>
      </w:r>
      <w:proofErr w:type="spellEnd"/>
      <w:r w:rsidRPr="00A14C2E">
        <w:rPr>
          <w:lang w:val="tr-TR"/>
        </w:rPr>
        <w:t xml:space="preserve"> 10 </w:t>
      </w:r>
      <w:r w:rsidRPr="00A14C2E">
        <w:rPr>
          <w:rFonts w:ascii="Times New Roman" w:hAnsi="Times New Roman"/>
          <w:lang w:val="tr-TR"/>
        </w:rPr>
        <w:t>Å</w:t>
      </w:r>
      <w:r w:rsidRPr="00A14C2E">
        <w:rPr>
          <w:lang w:val="tr-TR"/>
        </w:rPr>
        <w:t xml:space="preserve"> (1 </w:t>
      </w:r>
      <w:proofErr w:type="spellStart"/>
      <w:r w:rsidRPr="00A14C2E">
        <w:rPr>
          <w:lang w:val="tr-TR"/>
        </w:rPr>
        <w:t>nm</w:t>
      </w:r>
      <w:proofErr w:type="spellEnd"/>
      <w:r w:rsidRPr="00A14C2E">
        <w:rPr>
          <w:lang w:val="tr-TR"/>
        </w:rPr>
        <w:t xml:space="preserve">), </w:t>
      </w:r>
      <w:proofErr w:type="spellStart"/>
      <w:r w:rsidRPr="00A14C2E">
        <w:rPr>
          <w:lang w:val="tr-TR"/>
        </w:rPr>
        <w:t>bulk</w:t>
      </w:r>
      <w:proofErr w:type="spell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r w:rsidR="00A34FCB" w:rsidRPr="00A34FCB">
        <w:rPr>
          <w:lang w:val="tr-TR"/>
        </w:rPr>
        <w:t>[34]</w:t>
      </w:r>
      <w:r w:rsidRPr="00A14C2E">
        <w:rPr>
          <w:lang w:val="tr-TR"/>
        </w:rPr>
        <w:t xml:space="preserve">. </w:t>
      </w:r>
      <w:proofErr w:type="spellStart"/>
      <w:r w:rsidRPr="00A14C2E">
        <w:rPr>
          <w:lang w:val="tr-TR"/>
        </w:rPr>
        <w:t>If</w:t>
      </w:r>
      <w:proofErr w:type="spellEnd"/>
      <w:r w:rsidRPr="00A14C2E">
        <w:rPr>
          <w:lang w:val="tr-TR"/>
        </w:rPr>
        <w:t xml:space="preserve">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proofErr w:type="spellStart"/>
      <w:r w:rsidRPr="00A14C2E">
        <w:rPr>
          <w:lang w:val="tr-TR"/>
        </w:rPr>
        <w:t>need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consider</w:t>
      </w:r>
      <w:proofErr w:type="spellEnd"/>
      <w:r w:rsidRPr="00A14C2E">
        <w:rPr>
          <w:lang w:val="tr-TR"/>
        </w:rPr>
        <w:t xml:space="preserve"> </w:t>
      </w:r>
      <w:proofErr w:type="spellStart"/>
      <w:r w:rsidRPr="00A14C2E">
        <w:rPr>
          <w:lang w:val="tr-TR"/>
        </w:rPr>
        <w:t>generalized</w:t>
      </w:r>
      <w:proofErr w:type="spellEnd"/>
      <w:r w:rsidRPr="00A14C2E">
        <w:rPr>
          <w:lang w:val="tr-TR"/>
        </w:rPr>
        <w:t xml:space="preserve"> </w:t>
      </w:r>
      <w:proofErr w:type="spellStart"/>
      <w:r w:rsidRPr="00A14C2E">
        <w:rPr>
          <w:lang w:val="tr-TR"/>
        </w:rPr>
        <w:t>Penn</w:t>
      </w:r>
      <w:proofErr w:type="spellEnd"/>
      <w:r w:rsidRPr="00A14C2E">
        <w:rPr>
          <w:lang w:val="tr-TR"/>
        </w:rPr>
        <w:t xml:space="preserve"> model </w:t>
      </w:r>
      <w:r w:rsidR="00A34FCB" w:rsidRPr="00A34FCB">
        <w:rPr>
          <w:lang w:val="tr-TR"/>
        </w:rPr>
        <w:t>[38]</w:t>
      </w:r>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modelling</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m:oMath>
        <m:r>
          <m:rPr>
            <m:sty m:val="p"/>
          </m:rPr>
          <w:rPr>
            <w:rFonts w:ascii="Cambria Math" w:hAnsi="Cambria Math"/>
          </w:rPr>
          <w:sym w:font="Symbol" w:char="F06B"/>
        </m:r>
      </m:oMath>
      <w:r w:rsidRPr="00A14C2E">
        <w:rPr>
          <w:lang w:val="tr-TR"/>
        </w:rPr>
        <w:t xml:space="preserve"> as </w:t>
      </w:r>
      <w:proofErr w:type="spellStart"/>
      <w:r w:rsidRPr="00A14C2E">
        <w:rPr>
          <w:lang w:val="tr-TR"/>
        </w:rPr>
        <w:t>against</w:t>
      </w:r>
      <w:proofErr w:type="spellEnd"/>
      <w:r w:rsidRPr="00A14C2E">
        <w:rPr>
          <w:lang w:val="tr-TR"/>
        </w:rPr>
        <w:t xml:space="preserve"> </w:t>
      </w:r>
      <w:proofErr w:type="spellStart"/>
      <w:r w:rsidRPr="00A14C2E">
        <w:rPr>
          <w:lang w:val="tr-TR"/>
        </w:rPr>
        <w:t>thickness</w:t>
      </w:r>
      <w:proofErr w:type="spellEnd"/>
      <w:r w:rsidRPr="00A14C2E">
        <w:rPr>
          <w:lang w:val="tr-TR"/>
        </w:rPr>
        <w:t xml:space="preserve">, </w:t>
      </w:r>
      <w:proofErr w:type="spellStart"/>
      <w:r w:rsidRPr="00A14C2E">
        <w:rPr>
          <w:lang w:val="tr-TR"/>
        </w:rPr>
        <w:t>under</w:t>
      </w:r>
      <w:proofErr w:type="spellEnd"/>
      <w:r w:rsidRPr="00A14C2E">
        <w:rPr>
          <w:lang w:val="tr-TR"/>
        </w:rPr>
        <w:t xml:space="preserve"> </w:t>
      </w:r>
      <w:proofErr w:type="spellStart"/>
      <w:r w:rsidRPr="00A14C2E">
        <w:rPr>
          <w:lang w:val="tr-TR"/>
        </w:rPr>
        <w:t>quantum</w:t>
      </w:r>
      <w:proofErr w:type="spellEnd"/>
      <w:r w:rsidRPr="00A14C2E">
        <w:rPr>
          <w:lang w:val="tr-TR"/>
        </w:rPr>
        <w:t xml:space="preserve"> </w:t>
      </w:r>
      <w:proofErr w:type="spellStart"/>
      <w:r w:rsidRPr="00A14C2E">
        <w:rPr>
          <w:lang w:val="tr-TR"/>
        </w:rPr>
        <w:t>confinement</w:t>
      </w:r>
      <w:proofErr w:type="spellEnd"/>
      <w:r w:rsidRPr="00A14C2E">
        <w:rPr>
          <w:lang w:val="tr-TR"/>
        </w:rPr>
        <w:t xml:space="preserve"> </w:t>
      </w:r>
      <w:proofErr w:type="spellStart"/>
      <w:r w:rsidRPr="00A14C2E">
        <w:rPr>
          <w:lang w:val="tr-TR"/>
        </w:rPr>
        <w:t>effects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nanolaminates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each</w:t>
      </w:r>
      <w:proofErr w:type="spellEnd"/>
      <w:r w:rsidRPr="00A14C2E">
        <w:rPr>
          <w:lang w:val="tr-TR"/>
        </w:rPr>
        <w:t xml:space="preserve"> </w:t>
      </w:r>
      <w:proofErr w:type="spellStart"/>
      <w:r w:rsidRPr="00A14C2E">
        <w:rPr>
          <w:lang w:val="tr-TR"/>
        </w:rPr>
        <w:t>FGM’s</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w:t>
      </w:r>
      <w:proofErr w:type="spellStart"/>
      <w:r w:rsidRPr="00A14C2E">
        <w:rPr>
          <w:lang w:val="tr-TR"/>
        </w:rPr>
        <w:t>to</w:t>
      </w:r>
      <w:proofErr w:type="spellEnd"/>
      <w:r w:rsidRPr="00A14C2E">
        <w:rPr>
          <w:lang w:val="tr-TR"/>
        </w:rPr>
        <w:t xml:space="preserve"> model </w:t>
      </w:r>
      <w:proofErr w:type="spellStart"/>
      <w:r w:rsidRPr="00A14C2E">
        <w:rPr>
          <w:lang w:val="tr-TR"/>
        </w:rPr>
        <w:t>nanolaminates</w:t>
      </w:r>
      <w:proofErr w:type="spellEnd"/>
      <w:r w:rsidRPr="00A14C2E">
        <w:rPr>
          <w:lang w:val="tr-TR"/>
        </w:rPr>
        <w:t xml:space="preserve"> </w:t>
      </w:r>
      <w:proofErr w:type="spellStart"/>
      <w:r w:rsidRPr="00A14C2E">
        <w:rPr>
          <w:lang w:val="tr-TR"/>
        </w:rPr>
        <w:t>around</w:t>
      </w:r>
      <w:proofErr w:type="spellEnd"/>
      <w:r w:rsidRPr="00A14C2E">
        <w:rPr>
          <w:lang w:val="tr-TR"/>
        </w:rPr>
        <w:t xml:space="preserve"> 5-30 </w:t>
      </w:r>
      <w:r w:rsidRPr="00A14C2E">
        <w:rPr>
          <w:rFonts w:ascii="Times New Roman" w:hAnsi="Times New Roman"/>
          <w:lang w:val="tr-TR"/>
        </w:rPr>
        <w:t>Å</w:t>
      </w:r>
      <w:r w:rsidRPr="00A14C2E">
        <w:rPr>
          <w:lang w:val="tr-TR"/>
        </w:rPr>
        <w:t xml:space="preserve">, </w:t>
      </w:r>
      <w:proofErr w:type="spellStart"/>
      <w:r w:rsidRPr="00A14C2E">
        <w:rPr>
          <w:lang w:val="tr-TR"/>
        </w:rPr>
        <w:t>we</w:t>
      </w:r>
      <w:proofErr w:type="spellEnd"/>
      <w:r w:rsidRPr="00A14C2E">
        <w:rPr>
          <w:lang w:val="tr-TR"/>
        </w:rPr>
        <w:t xml:space="preserve"> </w:t>
      </w:r>
      <w:proofErr w:type="spellStart"/>
      <w:r w:rsidRPr="00A14C2E">
        <w:rPr>
          <w:lang w:val="tr-TR"/>
        </w:rPr>
        <w:t>calculated</w:t>
      </w:r>
      <w:proofErr w:type="spellEnd"/>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r w:rsidR="00A34FCB" w:rsidRPr="00A34FCB">
        <w:t>[38]</w:t>
      </w:r>
      <w:r w:rsidRPr="00A14C2E">
        <w:t xml:space="preserve"> ;</w:t>
      </w:r>
    </w:p>
    <w:p w14:paraId="13AD97A7" w14:textId="77777777" w:rsidR="00AB6167" w:rsidRPr="00074C7C" w:rsidRDefault="00A34FCB"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A7B2F04" w14:textId="1FC75FBB" w:rsidR="00074C7C" w:rsidRPr="00074C7C" w:rsidRDefault="00074C7C" w:rsidP="003E0789">
      <w:pPr>
        <w:pStyle w:val="MDPI31text"/>
        <w:rPr>
          <w:lang w:val="tr-TR"/>
        </w:rPr>
      </w:pPr>
      <w:r w:rsidRPr="00074C7C">
        <w:rPr>
          <w:highlight w:val="yellow"/>
          <w:lang w:val="tr-TR"/>
        </w:rPr>
        <w:t>FORMÜL TEKRAR YAZILACAK FORMÜL No VERİLECEK</w:t>
      </w:r>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Default="00AB6167" w:rsidP="003E0789">
      <w:pPr>
        <w:pStyle w:val="MDPI52figure"/>
        <w:ind w:left="2608"/>
        <w:jc w:val="left"/>
      </w:pPr>
      <w:r w:rsidRPr="00A14C2E">
        <w:rPr>
          <w:noProof/>
          <w:lang w:eastAsia="en-US" w:bidi="ar-SA"/>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3174AA65" w14:textId="7E69BBBB" w:rsidR="00074C7C" w:rsidRPr="00A14C2E" w:rsidRDefault="00074C7C" w:rsidP="003E0789">
      <w:pPr>
        <w:pStyle w:val="MDPI52figure"/>
        <w:ind w:left="2608"/>
        <w:jc w:val="left"/>
      </w:pPr>
      <w:r w:rsidRPr="00074C7C">
        <w:rPr>
          <w:highlight w:val="yellow"/>
        </w:rPr>
        <w:t xml:space="preserve">YENİDEN ÇİZİLECEK 2 </w:t>
      </w:r>
      <w:proofErr w:type="spellStart"/>
      <w:r w:rsidRPr="00074C7C">
        <w:rPr>
          <w:highlight w:val="yellow"/>
        </w:rPr>
        <w:t>eksen</w:t>
      </w:r>
      <w:proofErr w:type="spellEnd"/>
      <w:r w:rsidRPr="00074C7C">
        <w:rPr>
          <w:highlight w:val="yellow"/>
        </w:rPr>
        <w:t xml:space="preserve"> </w:t>
      </w:r>
      <w:proofErr w:type="spellStart"/>
      <w:r w:rsidRPr="00074C7C">
        <w:rPr>
          <w:highlight w:val="yellow"/>
        </w:rPr>
        <w:t>kullanılacak</w:t>
      </w:r>
      <w:proofErr w:type="spellEnd"/>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Default="00AB6167" w:rsidP="003E0789">
      <w:pPr>
        <w:pStyle w:val="MDPI52figure"/>
        <w:ind w:left="2608"/>
        <w:jc w:val="left"/>
      </w:pPr>
      <w:r w:rsidRPr="00A14C2E">
        <w:rPr>
          <w:noProof/>
          <w:lang w:eastAsia="en-US" w:bidi="ar-SA"/>
        </w:rPr>
        <w:lastRenderedPageBreak/>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73B0336D" w14:textId="412E5A3A" w:rsidR="00074C7C" w:rsidRPr="00A14C2E" w:rsidRDefault="00074C7C" w:rsidP="003E0789">
      <w:pPr>
        <w:pStyle w:val="MDPI52figure"/>
        <w:ind w:left="2608"/>
        <w:jc w:val="left"/>
      </w:pPr>
      <w:r w:rsidRPr="00074C7C">
        <w:rPr>
          <w:highlight w:val="yellow"/>
        </w:rPr>
        <w:t>TEKRAR TABLO YAPILACAK</w:t>
      </w:r>
    </w:p>
    <w:p w14:paraId="504BB537" w14:textId="184A80F8"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w:t>
      </w:r>
      <w:r w:rsidR="00E4035B">
        <w:t>FinFET</w:t>
      </w:r>
      <w:r w:rsidR="00AB6167" w:rsidRPr="00A14C2E">
        <w:t xml:space="preserve">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proofErr w:type="spellStart"/>
      <w:r w:rsidRPr="00A14C2E">
        <w:rPr>
          <w:lang w:val="tr-TR"/>
        </w:rPr>
        <w:t>are</w:t>
      </w:r>
      <w:proofErr w:type="spellEnd"/>
      <w:r w:rsidRPr="00A14C2E">
        <w:t xml:space="preserve"> of great importance. Dielectric constants (</w:t>
      </w:r>
      <w:r w:rsidRPr="00A14C2E">
        <w:sym w:font="Symbol" w:char="F06B"/>
      </w:r>
      <w:r w:rsidRPr="00A14C2E">
        <w:t xml:space="preserve">) of some selected gate oxides vary from 3.9 to 95 and </w:t>
      </w:r>
      <w:proofErr w:type="spellStart"/>
      <w:r w:rsidRPr="00A14C2E">
        <w:t>thei</w:t>
      </w:r>
      <w:proofErr w:type="spellEnd"/>
      <w:r w:rsidRPr="00A14C2E">
        <w:rPr>
          <w:lang w:val="tr-TR"/>
        </w:rPr>
        <w:t>r</w:t>
      </w:r>
      <w:r w:rsidRPr="00A14C2E">
        <w:t xml:space="preserve"> respective bandgap</w:t>
      </w:r>
      <w:r w:rsidRPr="00A14C2E">
        <w:rPr>
          <w:lang w:val="tr-TR"/>
        </w:rPr>
        <w:t>s</w:t>
      </w:r>
      <w:r w:rsidRPr="00A14C2E">
        <w:t xml:space="preserve"> </w:t>
      </w:r>
      <w:proofErr w:type="spellStart"/>
      <w:r w:rsidRPr="00A14C2E">
        <w:t>var</w:t>
      </w:r>
      <w:proofErr w:type="spellEnd"/>
      <w:r w:rsidRPr="00A14C2E">
        <w:rPr>
          <w:lang w:val="tr-TR"/>
        </w:rPr>
        <w:t>y</w:t>
      </w:r>
      <w:r w:rsidRPr="00A14C2E">
        <w:t xml:space="preserve"> from 9 eV down to 3.5 eV in Table </w:t>
      </w:r>
      <w:r w:rsidR="00227BFE">
        <w:t>3</w:t>
      </w:r>
      <w:r w:rsidRPr="00A14C2E">
        <w:t>.</w:t>
      </w:r>
    </w:p>
    <w:p w14:paraId="0F239886" w14:textId="1E86993B"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r w:rsidR="00A34FCB" w:rsidRPr="00A34FCB">
        <w:rPr>
          <w:bCs/>
        </w:rPr>
        <w:t>[22], [23.]</w:t>
      </w:r>
    </w:p>
    <w:p w14:paraId="639F05C6" w14:textId="0D6D27C3" w:rsidR="00AB6167" w:rsidRDefault="00074C7C" w:rsidP="003E0789">
      <w:pPr>
        <w:pStyle w:val="MDPI52figure"/>
        <w:ind w:left="2608"/>
        <w:jc w:val="left"/>
        <w:rPr>
          <w:ins w:id="347" w:author="Ayperi Ülkü" w:date="2024-03-19T23:40:00Z"/>
        </w:rPr>
      </w:pPr>
      <w:r w:rsidRPr="00A14C2E">
        <w:rPr>
          <w:noProof/>
          <w:lang w:eastAsia="en-US" w:bidi="ar-SA"/>
        </w:rPr>
        <mc:AlternateContent>
          <mc:Choice Requires="wps">
            <w:drawing>
              <wp:anchor distT="0" distB="0" distL="114300" distR="114300" simplePos="0" relativeHeight="251668480" behindDoc="0" locked="0" layoutInCell="1" allowOverlap="1" wp14:anchorId="1053A861" wp14:editId="012CEF2D">
                <wp:simplePos x="0" y="0"/>
                <wp:positionH relativeFrom="page">
                  <wp:posOffset>2102068</wp:posOffset>
                </wp:positionH>
                <wp:positionV relativeFrom="paragraph">
                  <wp:posOffset>443552</wp:posOffset>
                </wp:positionV>
                <wp:extent cx="2661557" cy="0"/>
                <wp:effectExtent l="0" t="0" r="24765" b="19050"/>
                <wp:wrapNone/>
                <wp:docPr id="1940913240"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6A7B5A" id="Straight Connector 3"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text" from="165.5pt,34.95pt" to="375.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" strokecolor="black [3200]" strokeweight=".5pt">
                <v:stroke joinstyle="miter"/>
                <w10:wrap anchorx="page"/>
              </v:line>
            </w:pict>
          </mc:Fallback>
        </mc:AlternateContent>
      </w:r>
      <w:r w:rsidR="003E0789" w:rsidRPr="00A14C2E">
        <w:rPr>
          <w:noProof/>
          <w:lang w:eastAsia="en-US" w:bidi="ar-SA"/>
        </w:rPr>
        <mc:AlternateContent>
          <mc:Choice Requires="wps">
            <w:drawing>
              <wp:anchor distT="0" distB="0" distL="114300" distR="114300" simplePos="0" relativeHeight="251666432" behindDoc="0" locked="0" layoutInCell="1" allowOverlap="1" wp14:anchorId="683F151B" wp14:editId="3136DE5A">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75994C"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" strokecolor="black [3200]" strokeweight=".5pt">
                <v:stroke joinstyle="miter"/>
                <w10:wrap anchorx="page"/>
              </v:line>
            </w:pict>
          </mc:Fallback>
        </mc:AlternateContent>
      </w:r>
      <w:r w:rsidR="00AB6167" w:rsidRPr="00A14C2E">
        <w:rPr>
          <w:noProof/>
          <w:lang w:eastAsia="en-US" w:bidi="ar-SA"/>
        </w:rPr>
        <w:drawing>
          <wp:inline distT="0" distB="0" distL="0" distR="0" wp14:anchorId="6799F63E" wp14:editId="5D7899C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1301140"/>
                    </a:xfrm>
                    <a:prstGeom prst="rect">
                      <a:avLst/>
                    </a:prstGeom>
                    <a:noFill/>
                    <a:ln>
                      <a:noFill/>
                    </a:ln>
                  </pic:spPr>
                </pic:pic>
              </a:graphicData>
            </a:graphic>
          </wp:inline>
        </w:drawing>
      </w:r>
    </w:p>
    <w:p w14:paraId="3EF5A6CD" w14:textId="77777777" w:rsidR="00012EDF" w:rsidRDefault="00012EDF" w:rsidP="003E0789">
      <w:pPr>
        <w:pStyle w:val="MDPI52figure"/>
        <w:ind w:left="2608"/>
        <w:jc w:val="left"/>
        <w:rPr>
          <w:ins w:id="348" w:author="Ayperi Ülkü" w:date="2024-03-19T23:40:00Z"/>
        </w:rPr>
      </w:pPr>
    </w:p>
    <w:p w14:paraId="4BEDFCF3" w14:textId="0AE2BA25" w:rsidR="00012EDF" w:rsidRPr="00074C7C" w:rsidRDefault="00012EDF" w:rsidP="00012EDF">
      <w:pPr>
        <w:pStyle w:val="MDPI31text"/>
        <w:rPr>
          <w:ins w:id="349" w:author="Ayperi Ülkü" w:date="2024-03-19T23:40:00Z"/>
          <w:lang w:val="tr-TR"/>
        </w:rPr>
      </w:pPr>
      <w:ins w:id="350" w:author="Ayperi Ülkü" w:date="2024-03-19T23:40:00Z">
        <w:r w:rsidRPr="00012EDF">
          <w:rPr>
            <w:highlight w:val="yellow"/>
            <w:lang w:val="tr-TR"/>
            <w:rPrChange w:id="351" w:author="Ayperi Ülkü" w:date="2024-03-19T23:40:00Z">
              <w:rPr>
                <w:lang w:val="tr-TR"/>
              </w:rPr>
            </w:rPrChange>
          </w:rPr>
          <w:t>TABLO TEKRAR</w:t>
        </w:r>
      </w:ins>
    </w:p>
    <w:p w14:paraId="4686AE80" w14:textId="77777777" w:rsidR="00012EDF" w:rsidRPr="00012EDF" w:rsidRDefault="00012EDF" w:rsidP="003E0789">
      <w:pPr>
        <w:pStyle w:val="MDPI52figure"/>
        <w:ind w:left="2608"/>
        <w:jc w:val="left"/>
        <w:rPr>
          <w:lang w:val="tr-TR"/>
          <w:rPrChange w:id="352" w:author="Ayperi Ülkü" w:date="2024-03-19T23:40:00Z">
            <w:rPr/>
          </w:rPrChange>
        </w:rPr>
      </w:pPr>
    </w:p>
    <w:p w14:paraId="66AD6680" w14:textId="238FC3BC"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proofErr w:type="spellStart"/>
      <w:r w:rsidRPr="00A14C2E">
        <w:rPr>
          <w:bCs/>
          <w:lang w:val="tr-TR"/>
        </w:rPr>
        <w:t>There</w:t>
      </w:r>
      <w:proofErr w:type="spellEnd"/>
      <w:r w:rsidRPr="00A14C2E">
        <w:rPr>
          <w:bCs/>
          <w:lang w:val="tr-TR"/>
        </w:rPr>
        <w:t xml:space="preserve"> </w:t>
      </w:r>
      <w:proofErr w:type="spellStart"/>
      <w:r w:rsidRPr="00A14C2E">
        <w:rPr>
          <w:bCs/>
          <w:lang w:val="tr-TR"/>
        </w:rPr>
        <w:t>exists</w:t>
      </w:r>
      <w:proofErr w:type="spellEnd"/>
      <w:r w:rsidRPr="00A14C2E">
        <w:rPr>
          <w:bCs/>
          <w:lang w:val="tr-TR"/>
        </w:rPr>
        <w:t xml:space="preserve"> </w:t>
      </w:r>
      <w:proofErr w:type="spellStart"/>
      <w:r w:rsidRPr="00A14C2E">
        <w:rPr>
          <w:bCs/>
          <w:lang w:val="tr-TR"/>
        </w:rPr>
        <w:t>no</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 xml:space="preserve">).  </w:t>
      </w:r>
      <w:proofErr w:type="spellStart"/>
      <w:r w:rsidRPr="00A14C2E">
        <w:rPr>
          <w:bCs/>
          <w:lang w:val="tr-TR"/>
        </w:rPr>
        <w:t>Thus</w:t>
      </w:r>
      <w:proofErr w:type="spellEnd"/>
      <w:r w:rsidRPr="00A14C2E">
        <w:rPr>
          <w:bCs/>
          <w:lang w:val="tr-TR"/>
        </w:rPr>
        <w:t xml:space="preserve"> </w:t>
      </w:r>
      <w:proofErr w:type="spellStart"/>
      <w:r w:rsidRPr="00A14C2E">
        <w:rPr>
          <w:bCs/>
          <w:lang w:val="tr-TR"/>
        </w:rPr>
        <w:t>there</w:t>
      </w:r>
      <w:proofErr w:type="spellEnd"/>
      <w:r w:rsidRPr="00A14C2E">
        <w:rPr>
          <w:bCs/>
          <w:lang w:val="tr-TR"/>
        </w:rPr>
        <w:t xml:space="preserve"> </w:t>
      </w:r>
      <w:proofErr w:type="spellStart"/>
      <w:r w:rsidRPr="00A14C2E">
        <w:rPr>
          <w:bCs/>
          <w:lang w:val="tr-TR"/>
        </w:rPr>
        <w:t>starts</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possibility</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sidRPr="00A14C2E">
        <w:rPr>
          <w:bCs/>
          <w:lang w:val="tr-TR"/>
        </w:rPr>
        <w:t>FGMs</w:t>
      </w:r>
      <w:proofErr w:type="spellEnd"/>
      <w:r w:rsidRPr="00A14C2E">
        <w:rPr>
          <w:bCs/>
          <w:lang w:val="tr-TR"/>
        </w:rPr>
        <w:t xml:space="preserve">, </w:t>
      </w:r>
      <w:proofErr w:type="spellStart"/>
      <w:r w:rsidRPr="00A14C2E">
        <w:rPr>
          <w:bCs/>
          <w:lang w:val="tr-TR"/>
        </w:rPr>
        <w:t>that</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potential</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show</w:t>
      </w:r>
      <w:proofErr w:type="spellEnd"/>
      <w:r w:rsidRPr="00A14C2E">
        <w:rPr>
          <w:bCs/>
          <w:lang w:val="tr-TR"/>
        </w:rPr>
        <w:t xml:space="preserve"> </w:t>
      </w:r>
      <w:proofErr w:type="spellStart"/>
      <w:r w:rsidRPr="00A14C2E">
        <w:rPr>
          <w:bCs/>
          <w:lang w:val="tr-TR"/>
        </w:rPr>
        <w:t>better</w:t>
      </w:r>
      <w:proofErr w:type="spellEnd"/>
      <w:r w:rsidRPr="00A14C2E">
        <w:rPr>
          <w:bCs/>
          <w:lang w:val="tr-TR"/>
        </w:rPr>
        <w:t xml:space="preserve"> </w:t>
      </w:r>
      <w:proofErr w:type="spellStart"/>
      <w:r w:rsidRPr="00A14C2E">
        <w:rPr>
          <w:bCs/>
          <w:lang w:val="tr-TR"/>
        </w:rPr>
        <w:t>performance</w:t>
      </w:r>
      <w:proofErr w:type="spellEnd"/>
      <w:r w:rsidRPr="00A14C2E">
        <w:rPr>
          <w:bCs/>
          <w:lang w:val="tr-TR"/>
        </w:rPr>
        <w:t xml:space="preserve"> </w:t>
      </w:r>
      <w:proofErr w:type="spellStart"/>
      <w:r w:rsidRPr="00A14C2E">
        <w:rPr>
          <w:bCs/>
          <w:lang w:val="tr-TR"/>
        </w:rPr>
        <w:t>properties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HfO</w:t>
      </w:r>
      <w:r w:rsidRPr="00A14C2E">
        <w:rPr>
          <w:bCs/>
          <w:vertAlign w:val="subscript"/>
          <w:lang w:val="tr-TR"/>
        </w:rPr>
        <w:t>2</w:t>
      </w:r>
      <w:r w:rsidRPr="00A14C2E">
        <w:rPr>
          <w:bCs/>
          <w:lang w:val="tr-TR"/>
        </w:rPr>
        <w:t xml:space="preserve">, </w:t>
      </w:r>
      <w:proofErr w:type="spellStart"/>
      <w:r w:rsidRPr="00A14C2E">
        <w:rPr>
          <w:bCs/>
          <w:lang w:val="tr-TR"/>
        </w:rPr>
        <w:t>especially</w:t>
      </w:r>
      <w:proofErr w:type="spellEnd"/>
      <w:r w:rsidRPr="00A14C2E">
        <w:rPr>
          <w:bCs/>
          <w:lang w:val="tr-TR"/>
        </w:rPr>
        <w:t xml:space="preserve"> </w:t>
      </w:r>
      <w:proofErr w:type="spellStart"/>
      <w:r w:rsidRPr="00A14C2E">
        <w:rPr>
          <w:bCs/>
          <w:lang w:val="tr-TR"/>
        </w:rPr>
        <w:t>when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utilize</w:t>
      </w:r>
      <w:proofErr w:type="spellEnd"/>
      <w:r w:rsidRPr="00A14C2E">
        <w:rPr>
          <w:bCs/>
          <w:lang w:val="tr-TR"/>
        </w:rPr>
        <w:t xml:space="preserve"> a </w:t>
      </w:r>
      <w:proofErr w:type="spellStart"/>
      <w:r w:rsidRPr="00A14C2E">
        <w:rPr>
          <w:bCs/>
          <w:lang w:val="tr-TR"/>
        </w:rPr>
        <w:t>method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calculate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equivalent</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constant</w:t>
      </w:r>
      <w:proofErr w:type="spellEnd"/>
      <w:r w:rsidRPr="00A14C2E">
        <w:rPr>
          <w:bCs/>
          <w:lang w:val="tr-TR"/>
        </w:rPr>
        <w:t xml:space="preserve"> of </w:t>
      </w:r>
      <w:proofErr w:type="spellStart"/>
      <w:r w:rsidRPr="00A14C2E">
        <w:rPr>
          <w:bCs/>
          <w:lang w:val="tr-TR"/>
        </w:rPr>
        <w:t>the</w:t>
      </w:r>
      <w:proofErr w:type="spellEnd"/>
      <w:r w:rsidRPr="00A14C2E">
        <w:rPr>
          <w:bCs/>
          <w:lang w:val="tr-TR"/>
        </w:rPr>
        <w:t xml:space="preserve"> </w:t>
      </w:r>
      <w:proofErr w:type="spellStart"/>
      <w:r w:rsidRPr="00A14C2E">
        <w:rPr>
          <w:bCs/>
          <w:lang w:val="tr-TR"/>
        </w:rPr>
        <w:t>stacked</w:t>
      </w:r>
      <w:proofErr w:type="spellEnd"/>
      <w:r w:rsidRPr="00A14C2E">
        <w:rPr>
          <w:bCs/>
          <w:lang w:val="tr-TR"/>
        </w:rPr>
        <w:t xml:space="preserve"> FGM </w:t>
      </w:r>
      <w:proofErr w:type="spellStart"/>
      <w:r w:rsidRPr="00A14C2E">
        <w:rPr>
          <w:bCs/>
          <w:lang w:val="tr-TR"/>
        </w:rPr>
        <w:t>materials</w:t>
      </w:r>
      <w:proofErr w:type="spellEnd"/>
      <w:r w:rsidRPr="00A14C2E">
        <w:rPr>
          <w:bCs/>
          <w:lang w:val="tr-TR"/>
        </w:rPr>
        <w:t xml:space="preserve">.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w:t>
      </w:r>
      <w:proofErr w:type="spellStart"/>
      <w:r w:rsidRPr="00A14C2E">
        <w:rPr>
          <w:bCs/>
          <w:lang w:val="tr-TR"/>
        </w:rPr>
        <w:t>Maxwell-Garnet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r w:rsidR="00A34FCB" w:rsidRPr="00A34FCB">
        <w:rPr>
          <w:bCs/>
          <w:lang w:val="tr-TR"/>
        </w:rPr>
        <w:t>[32]</w:t>
      </w:r>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proofErr w:type="spellStart"/>
      <w:r w:rsidRPr="00A14C2E">
        <w:rPr>
          <w:bCs/>
          <w:lang w:val="tr-TR"/>
        </w:rPr>
        <w:t>for</w:t>
      </w:r>
      <w:proofErr w:type="spellEnd"/>
      <w:r w:rsidRPr="00A14C2E">
        <w:rPr>
          <w:bCs/>
          <w:lang w:val="tr-TR"/>
        </w:rPr>
        <w:t xml:space="preserve"> 2 </w:t>
      </w:r>
      <w:proofErr w:type="spellStart"/>
      <w:r w:rsidRPr="00A14C2E">
        <w:rPr>
          <w:bCs/>
          <w:lang w:val="tr-TR"/>
        </w:rPr>
        <w:t>layer</w:t>
      </w:r>
      <w:proofErr w:type="spellEnd"/>
      <w:r w:rsidRPr="00A14C2E">
        <w:rPr>
          <w:bCs/>
          <w:lang w:val="tr-TR"/>
        </w:rPr>
        <w:t xml:space="preserve">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two</w:t>
      </w:r>
      <w:proofErr w:type="spellEnd"/>
      <w:r w:rsidRPr="00A14C2E">
        <w:rPr>
          <w:bCs/>
          <w:lang w:val="tr-TR"/>
        </w:rPr>
        <w:t xml:space="preserve">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follows</w:t>
      </w:r>
      <w:proofErr w:type="spellEnd"/>
      <w:r w:rsidRPr="00A14C2E">
        <w:rPr>
          <w:bCs/>
          <w:lang w:val="tr-TR"/>
        </w:rPr>
        <w:t>:</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7A9E64FB"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r w:rsidR="00A34FCB" w:rsidRPr="00A34FCB">
        <w:t>[32], [41]</w:t>
      </w:r>
      <w:r w:rsidRPr="00A14C2E">
        <w:t xml:space="preserve"> as Eq.2;</w:t>
      </w:r>
    </w:p>
    <w:p w14:paraId="54D2142B" w14:textId="77777777" w:rsidR="00AB6167" w:rsidRPr="00012EDF" w:rsidRDefault="00AB6167" w:rsidP="003E0789">
      <w:pPr>
        <w:pStyle w:val="MDPI31text"/>
        <w:rPr>
          <w:ins w:id="353" w:author="Ayperi Ülkü" w:date="2024-03-19T23:41:00Z"/>
        </w:rPr>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08A46513" w14:textId="6D223D20" w:rsidR="00012EDF" w:rsidRPr="00A14C2E" w:rsidRDefault="00012EDF" w:rsidP="003E0789">
      <w:pPr>
        <w:pStyle w:val="MDPI31text"/>
      </w:pPr>
      <w:ins w:id="354" w:author="Ayperi Ülkü" w:date="2024-03-19T23:41:00Z">
        <w:r w:rsidRPr="00012EDF">
          <w:rPr>
            <w:highlight w:val="yellow"/>
            <w:rPrChange w:id="355" w:author="Ayperi Ülkü" w:date="2024-03-19T23:41:00Z">
              <w:rPr/>
            </w:rPrChange>
          </w:rPr>
          <w:lastRenderedPageBreak/>
          <w:t>FORMÜLE NO VER</w:t>
        </w:r>
      </w:ins>
    </w:p>
    <w:p w14:paraId="1A5C977B" w14:textId="77777777" w:rsidR="00AB6167" w:rsidRPr="00A14C2E" w:rsidRDefault="00AB6167" w:rsidP="003E0789">
      <w:pPr>
        <w:pStyle w:val="MDPI32textnoindent"/>
      </w:pPr>
      <w:proofErr w:type="gramStart"/>
      <w:r w:rsidRPr="00A14C2E">
        <w:t>where</w:t>
      </w:r>
      <w:proofErr w:type="gramEnd"/>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r w:rsidRPr="00A14C2E">
        <w:rPr>
          <w:i/>
        </w:rPr>
        <w:t xml:space="preserve">f </w:t>
      </w:r>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lang w:eastAsia="en-US" w:bidi="ar-SA"/>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Default="003E0789" w:rsidP="003E0789">
      <w:pPr>
        <w:pStyle w:val="MDPI51figurecaption"/>
        <w:rPr>
          <w:ins w:id="356" w:author="Ayperi Ülkü" w:date="2024-03-19T23:41:00Z"/>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048A8BD9" w14:textId="765D9A64" w:rsidR="00012EDF" w:rsidRPr="00A14C2E" w:rsidRDefault="00012EDF" w:rsidP="003E0789">
      <w:pPr>
        <w:pStyle w:val="MDPI51figurecaption"/>
        <w:rPr>
          <w:rFonts w:eastAsiaTheme="minorHAnsi"/>
        </w:rPr>
      </w:pPr>
      <w:ins w:id="357" w:author="Ayperi Ülkü" w:date="2024-03-19T23:41:00Z">
        <w:r w:rsidRPr="00012EDF">
          <w:rPr>
            <w:rFonts w:eastAsiaTheme="minorHAnsi"/>
            <w:b/>
            <w:highlight w:val="yellow"/>
            <w:rPrChange w:id="358" w:author="Ayperi Ülkü" w:date="2024-03-19T23:41:00Z">
              <w:rPr>
                <w:rFonts w:eastAsiaTheme="minorHAnsi"/>
                <w:b/>
              </w:rPr>
            </w:rPrChange>
          </w:rPr>
          <w:t>ŞEKİL TEKRAR</w:t>
        </w:r>
      </w:ins>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proofErr w:type="spellStart"/>
      <w:r w:rsidRPr="00A14C2E">
        <w:rPr>
          <w:i/>
          <w:iCs/>
        </w:rPr>
        <w:t>f</w:t>
      </w:r>
      <w:r w:rsidRPr="00A14C2E">
        <w:rPr>
          <w:vertAlign w:val="subscript"/>
        </w:rPr>
        <w:t>A</w:t>
      </w:r>
      <w:proofErr w:type="spellEnd"/>
      <w:r w:rsidRPr="00A14C2E">
        <w:t xml:space="preserve">​, </w:t>
      </w:r>
      <w:proofErr w:type="spellStart"/>
      <w:r w:rsidRPr="00A14C2E">
        <w:rPr>
          <w:i/>
          <w:iCs/>
        </w:rPr>
        <w:t>f</w:t>
      </w:r>
      <w:r w:rsidRPr="00A14C2E">
        <w:rPr>
          <w:vertAlign w:val="subscript"/>
        </w:rPr>
        <w:t>B</w:t>
      </w:r>
      <w:proofErr w:type="spellEnd"/>
      <w:r w:rsidRPr="00A14C2E">
        <w:t xml:space="preserve">​, and </w:t>
      </w:r>
      <w:proofErr w:type="spellStart"/>
      <w:r w:rsidRPr="00A14C2E">
        <w:rPr>
          <w:i/>
          <w:iCs/>
        </w:rPr>
        <w:t>f</w:t>
      </w:r>
      <w:r w:rsidRPr="00A14C2E">
        <w:rPr>
          <w:vertAlign w:val="subscript"/>
        </w:rPr>
        <w:t>C</w:t>
      </w:r>
      <w:proofErr w:type="spellEnd"/>
      <w:r w:rsidRPr="00A14C2E">
        <w:t xml:space="preserve">​ with </w:t>
      </w:r>
      <w:proofErr w:type="spellStart"/>
      <w:r w:rsidRPr="00A14C2E">
        <w:rPr>
          <w:i/>
          <w:iCs/>
        </w:rPr>
        <w:t>f</w:t>
      </w:r>
      <w:r w:rsidRPr="00A14C2E">
        <w:rPr>
          <w:vertAlign w:val="subscript"/>
        </w:rPr>
        <w:t>A</w:t>
      </w:r>
      <w:proofErr w:type="spellEnd"/>
      <w:r w:rsidRPr="00A14C2E">
        <w:t xml:space="preserve">​ + </w:t>
      </w:r>
      <w:proofErr w:type="spellStart"/>
      <w:r w:rsidRPr="00A14C2E">
        <w:rPr>
          <w:i/>
          <w:iCs/>
        </w:rPr>
        <w:t>f</w:t>
      </w:r>
      <w:r w:rsidRPr="00A14C2E">
        <w:rPr>
          <w:vertAlign w:val="subscript"/>
        </w:rPr>
        <w:t>B</w:t>
      </w:r>
      <w:proofErr w:type="spellEnd"/>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we need to derive an expression that considers all three materials. Thus we can;</w:t>
      </w:r>
    </w:p>
    <w:p w14:paraId="7959643C" w14:textId="77777777" w:rsidR="00AB6167" w:rsidRPr="00A14C2E" w:rsidRDefault="00AB6167" w:rsidP="003E0789">
      <w:pPr>
        <w:pStyle w:val="MDPI38bullet"/>
        <w:spacing w:before="60"/>
        <w:rPr>
          <w:lang w:val="tr-TR"/>
        </w:rPr>
      </w:pPr>
      <w:proofErr w:type="spellStart"/>
      <w:r w:rsidRPr="00A14C2E">
        <w:rPr>
          <w:lang w:val="tr-TR"/>
        </w:rPr>
        <w:t>Calculate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proofErr w:type="spellStart"/>
      <w:r w:rsidRPr="00A14C2E">
        <w:rPr>
          <w:lang w:val="tr-TR"/>
        </w:rPr>
        <w:t>Consider</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proofErr w:type="spellStart"/>
      <w:r w:rsidRPr="00A14C2E">
        <w:rPr>
          <w:i/>
          <w:iCs/>
        </w:rPr>
        <w:t>f</w:t>
      </w:r>
      <w:r w:rsidRPr="00A14C2E">
        <w:rPr>
          <w:vertAlign w:val="subscript"/>
        </w:rPr>
        <w:t>A</w:t>
      </w:r>
      <w:proofErr w:type="spellEnd"/>
      <w:r w:rsidRPr="00A14C2E">
        <w:t>​</w:t>
      </w:r>
      <w:r w:rsidRPr="00A14C2E">
        <w:rPr>
          <w:vertAlign w:val="subscript"/>
        </w:rPr>
        <w:t>B</w:t>
      </w:r>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finally as Eq.3,</w:t>
      </w:r>
    </w:p>
    <w:p w14:paraId="145AA2DC" w14:textId="77777777" w:rsidR="00AB6167" w:rsidRPr="00012EDF" w:rsidRDefault="00A34FCB" w:rsidP="003E0789">
      <w:pPr>
        <w:pStyle w:val="MDPI31text"/>
        <w:rPr>
          <w:ins w:id="359" w:author="Ayperi Ülkü" w:date="2024-03-19T23:41:00Z"/>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587F2E0F" w14:textId="77777777" w:rsidR="00012EDF" w:rsidRDefault="00012EDF" w:rsidP="003E0789">
      <w:pPr>
        <w:pStyle w:val="MDPI31text"/>
        <w:rPr>
          <w:ins w:id="360" w:author="Ayperi Ülkü" w:date="2024-03-19T23:41:00Z"/>
        </w:rPr>
      </w:pPr>
    </w:p>
    <w:p w14:paraId="53ECD0A8" w14:textId="0DCADFBC" w:rsidR="00012EDF" w:rsidRPr="00A14C2E" w:rsidRDefault="00012EDF" w:rsidP="00012EDF">
      <w:pPr>
        <w:pStyle w:val="MDPI51figurecaption"/>
        <w:rPr>
          <w:ins w:id="361" w:author="Ayperi Ülkü" w:date="2024-03-19T23:41:00Z"/>
          <w:rFonts w:eastAsiaTheme="minorHAnsi"/>
        </w:rPr>
      </w:pPr>
      <w:ins w:id="362" w:author="Ayperi Ülkü" w:date="2024-03-19T23:41:00Z">
        <w:r>
          <w:rPr>
            <w:rFonts w:eastAsiaTheme="minorHAnsi"/>
            <w:b/>
            <w:highlight w:val="yellow"/>
          </w:rPr>
          <w:t>FORMÜL</w:t>
        </w:r>
        <w:r w:rsidRPr="00864CEF">
          <w:rPr>
            <w:rFonts w:eastAsiaTheme="minorHAnsi"/>
            <w:b/>
            <w:highlight w:val="yellow"/>
          </w:rPr>
          <w:t xml:space="preserve"> TEKRAR</w:t>
        </w:r>
      </w:ins>
    </w:p>
    <w:p w14:paraId="3E35BBE4" w14:textId="77777777" w:rsidR="00012EDF" w:rsidRPr="00A14C2E" w:rsidRDefault="00012EDF" w:rsidP="003E0789">
      <w:pPr>
        <w:pStyle w:val="MDPI31text"/>
        <w:rPr>
          <w:lang w:val="tr-TR"/>
        </w:rPr>
      </w:pPr>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Default="00AB6167" w:rsidP="003E0789">
      <w:pPr>
        <w:pStyle w:val="MDPI52figure"/>
        <w:ind w:left="2608"/>
        <w:jc w:val="left"/>
        <w:rPr>
          <w:ins w:id="363" w:author="Ayperi Ülkü" w:date="2024-03-19T23:41:00Z"/>
        </w:rPr>
      </w:pPr>
      <w:r w:rsidRPr="00A14C2E">
        <w:rPr>
          <w:noProof/>
          <w:lang w:eastAsia="en-US" w:bidi="ar-SA"/>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5EAD741D" w14:textId="5AC72431" w:rsidR="00012EDF" w:rsidRPr="00A14C2E" w:rsidRDefault="00012EDF" w:rsidP="00012EDF">
      <w:pPr>
        <w:pStyle w:val="MDPI51figurecaption"/>
        <w:rPr>
          <w:ins w:id="364" w:author="Ayperi Ülkü" w:date="2024-03-19T23:41:00Z"/>
          <w:rFonts w:eastAsiaTheme="minorHAnsi"/>
        </w:rPr>
      </w:pPr>
      <w:ins w:id="365" w:author="Ayperi Ülkü" w:date="2024-03-19T23:41:00Z">
        <w:r>
          <w:rPr>
            <w:rFonts w:eastAsiaTheme="minorHAnsi"/>
            <w:b/>
            <w:highlight w:val="yellow"/>
          </w:rPr>
          <w:t>TABLO</w:t>
        </w:r>
        <w:r w:rsidRPr="00864CEF">
          <w:rPr>
            <w:rFonts w:eastAsiaTheme="minorHAnsi"/>
            <w:b/>
            <w:highlight w:val="yellow"/>
          </w:rPr>
          <w:t xml:space="preserve"> TEKRAR</w:t>
        </w:r>
      </w:ins>
    </w:p>
    <w:p w14:paraId="58A9197D" w14:textId="77777777" w:rsidR="00012EDF" w:rsidRPr="00A14C2E" w:rsidRDefault="00012EDF" w:rsidP="003E0789">
      <w:pPr>
        <w:pStyle w:val="MDPI52figure"/>
        <w:ind w:left="2608"/>
        <w:jc w:val="left"/>
      </w:pP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Default="00AB6167" w:rsidP="003E0789">
      <w:pPr>
        <w:pStyle w:val="MDPI52figure"/>
        <w:rPr>
          <w:ins w:id="366" w:author="Ayperi Ülkü" w:date="2024-03-19T23:41:00Z"/>
          <w:lang w:val="tr-TR"/>
        </w:rPr>
      </w:pPr>
      <w:r w:rsidRPr="00A14C2E">
        <w:rPr>
          <w:noProof/>
          <w:lang w:eastAsia="en-US" w:bidi="ar-SA"/>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2151389A" w14:textId="77777777" w:rsidR="00012EDF" w:rsidRDefault="00012EDF" w:rsidP="003E0789">
      <w:pPr>
        <w:pStyle w:val="MDPI52figure"/>
        <w:rPr>
          <w:ins w:id="367" w:author="Ayperi Ülkü" w:date="2024-03-19T23:42:00Z"/>
          <w:lang w:val="tr-TR"/>
        </w:rPr>
      </w:pPr>
    </w:p>
    <w:p w14:paraId="551303AE" w14:textId="60CD9174" w:rsidR="00012EDF" w:rsidRPr="00A14C2E" w:rsidRDefault="00012EDF" w:rsidP="00012EDF">
      <w:pPr>
        <w:pStyle w:val="MDPI51figurecaption"/>
        <w:rPr>
          <w:ins w:id="368" w:author="Ayperi Ülkü" w:date="2024-03-19T23:42:00Z"/>
          <w:rFonts w:eastAsiaTheme="minorHAnsi"/>
        </w:rPr>
      </w:pPr>
      <w:ins w:id="369" w:author="Ayperi Ülkü" w:date="2024-03-19T23:42:00Z">
        <w:r>
          <w:rPr>
            <w:rFonts w:eastAsiaTheme="minorHAnsi"/>
            <w:b/>
            <w:highlight w:val="yellow"/>
          </w:rPr>
          <w:t>TABLO</w:t>
        </w:r>
        <w:r w:rsidRPr="00864CEF">
          <w:rPr>
            <w:rFonts w:eastAsiaTheme="minorHAnsi"/>
            <w:b/>
            <w:highlight w:val="yellow"/>
          </w:rPr>
          <w:t xml:space="preserve"> TEKRAR</w:t>
        </w:r>
      </w:ins>
    </w:p>
    <w:p w14:paraId="0B916AD2" w14:textId="77777777" w:rsidR="00012EDF" w:rsidRPr="00A14C2E" w:rsidRDefault="00012EDF" w:rsidP="003E0789">
      <w:pPr>
        <w:pStyle w:val="MDPI52figure"/>
        <w:rPr>
          <w:lang w:val="tr-TR"/>
        </w:rPr>
      </w:pPr>
    </w:p>
    <w:p w14:paraId="393CF741" w14:textId="6B5E1346" w:rsidR="00AB6167" w:rsidRPr="00A14C2E" w:rsidRDefault="003E0789" w:rsidP="003E0789">
      <w:pPr>
        <w:pStyle w:val="MDPI22heading2"/>
        <w:spacing w:before="240"/>
      </w:pPr>
      <w:r w:rsidRPr="00A14C2E">
        <w:t xml:space="preserve">3.4. </w:t>
      </w:r>
      <w:r w:rsidR="00E4035B">
        <w:t>FinFET</w:t>
      </w:r>
      <w:r w:rsidR="00AB6167" w:rsidRPr="00A14C2E">
        <w:t xml:space="preserve"> </w:t>
      </w:r>
      <w:r w:rsidRPr="00A14C2E">
        <w:t xml:space="preserve">Modelling </w:t>
      </w:r>
      <w:r w:rsidR="00AB6167" w:rsidRPr="00A14C2E">
        <w:t>in Silvaco ATLAS Deckbuild Tool</w:t>
      </w:r>
    </w:p>
    <w:p w14:paraId="72E64A48" w14:textId="0DEE05ED" w:rsidR="00AB6167" w:rsidRPr="00A14C2E" w:rsidRDefault="00AB6167" w:rsidP="003E0789">
      <w:pPr>
        <w:pStyle w:val="MDPI31text"/>
        <w:rPr>
          <w:shd w:val="clear" w:color="auto" w:fill="FFFFFF"/>
        </w:rPr>
      </w:pPr>
      <w:r w:rsidRPr="00A14C2E">
        <w:t xml:space="preserve">We start with modeling our </w:t>
      </w:r>
      <w:r w:rsidR="00E4035B">
        <w:t>FinFET</w:t>
      </w:r>
      <w:r w:rsidRPr="00A14C2E">
        <w:t xml:space="preserve"> in </w:t>
      </w:r>
      <w:proofErr w:type="spellStart"/>
      <w:r w:rsidRPr="00A14C2E">
        <w:t>Silvaco’s</w:t>
      </w:r>
      <w:proofErr w:type="spellEnd"/>
      <w:r w:rsidRPr="00A14C2E">
        <w:t xml:space="preserve"> Atlas/</w:t>
      </w:r>
      <w:proofErr w:type="spellStart"/>
      <w:r w:rsidRPr="00A14C2E">
        <w:t>Deckbuild</w:t>
      </w:r>
      <w:proofErr w:type="spellEnd"/>
      <w:r w:rsidRPr="00A14C2E">
        <w:t xml:space="preserve">. </w:t>
      </w:r>
      <w:r w:rsidRPr="00A14C2E">
        <w:rPr>
          <w:shd w:val="clear" w:color="auto" w:fill="FFFFFF"/>
        </w:rPr>
        <w:t xml:space="preserve">The family of such tools were used in many research to design and simulate the </w:t>
      </w:r>
      <w:r w:rsidR="00E4035B">
        <w:rPr>
          <w:shd w:val="clear" w:color="auto" w:fill="FFFFFF"/>
        </w:rPr>
        <w:t>FinFET</w:t>
      </w:r>
      <w:r w:rsidRPr="00A14C2E">
        <w:rPr>
          <w:shd w:val="clear" w:color="auto" w:fill="FFFFFF"/>
        </w:rPr>
        <w:t xml:space="preserve"> devices. The ATLAS </w:t>
      </w:r>
      <w:proofErr w:type="spellStart"/>
      <w:r w:rsidRPr="00A14C2E">
        <w:rPr>
          <w:shd w:val="clear" w:color="auto" w:fill="FFFFFF"/>
        </w:rPr>
        <w:t>Deckbuild</w:t>
      </w:r>
      <w:proofErr w:type="spellEnd"/>
      <w:r w:rsidRPr="00A14C2E">
        <w:rPr>
          <w:shd w:val="clear" w:color="auto" w:fill="FFFFFF"/>
        </w:rPr>
        <w:t xml:space="preserve"> simulation employing many standard recombination and continuity models like Shockley-Read-Hall, Schrödinger and Auger; used widespread for 2D/3D simulations of normal or </w:t>
      </w:r>
      <w:proofErr w:type="spellStart"/>
      <w:r w:rsidRPr="00A14C2E">
        <w:rPr>
          <w:shd w:val="clear" w:color="auto" w:fill="FFFFFF"/>
        </w:rPr>
        <w:t>heterogated</w:t>
      </w:r>
      <w:proofErr w:type="spellEnd"/>
      <w:r w:rsidRPr="00A14C2E">
        <w:rPr>
          <w:shd w:val="clear" w:color="auto" w:fill="FFFFFF"/>
        </w:rPr>
        <w:t xml:space="preserve"> single, double or triple-gated </w:t>
      </w:r>
      <w:r w:rsidR="00E4035B">
        <w:rPr>
          <w:shd w:val="clear" w:color="auto" w:fill="FFFFFF"/>
        </w:rPr>
        <w:t>FinFET</w:t>
      </w:r>
      <w:r w:rsidRPr="00A14C2E">
        <w:rPr>
          <w:shd w:val="clear" w:color="auto" w:fill="FFFFFF"/>
        </w:rPr>
        <w:t xml:space="preserve">s </w:t>
      </w:r>
      <w:r w:rsidR="00A34FCB" w:rsidRPr="00A34FCB">
        <w:rPr>
          <w:shd w:val="clear" w:color="auto" w:fill="FFFFFF"/>
        </w:rPr>
        <w:t>[8]</w:t>
      </w:r>
      <w:r w:rsidRPr="00A14C2E">
        <w:rPr>
          <w:shd w:val="clear" w:color="auto" w:fill="FFFFFF"/>
        </w:rPr>
        <w:t>,</w:t>
      </w:r>
      <w:r w:rsidR="00A34FCB" w:rsidRPr="00A34FCB">
        <w:rPr>
          <w:shd w:val="clear" w:color="auto" w:fill="FFFFFF"/>
        </w:rPr>
        <w:t>[31]</w:t>
      </w:r>
      <w:r w:rsidRPr="00A14C2E">
        <w:rPr>
          <w:shd w:val="clear" w:color="auto" w:fill="FFFFFF"/>
        </w:rPr>
        <w:t>,</w:t>
      </w:r>
      <w:r w:rsidR="00A34FCB" w:rsidRPr="00A34FCB">
        <w:rPr>
          <w:shd w:val="clear" w:color="auto" w:fill="FFFFFF"/>
        </w:rPr>
        <w:t>[26]</w:t>
      </w:r>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74B0F67E"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sub 0.5um generation of MOS devices there is considerable conductance being measured on the gate contacts </w:t>
      </w:r>
      <w:r w:rsidR="00A34FCB" w:rsidRPr="00A34FCB">
        <w:t>[35]</w:t>
      </w:r>
      <w:r w:rsidRPr="00A14C2E">
        <w:t xml:space="preserve">. </w:t>
      </w:r>
      <w:r w:rsidRPr="00A14C2E">
        <w:rPr>
          <w:color w:val="030303"/>
          <w:shd w:val="clear" w:color="auto" w:fill="FFFFFF"/>
        </w:rPr>
        <w:t>In our case we used two lines of code for proper solvers to be activated in ATLAS/</w:t>
      </w:r>
      <w:proofErr w:type="spellStart"/>
      <w:r w:rsidRPr="00A14C2E">
        <w:rPr>
          <w:color w:val="030303"/>
          <w:shd w:val="clear" w:color="auto" w:fill="FFFFFF"/>
        </w:rPr>
        <w:t>Deckbuild</w:t>
      </w:r>
      <w:proofErr w:type="spellEnd"/>
      <w:r w:rsidRPr="00A14C2E">
        <w:rPr>
          <w:color w:val="030303"/>
          <w:shd w:val="clear" w:color="auto" w:fill="FFFFFF"/>
        </w:rPr>
        <w:t xml:space="preserve">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r w:rsidR="00A34FCB" w:rsidRPr="00A34FCB">
        <w:rPr>
          <w:shd w:val="clear" w:color="auto" w:fill="FFFFFF"/>
        </w:rPr>
        <w:t>[35]</w:t>
      </w:r>
      <w:r w:rsidRPr="00A14C2E">
        <w:rPr>
          <w:color w:val="030303"/>
          <w:shd w:val="clear" w:color="auto" w:fill="FFFFFF"/>
        </w:rPr>
        <w:t xml:space="preserve">, so that gate-to-dielectric leakage current was properly and realistically modeled, which gave most accurate results comparable with </w:t>
      </w:r>
      <w:r w:rsidR="00A34FCB" w:rsidRPr="00A34FCB">
        <w:rPr>
          <w:shd w:val="clear" w:color="auto" w:fill="FFFFFF"/>
        </w:rPr>
        <w:t>[36]</w:t>
      </w:r>
      <w:r w:rsidRPr="00A14C2E">
        <w:rPr>
          <w:shd w:val="clear" w:color="auto" w:fill="FFFFFF"/>
        </w:rPr>
        <w:t>.</w:t>
      </w:r>
    </w:p>
    <w:p w14:paraId="7E72D781" w14:textId="7B0157BA" w:rsidR="00AB6167" w:rsidRPr="00A14C2E" w:rsidRDefault="003E0789" w:rsidP="003E0789">
      <w:pPr>
        <w:pStyle w:val="MDPI41tablecaption"/>
        <w:jc w:val="both"/>
        <w:rPr>
          <w:lang w:val="tr-TR"/>
        </w:rPr>
      </w:pPr>
      <w:proofErr w:type="spellStart"/>
      <w:r w:rsidRPr="00A14C2E">
        <w:rPr>
          <w:b/>
          <w:lang w:val="tr-TR"/>
        </w:rPr>
        <w:t>Table</w:t>
      </w:r>
      <w:proofErr w:type="spellEnd"/>
      <w:r w:rsidRPr="00A14C2E">
        <w:rPr>
          <w:b/>
          <w:lang w:val="tr-TR"/>
        </w:rPr>
        <w:t xml:space="preserve"> </w:t>
      </w:r>
      <w:r w:rsidR="00A32E3F">
        <w:rPr>
          <w:b/>
          <w:lang w:val="tr-TR"/>
        </w:rPr>
        <w:t>5</w:t>
      </w:r>
      <w:r w:rsidRPr="00A14C2E">
        <w:rPr>
          <w:b/>
          <w:lang w:val="tr-TR"/>
        </w:rPr>
        <w:t xml:space="preserve">. </w:t>
      </w:r>
      <w:proofErr w:type="spellStart"/>
      <w:r w:rsidR="00AB6167" w:rsidRPr="00A14C2E">
        <w:rPr>
          <w:lang w:val="tr-TR"/>
        </w:rPr>
        <w:t>Summary</w:t>
      </w:r>
      <w:proofErr w:type="spellEnd"/>
      <w:r w:rsidR="00AB6167" w:rsidRPr="00A14C2E">
        <w:rPr>
          <w:lang w:val="tr-TR"/>
        </w:rPr>
        <w:t xml:space="preserve"> of </w:t>
      </w:r>
      <w:proofErr w:type="spellStart"/>
      <w:r w:rsidR="00AB6167" w:rsidRPr="00A14C2E">
        <w:rPr>
          <w:lang w:val="tr-TR"/>
        </w:rPr>
        <w:t>used</w:t>
      </w:r>
      <w:proofErr w:type="spellEnd"/>
      <w:r w:rsidR="00AB6167" w:rsidRPr="00A14C2E">
        <w:rPr>
          <w:lang w:val="tr-TR"/>
        </w:rPr>
        <w:t xml:space="preserve"> </w:t>
      </w:r>
      <w:proofErr w:type="spellStart"/>
      <w:r w:rsidR="00AB6167" w:rsidRPr="00A14C2E">
        <w:rPr>
          <w:lang w:val="tr-TR"/>
        </w:rPr>
        <w:t>models</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proofErr w:type="spellStart"/>
      <w:r w:rsidR="00AB6167" w:rsidRPr="00A14C2E">
        <w:rPr>
          <w:lang w:val="tr-TR"/>
        </w:rPr>
        <w:t>tunneling</w:t>
      </w:r>
      <w:proofErr w:type="spellEnd"/>
      <w:r w:rsidR="00AB6167" w:rsidRPr="00A14C2E">
        <w:rPr>
          <w:lang w:val="tr-TR"/>
        </w:rPr>
        <w:t xml:space="preserve"> </w:t>
      </w:r>
      <w:proofErr w:type="spellStart"/>
      <w:r w:rsidR="00AB6167" w:rsidRPr="00A14C2E">
        <w:rPr>
          <w:lang w:val="tr-TR"/>
        </w:rPr>
        <w:t>and</w:t>
      </w:r>
      <w:proofErr w:type="spellEnd"/>
      <w:r w:rsidR="00AB6167" w:rsidRPr="00A14C2E">
        <w:rPr>
          <w:lang w:val="tr-TR"/>
        </w:rPr>
        <w:t xml:space="preserve"> </w:t>
      </w:r>
      <w:proofErr w:type="spellStart"/>
      <w:r w:rsidR="00AB6167" w:rsidRPr="00A14C2E">
        <w:rPr>
          <w:lang w:val="tr-TR"/>
        </w:rPr>
        <w:t>carrier</w:t>
      </w:r>
      <w:proofErr w:type="spellEnd"/>
      <w:r w:rsidR="00AB6167" w:rsidRPr="00A14C2E">
        <w:rPr>
          <w:lang w:val="tr-TR"/>
        </w:rPr>
        <w:t xml:space="preserve"> </w:t>
      </w:r>
      <w:proofErr w:type="spellStart"/>
      <w:r w:rsidR="00AB6167" w:rsidRPr="00A14C2E">
        <w:rPr>
          <w:lang w:val="tr-TR"/>
        </w:rPr>
        <w:t>injection</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proofErr w:type="spellStart"/>
      <w:r w:rsidR="00AB6167" w:rsidRPr="00A14C2E">
        <w:rPr>
          <w:lang w:val="tr-TR"/>
        </w:rPr>
        <w:t>gate-dielectric</w:t>
      </w:r>
      <w:proofErr w:type="spellEnd"/>
      <w:r w:rsidR="00AB6167" w:rsidRPr="00A14C2E">
        <w:rPr>
          <w:lang w:val="tr-TR"/>
        </w:rPr>
        <w:t xml:space="preserve"> </w:t>
      </w:r>
      <w:proofErr w:type="spellStart"/>
      <w:r w:rsidR="00AB6167" w:rsidRPr="00A14C2E">
        <w:rPr>
          <w:lang w:val="tr-TR"/>
        </w:rPr>
        <w:t>leakage</w:t>
      </w:r>
      <w:proofErr w:type="spellEnd"/>
      <w:r w:rsidR="00AB6167" w:rsidRPr="00A14C2E">
        <w:rPr>
          <w:lang w:val="tr-TR"/>
        </w:rPr>
        <w:t xml:space="preserve"> </w:t>
      </w:r>
      <w:proofErr w:type="spellStart"/>
      <w:r w:rsidR="00AB6167" w:rsidRPr="00A14C2E">
        <w:rPr>
          <w:lang w:val="tr-TR"/>
        </w:rPr>
        <w:t>current</w:t>
      </w:r>
      <w:proofErr w:type="spellEnd"/>
      <w:r w:rsidR="00AB6167" w:rsidRPr="00A14C2E">
        <w:rPr>
          <w:lang w:val="tr-TR"/>
        </w:rPr>
        <w:t xml:space="preserve"> in ATLAS </w:t>
      </w:r>
      <w:r w:rsidR="00A34FCB" w:rsidRPr="00A34FCB">
        <w:rPr>
          <w:lang w:val="tr-TR"/>
        </w:rPr>
        <w:t>[4.]</w:t>
      </w:r>
    </w:p>
    <w:p w14:paraId="16C26414" w14:textId="77777777" w:rsidR="00AB6167" w:rsidRDefault="00AB6167" w:rsidP="003E0789">
      <w:pPr>
        <w:pStyle w:val="MDPI52figure"/>
        <w:ind w:left="2608"/>
        <w:jc w:val="left"/>
        <w:rPr>
          <w:ins w:id="370" w:author="Ayperi Ülkü" w:date="2024-03-19T23:42:00Z"/>
          <w:rFonts w:eastAsiaTheme="minorHAnsi"/>
        </w:rPr>
      </w:pPr>
      <w:r w:rsidRPr="00A14C2E">
        <w:rPr>
          <w:rFonts w:eastAsiaTheme="minorHAnsi"/>
          <w:noProof/>
          <w:lang w:eastAsia="en-US" w:bidi="ar-SA"/>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2">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7AD302BA" w14:textId="49547F9B" w:rsidR="00012EDF" w:rsidRPr="00A14C2E" w:rsidRDefault="00012EDF" w:rsidP="00012EDF">
      <w:pPr>
        <w:pStyle w:val="MDPI51figurecaption"/>
        <w:rPr>
          <w:ins w:id="371" w:author="Ayperi Ülkü" w:date="2024-03-19T23:42:00Z"/>
          <w:rFonts w:eastAsiaTheme="minorHAnsi"/>
        </w:rPr>
      </w:pPr>
      <w:ins w:id="372" w:author="Ayperi Ülkü" w:date="2024-03-19T23:42:00Z">
        <w:r>
          <w:rPr>
            <w:rFonts w:eastAsiaTheme="minorHAnsi"/>
            <w:b/>
            <w:highlight w:val="yellow"/>
          </w:rPr>
          <w:t>TABLO</w:t>
        </w:r>
        <w:r w:rsidRPr="00864CEF">
          <w:rPr>
            <w:rFonts w:eastAsiaTheme="minorHAnsi"/>
            <w:b/>
            <w:highlight w:val="yellow"/>
          </w:rPr>
          <w:t xml:space="preserve"> TEKRAR</w:t>
        </w:r>
      </w:ins>
    </w:p>
    <w:p w14:paraId="672AD4A3" w14:textId="77777777" w:rsidR="00012EDF" w:rsidRPr="00A14C2E" w:rsidRDefault="00012EDF" w:rsidP="003E0789">
      <w:pPr>
        <w:pStyle w:val="MDPI52figure"/>
        <w:ind w:left="2608"/>
        <w:jc w:val="left"/>
        <w:rPr>
          <w:rFonts w:eastAsiaTheme="minorHAnsi"/>
        </w:rPr>
      </w:pP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xml:space="preserve">= </w:t>
      </w:r>
      <w:proofErr w:type="gramStart"/>
      <w:r w:rsidRPr="00A14C2E">
        <w:t>V</w:t>
      </w:r>
      <w:r w:rsidRPr="00A14C2E">
        <w:rPr>
          <w:vertAlign w:val="subscript"/>
        </w:rPr>
        <w:t xml:space="preserve">DD </w:t>
      </w:r>
      <w:r w:rsidRPr="00A14C2E">
        <w:t>,</w:t>
      </w:r>
      <w:proofErr w:type="gramEnd"/>
      <w:r w:rsidRPr="00A14C2E">
        <w:t xml:space="preserve">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lastRenderedPageBreak/>
        <w:t>I</w:t>
      </w:r>
      <w:r w:rsidRPr="00A14C2E">
        <w:rPr>
          <w:b/>
          <w:vertAlign w:val="subscript"/>
        </w:rPr>
        <w:t>ON</w:t>
      </w:r>
      <w:r w:rsidRPr="00A14C2E">
        <w:rPr>
          <w:b/>
        </w:rPr>
        <w:t>/I</w:t>
      </w:r>
      <w:r w:rsidRPr="00A14C2E">
        <w:rPr>
          <w:b/>
          <w:vertAlign w:val="subscript"/>
        </w:rPr>
        <w:t>OFF</w:t>
      </w:r>
      <w:r w:rsidRPr="00A14C2E">
        <w:rPr>
          <w:b/>
        </w:rPr>
        <w:t xml:space="preserve"> </w:t>
      </w:r>
      <w:proofErr w:type="spellStart"/>
      <w:r w:rsidRPr="00A14C2E">
        <w:rPr>
          <w:b/>
          <w:lang w:val="tr-TR"/>
        </w:rPr>
        <w:t>Ratio</w:t>
      </w:r>
      <w:proofErr w:type="spellEnd"/>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w:t>
      </w:r>
      <w:proofErr w:type="gramStart"/>
      <w:r w:rsidRPr="00A14C2E">
        <w:t>log(</w:t>
      </w:r>
      <w:proofErr w:type="gramEnd"/>
      <w:r w:rsidRPr="00A14C2E">
        <w:t>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proofErr w:type="gramStart"/>
      <w:r w:rsidRPr="00A14C2E">
        <w:t>| ,</w:t>
      </w:r>
      <w:proofErr w:type="gramEnd"/>
      <w:r w:rsidRPr="00A14C2E">
        <w:t xml:space="preserve"> needs to be minimized.</w:t>
      </w:r>
    </w:p>
    <w:p w14:paraId="23B44309" w14:textId="6FBC9E7E" w:rsidR="00AB6167" w:rsidRPr="00A14C2E" w:rsidRDefault="00AB6167" w:rsidP="003E0789">
      <w:pPr>
        <w:pStyle w:val="MDPI31text"/>
      </w:pPr>
      <w:r w:rsidRPr="00A14C2E">
        <w:t xml:space="preserve">as these are the primary parameters for evaluation of thin film transistors’ performance. </w:t>
      </w:r>
      <w:r w:rsidR="00A34FCB" w:rsidRPr="00A34FCB">
        <w:t>[42]</w:t>
      </w:r>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012EDF" w:rsidRDefault="00A34FCB" w:rsidP="003E0789">
      <w:pPr>
        <w:pStyle w:val="MDPI31text"/>
        <w:rPr>
          <w:ins w:id="373" w:author="Ayperi Ülkü" w:date="2024-03-19T23:42:00Z"/>
        </w:rPr>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1C69181C" w14:textId="77777777" w:rsidR="00012EDF" w:rsidRDefault="00012EDF" w:rsidP="003E0789">
      <w:pPr>
        <w:pStyle w:val="MDPI31text"/>
        <w:rPr>
          <w:ins w:id="374" w:author="Ayperi Ülkü" w:date="2024-03-19T23:42:00Z"/>
        </w:rPr>
      </w:pPr>
    </w:p>
    <w:p w14:paraId="03F2B333" w14:textId="1C2708D2" w:rsidR="00012EDF" w:rsidRPr="00A14C2E" w:rsidRDefault="00012EDF" w:rsidP="00012EDF">
      <w:pPr>
        <w:pStyle w:val="MDPI51figurecaption"/>
        <w:rPr>
          <w:ins w:id="375" w:author="Ayperi Ülkü" w:date="2024-03-19T23:42:00Z"/>
          <w:rFonts w:eastAsiaTheme="minorHAnsi"/>
        </w:rPr>
      </w:pPr>
      <w:ins w:id="376" w:author="Ayperi Ülkü" w:date="2024-03-19T23:42:00Z">
        <w:r>
          <w:rPr>
            <w:rFonts w:eastAsiaTheme="minorHAnsi"/>
            <w:b/>
            <w:highlight w:val="yellow"/>
          </w:rPr>
          <w:t>ARAŞTIRMA LAZIM</w:t>
        </w:r>
        <w:r w:rsidRPr="00864CEF">
          <w:rPr>
            <w:rFonts w:eastAsiaTheme="minorHAnsi"/>
            <w:b/>
            <w:highlight w:val="yellow"/>
          </w:rPr>
          <w:t xml:space="preserve"> </w:t>
        </w:r>
        <w:r>
          <w:rPr>
            <w:rFonts w:eastAsiaTheme="minorHAnsi"/>
            <w:b/>
          </w:rPr>
          <w:t>EKLE</w:t>
        </w:r>
      </w:ins>
    </w:p>
    <w:p w14:paraId="66199835" w14:textId="77777777" w:rsidR="00012EDF" w:rsidRPr="00A14C2E" w:rsidRDefault="00012EDF" w:rsidP="003E0789">
      <w:pPr>
        <w:pStyle w:val="MDPI31text"/>
      </w:pPr>
    </w:p>
    <w:p w14:paraId="3F92E4B5" w14:textId="69A6E843" w:rsidR="00AB6167" w:rsidRPr="00A14C2E" w:rsidRDefault="00AB6167" w:rsidP="003E0789">
      <w:pPr>
        <w:pStyle w:val="MDPI32textnoindent"/>
      </w:pPr>
      <w:r w:rsidRPr="00A14C2E">
        <w:t xml:space="preserve">with which we can evaluate the overall performance of </w:t>
      </w:r>
      <w:r w:rsidR="00E4035B">
        <w:t>FinFET</w:t>
      </w:r>
      <w:r w:rsidRPr="00A14C2E">
        <w:t xml:space="preserve">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w:t>
      </w:r>
      <w:r w:rsidR="00E4035B">
        <w:t>FinFET</w:t>
      </w:r>
      <w:r w:rsidRPr="00A14C2E">
        <w:t xml:space="preserve">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65645E87" w14:textId="77777777" w:rsidR="008438B0" w:rsidRDefault="008438B0" w:rsidP="003E0789">
      <w:pPr>
        <w:pStyle w:val="MDPI22heading2"/>
      </w:pPr>
    </w:p>
    <w:p w14:paraId="4398F4AA" w14:textId="049BBB12"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231412E3" w:rsidR="00AB6167" w:rsidRPr="00A14C2E" w:rsidRDefault="00AB6167" w:rsidP="003E0789">
      <w:pPr>
        <w:pStyle w:val="MDPI31text"/>
        <w:rPr>
          <w:lang w:val="tr-TR"/>
        </w:rPr>
      </w:pPr>
      <w:proofErr w:type="spellStart"/>
      <w:r w:rsidRPr="00A14C2E">
        <w:rPr>
          <w:lang w:val="tr-TR"/>
        </w:rPr>
        <w:t>Figure</w:t>
      </w:r>
      <w:proofErr w:type="spellEnd"/>
      <w:r w:rsidRPr="00A14C2E">
        <w:rPr>
          <w:lang w:val="tr-TR"/>
        </w:rPr>
        <w:t xml:space="preserve"> 6. </w:t>
      </w:r>
      <w:proofErr w:type="spellStart"/>
      <w:r w:rsidRPr="00A14C2E">
        <w:rPr>
          <w:lang w:val="tr-TR"/>
        </w:rPr>
        <w:t>shows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current</w:t>
      </w:r>
      <w:proofErr w:type="spellEnd"/>
      <w:r w:rsidRPr="00A14C2E">
        <w:rPr>
          <w:lang w:val="tr-TR"/>
        </w:rPr>
        <w:t xml:space="preserve"> (Id) </w:t>
      </w:r>
      <w:proofErr w:type="spellStart"/>
      <w:r w:rsidRPr="00A14C2E">
        <w:rPr>
          <w:lang w:val="tr-TR"/>
        </w:rPr>
        <w:t>versus</w:t>
      </w:r>
      <w:proofErr w:type="spellEnd"/>
      <w:r w:rsidRPr="00A14C2E">
        <w:rPr>
          <w:lang w:val="tr-TR"/>
        </w:rPr>
        <w:t xml:space="preserve"> </w:t>
      </w:r>
      <w:proofErr w:type="spellStart"/>
      <w:r w:rsidRPr="00A14C2E">
        <w:rPr>
          <w:lang w:val="tr-TR"/>
        </w:rPr>
        <w:t>gate-source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Vgs</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r w:rsidR="00E4035B">
        <w:rPr>
          <w:lang w:val="tr-TR"/>
        </w:rPr>
        <w:t>FinFET</w:t>
      </w:r>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we</w:t>
      </w:r>
      <w:proofErr w:type="spellEnd"/>
      <w:r w:rsidRPr="00A14C2E">
        <w:rPr>
          <w:lang w:val="tr-TR"/>
        </w:rPr>
        <w:t xml:space="preserve"> </w:t>
      </w:r>
      <w:proofErr w:type="spellStart"/>
      <w:r w:rsidRPr="00A14C2E">
        <w:rPr>
          <w:lang w:val="tr-TR"/>
        </w:rPr>
        <w:t>examined</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various</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is </w:t>
      </w:r>
      <w:proofErr w:type="spellStart"/>
      <w:r w:rsidRPr="00A14C2E">
        <w:rPr>
          <w:lang w:val="tr-TR"/>
        </w:rPr>
        <w:t>the</w:t>
      </w:r>
      <w:proofErr w:type="spellEnd"/>
      <w:r w:rsidRPr="00A14C2E">
        <w:rPr>
          <w:lang w:val="tr-TR"/>
        </w:rPr>
        <w:t xml:space="preserve"> </w:t>
      </w:r>
      <w:proofErr w:type="spellStart"/>
      <w:r w:rsidRPr="00A14C2E">
        <w:rPr>
          <w:lang w:val="tr-TR"/>
        </w:rPr>
        <w:t>point</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curve</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steeply</w:t>
      </w:r>
      <w:proofErr w:type="spellEnd"/>
      <w:r w:rsidRPr="00A14C2E">
        <w:rPr>
          <w:lang w:val="tr-TR"/>
        </w:rPr>
        <w:t xml:space="preserve"> </w:t>
      </w:r>
      <w:proofErr w:type="spellStart"/>
      <w:r w:rsidRPr="00A14C2E">
        <w:rPr>
          <w:lang w:val="tr-TR"/>
        </w:rPr>
        <w:t>rise</w:t>
      </w:r>
      <w:proofErr w:type="spellEnd"/>
      <w:r w:rsidRPr="00A14C2E">
        <w:rPr>
          <w:lang w:val="tr-TR"/>
        </w:rPr>
        <w:t xml:space="preserve">, </w:t>
      </w:r>
      <w:proofErr w:type="spellStart"/>
      <w:r w:rsidRPr="00A14C2E">
        <w:rPr>
          <w:lang w:val="tr-TR"/>
        </w:rPr>
        <w:t>which</w:t>
      </w:r>
      <w:proofErr w:type="spellEnd"/>
      <w:r w:rsidRPr="00A14C2E">
        <w:rPr>
          <w:lang w:val="tr-TR"/>
        </w:rPr>
        <w:t xml:space="preserve"> is a </w:t>
      </w:r>
      <w:proofErr w:type="spellStart"/>
      <w:r w:rsidRPr="00A14C2E">
        <w:rPr>
          <w:lang w:val="tr-TR"/>
        </w:rPr>
        <w:t>critical</w:t>
      </w:r>
      <w:proofErr w:type="spellEnd"/>
      <w:r w:rsidRPr="00A14C2E">
        <w:rPr>
          <w:lang w:val="tr-TR"/>
        </w:rPr>
        <w:t xml:space="preserve"> </w:t>
      </w:r>
      <w:proofErr w:type="spellStart"/>
      <w:r w:rsidRPr="00A14C2E">
        <w:rPr>
          <w:lang w:val="tr-TR"/>
        </w:rPr>
        <w:t>parameter</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switching</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graph</w:t>
      </w:r>
      <w:proofErr w:type="spellEnd"/>
      <w:r w:rsidRPr="00A14C2E">
        <w:rPr>
          <w:lang w:val="tr-TR"/>
        </w:rPr>
        <w:t xml:space="preserve"> </w:t>
      </w:r>
      <w:proofErr w:type="spellStart"/>
      <w:r w:rsidRPr="00A14C2E">
        <w:rPr>
          <w:lang w:val="tr-TR"/>
        </w:rPr>
        <w:t>includes</w:t>
      </w:r>
      <w:proofErr w:type="spellEnd"/>
      <w:r w:rsidRPr="00A14C2E">
        <w:rPr>
          <w:lang w:val="tr-TR"/>
        </w:rPr>
        <w:t xml:space="preserve">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SiO</w:t>
      </w:r>
      <w:r w:rsidRPr="00A14C2E">
        <w:rPr>
          <w:vertAlign w:val="subscript"/>
          <w:lang w:val="tr-TR"/>
        </w:rPr>
        <w:t>2</w:t>
      </w:r>
      <w:r w:rsidRPr="00A14C2E">
        <w:rPr>
          <w:lang w:val="tr-TR"/>
        </w:rPr>
        <w:t xml:space="preserve"> as </w:t>
      </w:r>
      <w:proofErr w:type="spellStart"/>
      <w:r w:rsidRPr="00A14C2E">
        <w:rPr>
          <w:lang w:val="tr-TR"/>
        </w:rPr>
        <w:t>gate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These</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are</w:t>
      </w:r>
      <w:proofErr w:type="spellEnd"/>
      <w:r w:rsidRPr="00A14C2E">
        <w:rPr>
          <w:lang w:val="tr-TR"/>
        </w:rPr>
        <w:t xml:space="preserve"> </w:t>
      </w:r>
      <w:proofErr w:type="spellStart"/>
      <w:r w:rsidRPr="00A14C2E">
        <w:rPr>
          <w:lang w:val="tr-TR"/>
        </w:rPr>
        <w:t>high</w:t>
      </w:r>
      <w:proofErr w:type="spellEnd"/>
      <w:r w:rsidRPr="00A14C2E">
        <w:rPr>
          <w:lang w:val="tr-TR"/>
        </w:rPr>
        <w:t xml:space="preserve">-k </w:t>
      </w:r>
      <w:proofErr w:type="spellStart"/>
      <w:r w:rsidRPr="00A14C2E">
        <w:rPr>
          <w:lang w:val="tr-TR"/>
        </w:rPr>
        <w:t>dielectrics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exception</w:t>
      </w:r>
      <w:proofErr w:type="spellEnd"/>
      <w:r w:rsidRPr="00A14C2E">
        <w:rPr>
          <w:lang w:val="tr-TR"/>
        </w:rPr>
        <w:t xml:space="preserve"> of SiO2, </w:t>
      </w:r>
      <w:proofErr w:type="spellStart"/>
      <w:r w:rsidRPr="00A14C2E">
        <w:rPr>
          <w:lang w:val="tr-TR"/>
        </w:rPr>
        <w:t>which</w:t>
      </w:r>
      <w:proofErr w:type="spellEnd"/>
      <w:r w:rsidRPr="00A14C2E">
        <w:rPr>
          <w:lang w:val="tr-TR"/>
        </w:rPr>
        <w:t xml:space="preserve"> is a </w:t>
      </w:r>
      <w:proofErr w:type="spellStart"/>
      <w:r w:rsidRPr="00A14C2E">
        <w:rPr>
          <w:lang w:val="tr-TR"/>
        </w:rPr>
        <w:t>traditional</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with</w:t>
      </w:r>
      <w:proofErr w:type="spellEnd"/>
      <w:r w:rsidRPr="00A14C2E">
        <w:rPr>
          <w:lang w:val="tr-TR"/>
        </w:rPr>
        <w:t xml:space="preserve"> a </w:t>
      </w:r>
      <w:proofErr w:type="spellStart"/>
      <w:r w:rsidRPr="00A14C2E">
        <w:rPr>
          <w:lang w:val="tr-TR"/>
        </w:rPr>
        <w:t>lower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TiO</w:t>
      </w:r>
      <w:r w:rsidRPr="00A14C2E">
        <w:rPr>
          <w:vertAlign w:val="subscript"/>
          <w:lang w:val="tr-TR"/>
        </w:rPr>
        <w:t>2</w:t>
      </w:r>
      <w:r w:rsidRPr="00A14C2E">
        <w:rPr>
          <w:lang w:val="tr-TR"/>
        </w:rPr>
        <w:t xml:space="preserve"> </w:t>
      </w:r>
      <w:proofErr w:type="spellStart"/>
      <w:r w:rsidRPr="00A14C2E">
        <w:rPr>
          <w:lang w:val="tr-TR"/>
        </w:rPr>
        <w:t>seems</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have</w:t>
      </w:r>
      <w:proofErr w:type="spellEnd"/>
      <w:r w:rsidRPr="00A14C2E">
        <w:rPr>
          <w:lang w:val="tr-TR"/>
        </w:rPr>
        <w:t xml:space="preserve"> a </w:t>
      </w:r>
      <w:proofErr w:type="spellStart"/>
      <w:r w:rsidRPr="00A14C2E">
        <w:rPr>
          <w:lang w:val="tr-TR"/>
        </w:rPr>
        <w:t>higher</w:t>
      </w:r>
      <w:proofErr w:type="spellEnd"/>
      <w:r w:rsidRPr="00A14C2E">
        <w:rPr>
          <w:lang w:val="tr-TR"/>
        </w:rPr>
        <w:t xml:space="preserve"> on-</w:t>
      </w:r>
      <w:proofErr w:type="spellStart"/>
      <w:r w:rsidRPr="00A14C2E">
        <w:rPr>
          <w:lang w:val="tr-TR"/>
        </w:rPr>
        <w:t>current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same</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compared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others</w:t>
      </w:r>
      <w:proofErr w:type="spellEnd"/>
      <w:r w:rsidRPr="00A14C2E">
        <w:rPr>
          <w:lang w:val="tr-TR"/>
        </w:rPr>
        <w:t xml:space="preserve">, </w:t>
      </w:r>
      <w:proofErr w:type="spellStart"/>
      <w:r w:rsidRPr="00A14C2E">
        <w:rPr>
          <w:lang w:val="tr-TR"/>
        </w:rPr>
        <w:t>which</w:t>
      </w:r>
      <w:proofErr w:type="spellEnd"/>
      <w:r w:rsidRPr="00A14C2E">
        <w:rPr>
          <w:lang w:val="tr-TR"/>
        </w:rPr>
        <w:t xml:space="preserve"> </w:t>
      </w:r>
      <w:proofErr w:type="spellStart"/>
      <w:r w:rsidRPr="00A14C2E">
        <w:rPr>
          <w:lang w:val="tr-TR"/>
        </w:rPr>
        <w:t>may</w:t>
      </w:r>
      <w:proofErr w:type="spellEnd"/>
      <w:r w:rsidRPr="00A14C2E">
        <w:rPr>
          <w:lang w:val="tr-TR"/>
        </w:rPr>
        <w:t xml:space="preserve"> </w:t>
      </w:r>
      <w:proofErr w:type="spellStart"/>
      <w:r w:rsidRPr="00A14C2E">
        <w:rPr>
          <w:lang w:val="tr-TR"/>
        </w:rPr>
        <w:t>suggest</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formation</w:t>
      </w:r>
      <w:proofErr w:type="spellEnd"/>
      <w:r w:rsidRPr="00A14C2E">
        <w:rPr>
          <w:lang w:val="tr-TR"/>
        </w:rPr>
        <w:t xml:space="preserve"> </w:t>
      </w:r>
      <w:proofErr w:type="spellStart"/>
      <w:r w:rsidRPr="00A14C2E">
        <w:rPr>
          <w:lang w:val="tr-TR"/>
        </w:rPr>
        <w:t>or</w:t>
      </w:r>
      <w:proofErr w:type="spellEnd"/>
      <w:r w:rsidRPr="00A14C2E">
        <w:rPr>
          <w:lang w:val="tr-TR"/>
        </w:rPr>
        <w:t xml:space="preserve"> a </w:t>
      </w:r>
      <w:proofErr w:type="spellStart"/>
      <w:r w:rsidRPr="00A14C2E">
        <w:rPr>
          <w:lang w:val="tr-TR"/>
        </w:rPr>
        <w:t>higher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which</w:t>
      </w:r>
      <w:proofErr w:type="spellEnd"/>
      <w:r w:rsidRPr="00A14C2E">
        <w:rPr>
          <w:lang w:val="tr-TR"/>
        </w:rPr>
        <w:t xml:space="preserve"> can </w:t>
      </w:r>
      <w:proofErr w:type="spellStart"/>
      <w:r w:rsidRPr="00A14C2E">
        <w:rPr>
          <w:lang w:val="tr-TR"/>
        </w:rPr>
        <w:t>modify</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thickness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choice</w:t>
      </w:r>
      <w:proofErr w:type="spellEnd"/>
      <w:r w:rsidRPr="00A14C2E">
        <w:rPr>
          <w:lang w:val="tr-TR"/>
        </w:rPr>
        <w:t xml:space="preserve"> of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w:t>
      </w:r>
      <w:proofErr w:type="spellStart"/>
      <w:r w:rsidRPr="00A14C2E">
        <w:rPr>
          <w:lang w:val="tr-TR"/>
        </w:rPr>
        <w:t>impact</w:t>
      </w:r>
      <w:proofErr w:type="spellEnd"/>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Higher</w:t>
      </w:r>
      <w:proofErr w:type="spellEnd"/>
      <w:r w:rsidRPr="00A14C2E">
        <w:rPr>
          <w:lang w:val="tr-TR"/>
        </w:rPr>
        <w:t xml:space="preserve">-k </w:t>
      </w:r>
      <w:proofErr w:type="spellStart"/>
      <w:r w:rsidRPr="00A14C2E">
        <w:rPr>
          <w:lang w:val="tr-TR"/>
        </w:rPr>
        <w:t>materials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may</w:t>
      </w:r>
      <w:proofErr w:type="spellEnd"/>
      <w:r w:rsidRPr="00A14C2E">
        <w:rPr>
          <w:lang w:val="tr-TR"/>
        </w:rPr>
        <w:t xml:space="preserve"> </w:t>
      </w:r>
      <w:proofErr w:type="spellStart"/>
      <w:r w:rsidRPr="00A14C2E">
        <w:rPr>
          <w:lang w:val="tr-TR"/>
        </w:rPr>
        <w:t>allow</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thinner</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which</w:t>
      </w:r>
      <w:proofErr w:type="spellEnd"/>
      <w:r w:rsidRPr="00A14C2E">
        <w:rPr>
          <w:lang w:val="tr-TR"/>
        </w:rPr>
        <w:t xml:space="preserve"> can </w:t>
      </w:r>
      <w:proofErr w:type="spellStart"/>
      <w:r w:rsidRPr="00A14C2E">
        <w:rPr>
          <w:lang w:val="tr-TR"/>
        </w:rPr>
        <w:t>enhance</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reduce</w:t>
      </w:r>
      <w:proofErr w:type="spellEnd"/>
      <w:r w:rsidRPr="00A14C2E">
        <w:rPr>
          <w:lang w:val="tr-TR"/>
        </w:rPr>
        <w:t xml:space="preserve"> </w:t>
      </w:r>
      <w:proofErr w:type="spellStart"/>
      <w:r w:rsidRPr="00A14C2E">
        <w:rPr>
          <w:lang w:val="tr-TR"/>
        </w:rPr>
        <w:t>leakage</w:t>
      </w:r>
      <w:proofErr w:type="spellEnd"/>
      <w:r w:rsidRPr="00A14C2E">
        <w:rPr>
          <w:lang w:val="tr-TR"/>
        </w:rPr>
        <w:t xml:space="preserve"> </w:t>
      </w:r>
      <w:proofErr w:type="spellStart"/>
      <w:r w:rsidRPr="00A14C2E">
        <w:rPr>
          <w:lang w:val="tr-TR"/>
        </w:rPr>
        <w:t>currents</w:t>
      </w:r>
      <w:proofErr w:type="spellEnd"/>
      <w:r w:rsidRPr="00A14C2E">
        <w:rPr>
          <w:lang w:val="tr-TR"/>
        </w:rPr>
        <w:t xml:space="preserve">, </w:t>
      </w:r>
      <w:proofErr w:type="spellStart"/>
      <w:r w:rsidRPr="00A14C2E">
        <w:rPr>
          <w:lang w:val="tr-TR"/>
        </w:rPr>
        <w:t>while</w:t>
      </w:r>
      <w:proofErr w:type="spellEnd"/>
      <w:r w:rsidRPr="00A14C2E">
        <w:rPr>
          <w:lang w:val="tr-TR"/>
        </w:rPr>
        <w:t xml:space="preserve"> </w:t>
      </w:r>
      <w:proofErr w:type="spellStart"/>
      <w:r w:rsidRPr="00A14C2E">
        <w:rPr>
          <w:lang w:val="tr-TR"/>
        </w:rPr>
        <w:t>also</w:t>
      </w:r>
      <w:proofErr w:type="spellEnd"/>
      <w:r w:rsidRPr="00A14C2E">
        <w:rPr>
          <w:lang w:val="tr-TR"/>
        </w:rPr>
        <w:t xml:space="preserve"> </w:t>
      </w:r>
      <w:proofErr w:type="spellStart"/>
      <w:r w:rsidRPr="00A14C2E">
        <w:rPr>
          <w:lang w:val="tr-TR"/>
        </w:rPr>
        <w:t>allowing</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scaling</w:t>
      </w:r>
      <w:proofErr w:type="spellEnd"/>
      <w:r w:rsidRPr="00A14C2E">
        <w:rPr>
          <w:lang w:val="tr-TR"/>
        </w:rPr>
        <w:t xml:space="preserve"> </w:t>
      </w:r>
      <w:proofErr w:type="spellStart"/>
      <w:r w:rsidRPr="00A14C2E">
        <w:rPr>
          <w:lang w:val="tr-TR"/>
        </w:rPr>
        <w:t>down</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dimensions</w:t>
      </w:r>
      <w:proofErr w:type="spellEnd"/>
      <w:r w:rsidRPr="00A14C2E">
        <w:rPr>
          <w:lang w:val="tr-TR"/>
        </w:rPr>
        <w:t>.</w:t>
      </w:r>
    </w:p>
    <w:p w14:paraId="74906CCA" w14:textId="77777777" w:rsidR="003E0789" w:rsidRDefault="003E0789" w:rsidP="003E0789">
      <w:pPr>
        <w:pStyle w:val="MDPI52figure"/>
        <w:rPr>
          <w:ins w:id="377" w:author="Ayperi Ülkü" w:date="2024-03-19T23:42:00Z"/>
        </w:rPr>
      </w:pPr>
      <w:r w:rsidRPr="00A14C2E">
        <w:rPr>
          <w:noProof/>
          <w:lang w:eastAsia="en-US" w:bidi="ar-SA"/>
        </w:rPr>
        <w:lastRenderedPageBreak/>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lang w:eastAsia="en-US" w:bidi="ar-SA"/>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74BC7A07" w14:textId="24E9AE9B" w:rsidR="00012EDF" w:rsidRPr="00A14C2E" w:rsidRDefault="00012EDF" w:rsidP="003E0789">
      <w:pPr>
        <w:pStyle w:val="MDPI52figure"/>
      </w:pPr>
      <w:ins w:id="378" w:author="Ayperi Ülkü" w:date="2024-03-19T23:42:00Z">
        <w:r w:rsidRPr="00012EDF">
          <w:rPr>
            <w:highlight w:val="yellow"/>
            <w:rPrChange w:id="379" w:author="Ayperi Ülkü" w:date="2024-03-19T23:42:00Z">
              <w:rPr/>
            </w:rPrChange>
          </w:rPr>
          <w:t>BUNLARIN ŞEKİLLERİ BAŞTAN ÇİZİLECEK</w:t>
        </w:r>
      </w:ins>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lang w:eastAsia="en-US" w:bidi="ar-SA"/>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lang w:eastAsia="en-US" w:bidi="ar-SA"/>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w:t>
      </w:r>
      <w:proofErr w:type="gramStart"/>
      <w:r w:rsidR="00AB6167" w:rsidRPr="00A14C2E">
        <w:t>b</w:t>
      </w:r>
      <w:proofErr w:type="gramEnd"/>
      <w:r w:rsidR="00AB6167" w:rsidRPr="00A14C2E">
        <w:t>)</w:t>
      </w:r>
    </w:p>
    <w:p w14:paraId="42E85085" w14:textId="77777777" w:rsidR="00AB6167" w:rsidRPr="00A14C2E" w:rsidRDefault="00AB6167" w:rsidP="003E0789">
      <w:pPr>
        <w:pStyle w:val="MDPI52figure"/>
      </w:pPr>
      <w:r w:rsidRPr="00A14C2E">
        <w:rPr>
          <w:noProof/>
          <w:lang w:eastAsia="en-US" w:bidi="ar-SA"/>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lang w:eastAsia="en-US" w:bidi="ar-SA"/>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6C0D7B0A" w14:textId="77777777" w:rsidR="00012EDF" w:rsidRPr="00A14C2E" w:rsidRDefault="00012EDF" w:rsidP="00012EDF">
      <w:pPr>
        <w:pStyle w:val="MDPI52figure"/>
        <w:rPr>
          <w:ins w:id="380" w:author="Ayperi Ülkü" w:date="2024-03-19T23:43:00Z"/>
        </w:rPr>
      </w:pPr>
      <w:ins w:id="381" w:author="Ayperi Ülkü" w:date="2024-03-19T23:43:00Z">
        <w:r w:rsidRPr="00864CEF">
          <w:rPr>
            <w:highlight w:val="yellow"/>
          </w:rPr>
          <w:t>BUNLARIN ŞEKİLLERİ BAŞTAN ÇİZİLECEK</w:t>
        </w:r>
      </w:ins>
    </w:p>
    <w:p w14:paraId="5E997242" w14:textId="77777777" w:rsidR="00012EDF" w:rsidRDefault="00012EDF" w:rsidP="00701F52">
      <w:pPr>
        <w:pStyle w:val="MDPI31text"/>
        <w:rPr>
          <w:ins w:id="382" w:author="Ayperi Ülkü" w:date="2024-03-19T23:43:00Z"/>
          <w:lang w:val="tr-TR"/>
        </w:rPr>
      </w:pPr>
    </w:p>
    <w:p w14:paraId="7670F657" w14:textId="56CA43D0" w:rsidR="00730EFE" w:rsidRDefault="00AB6167" w:rsidP="00701F52">
      <w:pPr>
        <w:pStyle w:val="MDPI31text"/>
        <w:rPr>
          <w:ins w:id="383" w:author="Ayperi Ülkü" w:date="2024-03-19T21:37:00Z"/>
          <w:lang w:val="tr-TR"/>
        </w:rPr>
      </w:pPr>
      <w:del w:id="384" w:author="Ayperi Ülkü" w:date="2024-03-19T21:37:00Z">
        <w:r w:rsidRPr="00A14C2E" w:rsidDel="00730EFE">
          <w:rPr>
            <w:lang w:val="tr-TR"/>
          </w:rPr>
          <w:delText xml:space="preserve">This graph shows the leakage current characteristics in hot electron/hole injection model </w:delText>
        </w:r>
      </w:del>
      <w:r w:rsidR="00A34FCB" w:rsidRPr="00A34FCB">
        <w:rPr>
          <w:lang w:val="tr-TR"/>
        </w:rPr>
        <w:t>[35]</w:t>
      </w:r>
      <w:proofErr w:type="spellStart"/>
      <w:del w:id="385" w:author="Ayperi Ülkü" w:date="2024-03-19T21:37:00Z">
        <w:r w:rsidRPr="00A14C2E" w:rsidDel="00730EFE">
          <w:rPr>
            <w:lang w:val="tr-TR"/>
          </w:rPr>
          <w:delText xml:space="preserve"> for traditional single material gate dielectrics like TiO</w:delText>
        </w:r>
        <w:r w:rsidRPr="00A14C2E" w:rsidDel="00730EFE">
          <w:rPr>
            <w:vertAlign w:val="subscript"/>
            <w:lang w:val="tr-TR"/>
          </w:rPr>
          <w:delText>2</w:delText>
        </w:r>
        <w:r w:rsidRPr="00A14C2E" w:rsidDel="00730EFE">
          <w:rPr>
            <w:lang w:val="tr-TR"/>
          </w:rPr>
          <w:delText xml:space="preserve"> having least leakage current around 10</w:delText>
        </w:r>
        <w:r w:rsidRPr="00A14C2E" w:rsidDel="00730EFE">
          <w:rPr>
            <w:vertAlign w:val="superscript"/>
            <w:lang w:val="tr-TR"/>
          </w:rPr>
          <w:delText>-13</w:delText>
        </w:r>
        <w:r w:rsidRPr="00A14C2E" w:rsidDel="00730EFE">
          <w:rPr>
            <w:lang w:val="tr-TR"/>
          </w:rPr>
          <w:delText xml:space="preserve"> A at 0.75V for our specific </w:delText>
        </w:r>
        <w:r w:rsidR="00E4035B" w:rsidDel="00730EFE">
          <w:rPr>
            <w:lang w:val="tr-TR"/>
          </w:rPr>
          <w:delText>FinFET</w:delText>
        </w:r>
        <w:r w:rsidRPr="00A14C2E" w:rsidDel="00730EFE">
          <w:rPr>
            <w:lang w:val="tr-TR"/>
          </w:rPr>
          <w:delText xml:space="preserve"> under examination depicted in Figure 1. The curves generally show a similar trend, with this leakage current decreases with increasing gate-source voltage due to better formation of depletion region. The right graph displays the leakage current for </w:delText>
        </w:r>
        <w:r w:rsidR="00E4035B" w:rsidDel="00730EFE">
          <w:rPr>
            <w:lang w:val="tr-TR"/>
          </w:rPr>
          <w:delText>FinFET</w:delText>
        </w:r>
        <w:r w:rsidRPr="00A14C2E" w:rsidDel="00730EFE">
          <w:rPr>
            <w:lang w:val="tr-TR"/>
          </w:rPr>
          <w:delTex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delText>
        </w:r>
        <w:r w:rsidRPr="00A14C2E" w:rsidDel="00730EFE">
          <w:rPr>
            <w:vertAlign w:val="subscript"/>
            <w:lang w:val="tr-TR"/>
          </w:rPr>
          <w:delText>G</w:delText>
        </w:r>
        <w:r w:rsidRPr="00A14C2E" w:rsidDel="00730EFE">
          <w:rPr>
            <w:lang w:val="tr-TR"/>
          </w:rPr>
          <w:delText xml:space="preserve"> can contribute to charge loss and memory degradation over time. The performance of FGMs in terms of I</w:delText>
        </w:r>
        <w:r w:rsidRPr="00A14C2E" w:rsidDel="00730EFE">
          <w:rPr>
            <w:vertAlign w:val="subscript"/>
            <w:lang w:val="tr-TR"/>
          </w:rPr>
          <w:delText>G</w:delText>
        </w:r>
        <w:r w:rsidRPr="00A14C2E" w:rsidDel="00730EFE">
          <w:rPr>
            <w:lang w:val="tr-TR"/>
          </w:rPr>
          <w:delText xml:space="preserve"> appears similar to single-material dielectrics, suggesting that FGMs might provide not significant but slight advantage in reducing I</w:delText>
        </w:r>
        <w:r w:rsidRPr="00A14C2E" w:rsidDel="00730EFE">
          <w:rPr>
            <w:vertAlign w:val="subscript"/>
            <w:lang w:val="tr-TR"/>
          </w:rPr>
          <w:delText>G</w:delText>
        </w:r>
        <w:r w:rsidRPr="00A14C2E" w:rsidDel="00730EFE">
          <w:rPr>
            <w:lang w:val="tr-TR"/>
          </w:rPr>
          <w:delText xml:space="preserve">, but they also do not exhibit any deficiency in device reliability. </w:delText>
        </w:r>
      </w:del>
      <w:ins w:id="386" w:author="Ayperi Ülkü" w:date="2024-03-19T21:37:00Z">
        <w:r w:rsidR="00730EFE" w:rsidRPr="00A14C2E">
          <w:rPr>
            <w:lang w:val="tr-TR"/>
          </w:rPr>
          <w:t>This</w:t>
        </w:r>
        <w:proofErr w:type="spellEnd"/>
        <w:r w:rsidR="00730EFE" w:rsidRPr="00A14C2E">
          <w:rPr>
            <w:lang w:val="tr-TR"/>
          </w:rPr>
          <w:t xml:space="preserve"> </w:t>
        </w:r>
        <w:proofErr w:type="spellStart"/>
        <w:r w:rsidR="00730EFE" w:rsidRPr="00A14C2E">
          <w:rPr>
            <w:lang w:val="tr-TR"/>
          </w:rPr>
          <w:t>graph</w:t>
        </w:r>
        <w:proofErr w:type="spellEnd"/>
        <w:r w:rsidR="00730EFE" w:rsidRPr="00A14C2E">
          <w:rPr>
            <w:lang w:val="tr-TR"/>
          </w:rPr>
          <w:t xml:space="preserve"> </w:t>
        </w:r>
        <w:proofErr w:type="spellStart"/>
        <w:r w:rsidR="00730EFE" w:rsidRPr="00A14C2E">
          <w:rPr>
            <w:lang w:val="tr-TR"/>
          </w:rPr>
          <w:t>shows</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characteristics</w:t>
        </w:r>
        <w:proofErr w:type="spellEnd"/>
        <w:r w:rsidR="00730EFE" w:rsidRPr="00A14C2E">
          <w:rPr>
            <w:lang w:val="tr-TR"/>
          </w:rPr>
          <w:t xml:space="preserve"> in </w:t>
        </w:r>
        <w:proofErr w:type="spellStart"/>
        <w:r w:rsidR="00730EFE" w:rsidRPr="00A14C2E">
          <w:rPr>
            <w:lang w:val="tr-TR"/>
          </w:rPr>
          <w:t>the</w:t>
        </w:r>
        <w:proofErr w:type="spellEnd"/>
        <w:r w:rsidR="00730EFE" w:rsidRPr="00A14C2E">
          <w:rPr>
            <w:lang w:val="tr-TR"/>
          </w:rPr>
          <w:t xml:space="preserve"> hot </w:t>
        </w:r>
        <w:proofErr w:type="spellStart"/>
        <w:r w:rsidR="00730EFE" w:rsidRPr="00A14C2E">
          <w:rPr>
            <w:lang w:val="tr-TR"/>
          </w:rPr>
          <w:t>electron</w:t>
        </w:r>
        <w:proofErr w:type="spellEnd"/>
        <w:r w:rsidR="00730EFE" w:rsidRPr="00A14C2E">
          <w:rPr>
            <w:lang w:val="tr-TR"/>
          </w:rPr>
          <w:t xml:space="preserve">/hole </w:t>
        </w:r>
        <w:proofErr w:type="spellStart"/>
        <w:r w:rsidR="00730EFE" w:rsidRPr="00A14C2E">
          <w:rPr>
            <w:lang w:val="tr-TR"/>
          </w:rPr>
          <w:t>injection</w:t>
        </w:r>
        <w:proofErr w:type="spellEnd"/>
        <w:r w:rsidR="00730EFE" w:rsidRPr="00A14C2E">
          <w:rPr>
            <w:lang w:val="tr-TR"/>
          </w:rPr>
          <w:t xml:space="preserve"> model.</w:t>
        </w:r>
      </w:ins>
      <w:r w:rsidR="00A34FCB" w:rsidRPr="00A34FCB">
        <w:rPr>
          <w:lang w:val="tr-TR"/>
        </w:rPr>
        <w:t>[35]</w:t>
      </w:r>
      <w:ins w:id="387" w:author="Ayperi Ülkü" w:date="2024-03-19T21:37:00Z">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traditional</w:t>
        </w:r>
        <w:proofErr w:type="spellEnd"/>
        <w:r w:rsidR="00730EFE" w:rsidRPr="00A14C2E">
          <w:rPr>
            <w:lang w:val="tr-TR"/>
          </w:rPr>
          <w:t xml:space="preserve"> </w:t>
        </w:r>
        <w:proofErr w:type="spellStart"/>
        <w:r w:rsidR="00730EFE" w:rsidRPr="00A14C2E">
          <w:rPr>
            <w:lang w:val="tr-TR"/>
          </w:rPr>
          <w:t>single-material</w:t>
        </w:r>
        <w:proofErr w:type="spellEnd"/>
        <w:r w:rsidR="00730EFE" w:rsidRPr="00A14C2E">
          <w:rPr>
            <w:lang w:val="tr-TR"/>
          </w:rPr>
          <w:t xml:space="preserve"> </w:t>
        </w:r>
        <w:proofErr w:type="spellStart"/>
        <w:r w:rsidR="00730EFE" w:rsidRPr="00A14C2E">
          <w:rPr>
            <w:lang w:val="tr-TR"/>
          </w:rPr>
          <w:t>gate</w:t>
        </w:r>
        <w:proofErr w:type="spellEnd"/>
        <w:r w:rsidR="00730EFE" w:rsidRPr="00A14C2E">
          <w:rPr>
            <w:lang w:val="tr-TR"/>
          </w:rPr>
          <w:t xml:space="preserve"> </w:t>
        </w:r>
        <w:proofErr w:type="spellStart"/>
        <w:r w:rsidR="00730EFE" w:rsidRPr="00A14C2E">
          <w:rPr>
            <w:lang w:val="tr-TR"/>
          </w:rPr>
          <w:t>dielectrics</w:t>
        </w:r>
        <w:proofErr w:type="spellEnd"/>
        <w:r w:rsidR="00730EFE" w:rsidRPr="00A14C2E">
          <w:rPr>
            <w:lang w:val="tr-TR"/>
          </w:rPr>
          <w:t xml:space="preserve"> </w:t>
        </w:r>
        <w:proofErr w:type="spellStart"/>
        <w:r w:rsidR="00730EFE" w:rsidRPr="00A14C2E">
          <w:rPr>
            <w:lang w:val="tr-TR"/>
          </w:rPr>
          <w:t>such</w:t>
        </w:r>
        <w:proofErr w:type="spellEnd"/>
        <w:r w:rsidR="00730EFE" w:rsidRPr="00A14C2E">
          <w:rPr>
            <w:lang w:val="tr-TR"/>
          </w:rPr>
          <w:t xml:space="preserve"> as TiO</w:t>
        </w:r>
        <w:r w:rsidR="00730EFE" w:rsidRPr="00A14C2E">
          <w:rPr>
            <w:vertAlign w:val="subscript"/>
            <w:lang w:val="tr-TR"/>
          </w:rPr>
          <w:t>2</w:t>
        </w:r>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lowest</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around</w:t>
        </w:r>
        <w:proofErr w:type="spellEnd"/>
        <w:r w:rsidR="00730EFE" w:rsidRPr="00A14C2E">
          <w:rPr>
            <w:lang w:val="tr-TR"/>
          </w:rPr>
          <w:t xml:space="preserve"> 10</w:t>
        </w:r>
        <w:r w:rsidR="00730EFE" w:rsidRPr="00A14C2E">
          <w:rPr>
            <w:vertAlign w:val="superscript"/>
            <w:lang w:val="tr-TR"/>
          </w:rPr>
          <w:t>-13</w:t>
        </w:r>
        <w:r w:rsidR="00730EFE" w:rsidRPr="00A14C2E">
          <w:rPr>
            <w:lang w:val="tr-TR"/>
          </w:rPr>
          <w:t xml:space="preserve"> A at 0.75V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our</w:t>
        </w:r>
        <w:proofErr w:type="spellEnd"/>
        <w:r w:rsidR="00730EFE" w:rsidRPr="00A14C2E">
          <w:rPr>
            <w:lang w:val="tr-TR"/>
          </w:rPr>
          <w:t xml:space="preserve"> </w:t>
        </w:r>
        <w:proofErr w:type="spellStart"/>
        <w:r w:rsidR="00730EFE" w:rsidRPr="00A14C2E">
          <w:rPr>
            <w:lang w:val="tr-TR"/>
          </w:rPr>
          <w:t>specific</w:t>
        </w:r>
        <w:proofErr w:type="spellEnd"/>
        <w:r w:rsidR="00730EFE" w:rsidRPr="00A14C2E">
          <w:rPr>
            <w:lang w:val="tr-TR"/>
          </w:rPr>
          <w:t xml:space="preserve"> FinFET </w:t>
        </w:r>
        <w:proofErr w:type="spellStart"/>
        <w:r w:rsidR="00730EFE" w:rsidRPr="00A14C2E">
          <w:rPr>
            <w:lang w:val="tr-TR"/>
          </w:rPr>
          <w:t>under</w:t>
        </w:r>
        <w:proofErr w:type="spellEnd"/>
        <w:r w:rsidR="00730EFE" w:rsidRPr="00A14C2E">
          <w:rPr>
            <w:lang w:val="tr-TR"/>
          </w:rPr>
          <w:t xml:space="preserve"> </w:t>
        </w:r>
        <w:proofErr w:type="spellStart"/>
        <w:r w:rsidR="00730EFE" w:rsidRPr="00A14C2E">
          <w:rPr>
            <w:lang w:val="tr-TR"/>
          </w:rPr>
          <w:t>study</w:t>
        </w:r>
        <w:proofErr w:type="spellEnd"/>
        <w:r w:rsidR="00730EFE" w:rsidRPr="00A14C2E">
          <w:rPr>
            <w:lang w:val="tr-TR"/>
          </w:rPr>
          <w:t xml:space="preserve">, </w:t>
        </w:r>
        <w:proofErr w:type="spellStart"/>
        <w:r w:rsidR="00730EFE" w:rsidRPr="00A14C2E">
          <w:rPr>
            <w:lang w:val="tr-TR"/>
          </w:rPr>
          <w:t>shown</w:t>
        </w:r>
        <w:proofErr w:type="spellEnd"/>
        <w:r w:rsidR="00730EFE" w:rsidRPr="00A14C2E">
          <w:rPr>
            <w:lang w:val="tr-TR"/>
          </w:rPr>
          <w:t xml:space="preserve"> in </w:t>
        </w:r>
        <w:proofErr w:type="spellStart"/>
        <w:r w:rsidR="00730EFE" w:rsidRPr="00A14C2E">
          <w:rPr>
            <w:lang w:val="tr-TR"/>
          </w:rPr>
          <w:t>Figure</w:t>
        </w:r>
        <w:proofErr w:type="spellEnd"/>
        <w:r w:rsidR="00730EFE" w:rsidRPr="00A14C2E">
          <w:rPr>
            <w:lang w:val="tr-TR"/>
          </w:rPr>
          <w:t xml:space="preserve"> 1.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curves</w:t>
        </w:r>
        <w:proofErr w:type="spellEnd"/>
        <w:r w:rsidR="00730EFE" w:rsidRPr="00A14C2E">
          <w:rPr>
            <w:lang w:val="tr-TR"/>
          </w:rPr>
          <w:t xml:space="preserve"> </w:t>
        </w:r>
        <w:proofErr w:type="spellStart"/>
        <w:r w:rsidR="00730EFE" w:rsidRPr="00A14C2E">
          <w:rPr>
            <w:lang w:val="tr-TR"/>
          </w:rPr>
          <w:t>generally</w:t>
        </w:r>
        <w:proofErr w:type="spellEnd"/>
        <w:r w:rsidR="00730EFE" w:rsidRPr="00A14C2E">
          <w:rPr>
            <w:lang w:val="tr-TR"/>
          </w:rPr>
          <w:t xml:space="preserve"> </w:t>
        </w:r>
        <w:proofErr w:type="spellStart"/>
        <w:r w:rsidR="00730EFE" w:rsidRPr="00A14C2E">
          <w:rPr>
            <w:lang w:val="tr-TR"/>
          </w:rPr>
          <w:t>show</w:t>
        </w:r>
        <w:proofErr w:type="spellEnd"/>
        <w:r w:rsidR="00730EFE" w:rsidRPr="00A14C2E">
          <w:rPr>
            <w:lang w:val="tr-TR"/>
          </w:rPr>
          <w:t xml:space="preserve"> a </w:t>
        </w:r>
        <w:proofErr w:type="spellStart"/>
        <w:r w:rsidR="00730EFE" w:rsidRPr="00A14C2E">
          <w:rPr>
            <w:lang w:val="tr-TR"/>
          </w:rPr>
          <w:t>similar</w:t>
        </w:r>
        <w:proofErr w:type="spellEnd"/>
        <w:r w:rsidR="00730EFE" w:rsidRPr="00A14C2E">
          <w:rPr>
            <w:lang w:val="tr-TR"/>
          </w:rPr>
          <w:t xml:space="preserve"> </w:t>
        </w:r>
        <w:proofErr w:type="gramStart"/>
        <w:r w:rsidR="00730EFE" w:rsidRPr="00A14C2E">
          <w:rPr>
            <w:lang w:val="tr-TR"/>
          </w:rPr>
          <w:t>trend</w:t>
        </w:r>
        <w:proofErr w:type="gramEnd"/>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this</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decreasing</w:t>
        </w:r>
        <w:proofErr w:type="spellEnd"/>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increasing</w:t>
        </w:r>
        <w:proofErr w:type="spellEnd"/>
        <w:r w:rsidR="00730EFE" w:rsidRPr="00A14C2E">
          <w:rPr>
            <w:lang w:val="tr-TR"/>
          </w:rPr>
          <w:t xml:space="preserve"> </w:t>
        </w:r>
        <w:proofErr w:type="spellStart"/>
        <w:r w:rsidR="00730EFE" w:rsidRPr="00A14C2E">
          <w:rPr>
            <w:lang w:val="tr-TR"/>
          </w:rPr>
          <w:t>gate-source</w:t>
        </w:r>
        <w:proofErr w:type="spellEnd"/>
        <w:r w:rsidR="00730EFE" w:rsidRPr="00A14C2E">
          <w:rPr>
            <w:lang w:val="tr-TR"/>
          </w:rPr>
          <w:t xml:space="preserve"> </w:t>
        </w:r>
        <w:proofErr w:type="spellStart"/>
        <w:r w:rsidR="00730EFE" w:rsidRPr="00A14C2E">
          <w:rPr>
            <w:lang w:val="tr-TR"/>
          </w:rPr>
          <w:t>voltage</w:t>
        </w:r>
        <w:proofErr w:type="spellEnd"/>
        <w:r w:rsidR="00730EFE" w:rsidRPr="00A14C2E">
          <w:rPr>
            <w:lang w:val="tr-TR"/>
          </w:rPr>
          <w:t xml:space="preserve"> </w:t>
        </w:r>
        <w:proofErr w:type="spellStart"/>
        <w:r w:rsidR="00730EFE" w:rsidRPr="00A14C2E">
          <w:rPr>
            <w:lang w:val="tr-TR"/>
          </w:rPr>
          <w:t>due</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better</w:t>
        </w:r>
        <w:proofErr w:type="spellEnd"/>
        <w:r w:rsidR="00730EFE" w:rsidRPr="00A14C2E">
          <w:rPr>
            <w:lang w:val="tr-TR"/>
          </w:rPr>
          <w:t xml:space="preserve"> </w:t>
        </w:r>
        <w:proofErr w:type="spellStart"/>
        <w:r w:rsidR="00730EFE" w:rsidRPr="00A14C2E">
          <w:rPr>
            <w:lang w:val="tr-TR"/>
          </w:rPr>
          <w:t>depletion</w:t>
        </w:r>
        <w:proofErr w:type="spellEnd"/>
        <w:r w:rsidR="00730EFE" w:rsidRPr="00A14C2E">
          <w:rPr>
            <w:lang w:val="tr-TR"/>
          </w:rPr>
          <w:t xml:space="preserve"> </w:t>
        </w:r>
        <w:proofErr w:type="spellStart"/>
        <w:r w:rsidR="00730EFE" w:rsidRPr="00A14C2E">
          <w:rPr>
            <w:lang w:val="tr-TR"/>
          </w:rPr>
          <w:t>region</w:t>
        </w:r>
        <w:proofErr w:type="spellEnd"/>
        <w:r w:rsidR="00730EFE" w:rsidRPr="00A14C2E">
          <w:rPr>
            <w:lang w:val="tr-TR"/>
          </w:rPr>
          <w:t xml:space="preserve"> </w:t>
        </w:r>
        <w:proofErr w:type="spellStart"/>
        <w:r w:rsidR="00730EFE" w:rsidRPr="00A14C2E">
          <w:rPr>
            <w:lang w:val="tr-TR"/>
          </w:rPr>
          <w:t>formation</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right</w:t>
        </w:r>
        <w:proofErr w:type="spellEnd"/>
        <w:r w:rsidR="00730EFE" w:rsidRPr="00A14C2E">
          <w:rPr>
            <w:lang w:val="tr-TR"/>
          </w:rPr>
          <w:t xml:space="preserve"> </w:t>
        </w:r>
        <w:proofErr w:type="spellStart"/>
        <w:r w:rsidR="00730EFE" w:rsidRPr="00A14C2E">
          <w:rPr>
            <w:lang w:val="tr-TR"/>
          </w:rPr>
          <w:t>graph</w:t>
        </w:r>
        <w:proofErr w:type="spellEnd"/>
        <w:r w:rsidR="00730EFE" w:rsidRPr="00A14C2E">
          <w:rPr>
            <w:lang w:val="tr-TR"/>
          </w:rPr>
          <w:t xml:space="preserve"> </w:t>
        </w:r>
        <w:proofErr w:type="spellStart"/>
        <w:r w:rsidR="00730EFE" w:rsidRPr="00A14C2E">
          <w:rPr>
            <w:lang w:val="tr-TR"/>
          </w:rPr>
          <w:t>shows</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FinFETs </w:t>
        </w:r>
        <w:proofErr w:type="spellStart"/>
        <w:r w:rsidR="00730EFE" w:rsidRPr="00A14C2E">
          <w:rPr>
            <w:lang w:val="tr-TR"/>
          </w:rPr>
          <w:t>with</w:t>
        </w:r>
        <w:proofErr w:type="spellEnd"/>
        <w:r w:rsidR="00730EFE" w:rsidRPr="00A14C2E">
          <w:rPr>
            <w:lang w:val="tr-TR"/>
          </w:rPr>
          <w:t xml:space="preserve"> FGM </w:t>
        </w:r>
        <w:proofErr w:type="spellStart"/>
        <w:r w:rsidR="00730EFE" w:rsidRPr="00A14C2E">
          <w:rPr>
            <w:lang w:val="tr-TR"/>
          </w:rPr>
          <w:t>gate</w:t>
        </w:r>
        <w:proofErr w:type="spellEnd"/>
        <w:r w:rsidR="00730EFE" w:rsidRPr="00A14C2E">
          <w:rPr>
            <w:lang w:val="tr-TR"/>
          </w:rPr>
          <w:t xml:space="preserve"> </w:t>
        </w:r>
        <w:proofErr w:type="spellStart"/>
        <w:r w:rsidR="00730EFE" w:rsidRPr="00A14C2E">
          <w:rPr>
            <w:lang w:val="tr-TR"/>
          </w:rPr>
          <w:t>oxides</w:t>
        </w:r>
        <w:proofErr w:type="spellEnd"/>
        <w:r w:rsidR="00730EFE" w:rsidRPr="00A14C2E">
          <w:rPr>
            <w:lang w:val="tr-TR"/>
          </w:rPr>
          <w:t xml:space="preserve">, </w:t>
        </w:r>
        <w:proofErr w:type="spellStart"/>
        <w:r w:rsidR="00730EFE" w:rsidRPr="00A14C2E">
          <w:rPr>
            <w:lang w:val="tr-TR"/>
          </w:rPr>
          <w:t>labeled</w:t>
        </w:r>
        <w:proofErr w:type="spellEnd"/>
        <w:r w:rsidR="00730EFE" w:rsidRPr="00A14C2E">
          <w:rPr>
            <w:lang w:val="tr-TR"/>
          </w:rPr>
          <w:t xml:space="preserve"> FGM-A </w:t>
        </w:r>
        <w:proofErr w:type="spellStart"/>
        <w:r w:rsidR="00730EFE" w:rsidRPr="00A14C2E">
          <w:rPr>
            <w:lang w:val="tr-TR"/>
          </w:rPr>
          <w:t>through</w:t>
        </w:r>
        <w:proofErr w:type="spellEnd"/>
        <w:r w:rsidR="00730EFE" w:rsidRPr="00A14C2E">
          <w:rPr>
            <w:lang w:val="tr-TR"/>
          </w:rPr>
          <w:t xml:space="preserve"> FGM-N.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curves</w:t>
        </w:r>
        <w:proofErr w:type="spellEnd"/>
        <w:r w:rsidR="00730EFE" w:rsidRPr="00A14C2E">
          <w:rPr>
            <w:lang w:val="tr-TR"/>
          </w:rPr>
          <w:t xml:space="preserve"> </w:t>
        </w:r>
        <w:proofErr w:type="spellStart"/>
        <w:r w:rsidR="00730EFE" w:rsidRPr="00A14C2E">
          <w:rPr>
            <w:lang w:val="tr-TR"/>
          </w:rPr>
          <w:t>are</w:t>
        </w:r>
        <w:proofErr w:type="spellEnd"/>
        <w:r w:rsidR="00730EFE" w:rsidRPr="00A14C2E">
          <w:rPr>
            <w:lang w:val="tr-TR"/>
          </w:rPr>
          <w:t xml:space="preserve"> </w:t>
        </w:r>
        <w:proofErr w:type="spellStart"/>
        <w:r w:rsidR="00730EFE" w:rsidRPr="00A14C2E">
          <w:rPr>
            <w:lang w:val="tr-TR"/>
          </w:rPr>
          <w:t>closely</w:t>
        </w:r>
        <w:proofErr w:type="spellEnd"/>
        <w:r w:rsidR="00730EFE" w:rsidRPr="00A14C2E">
          <w:rPr>
            <w:lang w:val="tr-TR"/>
          </w:rPr>
          <w:t xml:space="preserve"> </w:t>
        </w:r>
        <w:proofErr w:type="spellStart"/>
        <w:r w:rsidR="00730EFE" w:rsidRPr="00A14C2E">
          <w:rPr>
            <w:lang w:val="tr-TR"/>
          </w:rPr>
          <w:t>grouped</w:t>
        </w:r>
        <w:proofErr w:type="spellEnd"/>
        <w:r w:rsidR="00730EFE" w:rsidRPr="00A14C2E">
          <w:rPr>
            <w:lang w:val="tr-TR"/>
          </w:rPr>
          <w:t xml:space="preserve"> </w:t>
        </w:r>
        <w:proofErr w:type="spellStart"/>
        <w:r w:rsidR="00730EFE" w:rsidRPr="00A14C2E">
          <w:rPr>
            <w:lang w:val="tr-TR"/>
          </w:rPr>
          <w:t>and</w:t>
        </w:r>
        <w:proofErr w:type="spellEnd"/>
        <w:r w:rsidR="00730EFE" w:rsidRPr="00A14C2E">
          <w:rPr>
            <w:lang w:val="tr-TR"/>
          </w:rPr>
          <w:t xml:space="preserve"> </w:t>
        </w:r>
        <w:proofErr w:type="spellStart"/>
        <w:r w:rsidR="00730EFE" w:rsidRPr="00A14C2E">
          <w:rPr>
            <w:lang w:val="tr-TR"/>
          </w:rPr>
          <w:t>follow</w:t>
        </w:r>
        <w:proofErr w:type="spellEnd"/>
        <w:r w:rsidR="00730EFE" w:rsidRPr="00A14C2E">
          <w:rPr>
            <w:lang w:val="tr-TR"/>
          </w:rPr>
          <w:t xml:space="preserve"> a </w:t>
        </w:r>
        <w:proofErr w:type="spellStart"/>
        <w:r w:rsidR="00730EFE" w:rsidRPr="00A14C2E">
          <w:rPr>
            <w:lang w:val="tr-TR"/>
          </w:rPr>
          <w:t>similar</w:t>
        </w:r>
        <w:proofErr w:type="spellEnd"/>
        <w:r w:rsidR="00730EFE" w:rsidRPr="00A14C2E">
          <w:rPr>
            <w:lang w:val="tr-TR"/>
          </w:rPr>
          <w:t xml:space="preserve"> trend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control</w:t>
        </w:r>
        <w:proofErr w:type="spellEnd"/>
        <w:r w:rsidR="00730EFE" w:rsidRPr="00A14C2E">
          <w:rPr>
            <w:lang w:val="tr-TR"/>
          </w:rPr>
          <w:t xml:space="preserve"> </w:t>
        </w:r>
        <w:proofErr w:type="spellStart"/>
        <w:r w:rsidR="00730EFE" w:rsidRPr="00A14C2E">
          <w:rPr>
            <w:lang w:val="tr-TR"/>
          </w:rPr>
          <w:t>group</w:t>
        </w:r>
        <w:proofErr w:type="spellEnd"/>
        <w:r w:rsidR="00730EFE" w:rsidRPr="00A14C2E">
          <w:rPr>
            <w:lang w:val="tr-TR"/>
          </w:rPr>
          <w:t xml:space="preserve">, but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some</w:t>
        </w:r>
        <w:proofErr w:type="spellEnd"/>
        <w:r w:rsidR="00730EFE" w:rsidRPr="00A14C2E">
          <w:rPr>
            <w:lang w:val="tr-TR"/>
          </w:rPr>
          <w:t xml:space="preserve"> </w:t>
        </w:r>
        <w:proofErr w:type="spellStart"/>
        <w:r w:rsidR="00730EFE" w:rsidRPr="00A14C2E">
          <w:rPr>
            <w:lang w:val="tr-TR"/>
          </w:rPr>
          <w:t>variation</w:t>
        </w:r>
        <w:proofErr w:type="spellEnd"/>
        <w:r w:rsidR="00730EFE" w:rsidRPr="00A14C2E">
          <w:rPr>
            <w:lang w:val="tr-TR"/>
          </w:rPr>
          <w:t xml:space="preserve"> </w:t>
        </w:r>
        <w:proofErr w:type="spellStart"/>
        <w:r w:rsidR="00730EFE" w:rsidRPr="00A14C2E">
          <w:rPr>
            <w:lang w:val="tr-TR"/>
          </w:rPr>
          <w:t>between</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different</w:t>
        </w:r>
        <w:proofErr w:type="spellEnd"/>
        <w:r w:rsidR="00730EFE" w:rsidRPr="00A14C2E">
          <w:rPr>
            <w:lang w:val="tr-TR"/>
          </w:rPr>
          <w:t xml:space="preserve"> FGM </w:t>
        </w:r>
        <w:proofErr w:type="spellStart"/>
        <w:r w:rsidR="00730EFE" w:rsidRPr="00A14C2E">
          <w:rPr>
            <w:lang w:val="tr-TR"/>
          </w:rPr>
          <w:t>materials</w:t>
        </w:r>
        <w:proofErr w:type="spellEnd"/>
        <w:r w:rsidR="00730EFE" w:rsidRPr="00A14C2E">
          <w:rPr>
            <w:lang w:val="tr-TR"/>
          </w:rPr>
          <w:t xml:space="preserve">. </w:t>
        </w:r>
        <w:proofErr w:type="spellStart"/>
        <w:r w:rsidR="00730EFE" w:rsidRPr="00A14C2E">
          <w:rPr>
            <w:lang w:val="tr-TR"/>
          </w:rPr>
          <w:t>Lower</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is </w:t>
        </w:r>
        <w:proofErr w:type="spellStart"/>
        <w:r w:rsidR="00730EFE" w:rsidRPr="00A14C2E">
          <w:rPr>
            <w:lang w:val="tr-TR"/>
          </w:rPr>
          <w:t>preferable</w:t>
        </w:r>
        <w:proofErr w:type="spellEnd"/>
        <w:r w:rsidR="00730EFE" w:rsidRPr="00A14C2E">
          <w:rPr>
            <w:lang w:val="tr-TR"/>
          </w:rPr>
          <w:t xml:space="preserve">, </w:t>
        </w:r>
        <w:proofErr w:type="spellStart"/>
        <w:r w:rsidR="00730EFE" w:rsidRPr="00A14C2E">
          <w:rPr>
            <w:lang w:val="tr-TR"/>
          </w:rPr>
          <w:t>especially</w:t>
        </w:r>
        <w:proofErr w:type="spellEnd"/>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memory</w:t>
        </w:r>
        <w:proofErr w:type="spellEnd"/>
        <w:r w:rsidR="00730EFE" w:rsidRPr="00A14C2E">
          <w:rPr>
            <w:lang w:val="tr-TR"/>
          </w:rPr>
          <w:t xml:space="preserve"> </w:t>
        </w:r>
        <w:proofErr w:type="spellStart"/>
        <w:r w:rsidR="00730EFE" w:rsidRPr="00A14C2E">
          <w:rPr>
            <w:lang w:val="tr-TR"/>
          </w:rPr>
          <w:t>devices</w:t>
        </w:r>
        <w:proofErr w:type="spellEnd"/>
        <w:r w:rsidR="00730EFE" w:rsidRPr="00A14C2E">
          <w:rPr>
            <w:lang w:val="tr-TR"/>
          </w:rPr>
          <w:t xml:space="preserve"> </w:t>
        </w:r>
        <w:proofErr w:type="spellStart"/>
        <w:r w:rsidR="00730EFE" w:rsidRPr="00A14C2E">
          <w:rPr>
            <w:lang w:val="tr-TR"/>
          </w:rPr>
          <w:t>such</w:t>
        </w:r>
        <w:proofErr w:type="spellEnd"/>
        <w:r w:rsidR="00730EFE" w:rsidRPr="00A14C2E">
          <w:rPr>
            <w:lang w:val="tr-TR"/>
          </w:rPr>
          <w:t xml:space="preserve"> as </w:t>
        </w:r>
        <w:proofErr w:type="spellStart"/>
        <w:r w:rsidR="00730EFE" w:rsidRPr="00A14C2E">
          <w:rPr>
            <w:lang w:val="tr-TR"/>
          </w:rPr>
          <w:t>EEPROMs</w:t>
        </w:r>
        <w:proofErr w:type="spellEnd"/>
        <w:r w:rsidR="00730EFE" w:rsidRPr="00A14C2E">
          <w:rPr>
            <w:lang w:val="tr-TR"/>
          </w:rPr>
          <w:t xml:space="preserve"> </w:t>
        </w:r>
        <w:proofErr w:type="spellStart"/>
        <w:r w:rsidR="00730EFE" w:rsidRPr="00A14C2E">
          <w:rPr>
            <w:lang w:val="tr-TR"/>
          </w:rPr>
          <w:t>where</w:t>
        </w:r>
        <w:proofErr w:type="spellEnd"/>
        <w:r w:rsidR="00730EFE" w:rsidRPr="00A14C2E">
          <w:rPr>
            <w:lang w:val="tr-TR"/>
          </w:rPr>
          <w:t xml:space="preserve"> </w:t>
        </w:r>
        <w:proofErr w:type="spellStart"/>
        <w:r w:rsidR="00730EFE" w:rsidRPr="00A14C2E">
          <w:rPr>
            <w:lang w:val="tr-TR"/>
          </w:rPr>
          <w:t>high</w:t>
        </w:r>
        <w:proofErr w:type="spellEnd"/>
        <w:r w:rsidR="00730EFE" w:rsidRPr="00A14C2E">
          <w:rPr>
            <w:lang w:val="tr-TR"/>
          </w:rPr>
          <w:t xml:space="preserve"> I</w:t>
        </w:r>
        <w:r w:rsidR="00730EFE" w:rsidRPr="00A14C2E">
          <w:rPr>
            <w:vertAlign w:val="subscript"/>
            <w:lang w:val="tr-TR"/>
          </w:rPr>
          <w:t>G</w:t>
        </w:r>
        <w:r w:rsidR="00730EFE" w:rsidRPr="00A14C2E">
          <w:rPr>
            <w:lang w:val="tr-TR"/>
          </w:rPr>
          <w:t xml:space="preserve"> can </w:t>
        </w:r>
        <w:proofErr w:type="spellStart"/>
        <w:r w:rsidR="00730EFE" w:rsidRPr="00A14C2E">
          <w:rPr>
            <w:lang w:val="tr-TR"/>
          </w:rPr>
          <w:t>contribute</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charge</w:t>
        </w:r>
        <w:proofErr w:type="spellEnd"/>
        <w:r w:rsidR="00730EFE" w:rsidRPr="00A14C2E">
          <w:rPr>
            <w:lang w:val="tr-TR"/>
          </w:rPr>
          <w:t xml:space="preserve"> </w:t>
        </w:r>
        <w:proofErr w:type="spellStart"/>
        <w:r w:rsidR="00730EFE" w:rsidRPr="00A14C2E">
          <w:rPr>
            <w:lang w:val="tr-TR"/>
          </w:rPr>
          <w:t>loss</w:t>
        </w:r>
        <w:proofErr w:type="spellEnd"/>
        <w:r w:rsidR="00730EFE" w:rsidRPr="00A14C2E">
          <w:rPr>
            <w:lang w:val="tr-TR"/>
          </w:rPr>
          <w:t xml:space="preserve"> </w:t>
        </w:r>
        <w:proofErr w:type="spellStart"/>
        <w:r w:rsidR="00730EFE" w:rsidRPr="00A14C2E">
          <w:rPr>
            <w:lang w:val="tr-TR"/>
          </w:rPr>
          <w:t>and</w:t>
        </w:r>
        <w:proofErr w:type="spellEnd"/>
        <w:r w:rsidR="00730EFE" w:rsidRPr="00A14C2E">
          <w:rPr>
            <w:lang w:val="tr-TR"/>
          </w:rPr>
          <w:t xml:space="preserve"> </w:t>
        </w:r>
        <w:proofErr w:type="spellStart"/>
        <w:r w:rsidR="00730EFE" w:rsidRPr="00A14C2E">
          <w:rPr>
            <w:lang w:val="tr-TR"/>
          </w:rPr>
          <w:t>memory</w:t>
        </w:r>
        <w:proofErr w:type="spellEnd"/>
        <w:r w:rsidR="00730EFE" w:rsidRPr="00A14C2E">
          <w:rPr>
            <w:lang w:val="tr-TR"/>
          </w:rPr>
          <w:t xml:space="preserve"> </w:t>
        </w:r>
        <w:proofErr w:type="spellStart"/>
        <w:r w:rsidR="00730EFE" w:rsidRPr="00A14C2E">
          <w:rPr>
            <w:lang w:val="tr-TR"/>
          </w:rPr>
          <w:t>degradation</w:t>
        </w:r>
        <w:proofErr w:type="spellEnd"/>
        <w:r w:rsidR="00730EFE" w:rsidRPr="00A14C2E">
          <w:rPr>
            <w:lang w:val="tr-TR"/>
          </w:rPr>
          <w:t xml:space="preserve"> </w:t>
        </w:r>
        <w:proofErr w:type="spellStart"/>
        <w:r w:rsidR="00730EFE" w:rsidRPr="00A14C2E">
          <w:rPr>
            <w:lang w:val="tr-TR"/>
          </w:rPr>
          <w:t>over</w:t>
        </w:r>
        <w:proofErr w:type="spellEnd"/>
        <w:r w:rsidR="00730EFE" w:rsidRPr="00A14C2E">
          <w:rPr>
            <w:lang w:val="tr-TR"/>
          </w:rPr>
          <w:t xml:space="preserve"> time.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performance</w:t>
        </w:r>
        <w:proofErr w:type="spellEnd"/>
        <w:r w:rsidR="00730EFE" w:rsidRPr="00A14C2E">
          <w:rPr>
            <w:lang w:val="tr-TR"/>
          </w:rPr>
          <w:t xml:space="preserve"> of </w:t>
        </w:r>
        <w:proofErr w:type="spellStart"/>
        <w:r w:rsidR="00730EFE" w:rsidRPr="00A14C2E">
          <w:rPr>
            <w:lang w:val="tr-TR"/>
          </w:rPr>
          <w:t>FGMs</w:t>
        </w:r>
        <w:proofErr w:type="spellEnd"/>
        <w:r w:rsidR="00730EFE" w:rsidRPr="00A14C2E">
          <w:rPr>
            <w:lang w:val="tr-TR"/>
          </w:rPr>
          <w:t xml:space="preserve"> in </w:t>
        </w:r>
        <w:proofErr w:type="spellStart"/>
        <w:r w:rsidR="00730EFE" w:rsidRPr="00A14C2E">
          <w:rPr>
            <w:lang w:val="tr-TR"/>
          </w:rPr>
          <w:t>terms</w:t>
        </w:r>
        <w:proofErr w:type="spellEnd"/>
        <w:r w:rsidR="00730EFE" w:rsidRPr="00A14C2E">
          <w:rPr>
            <w:lang w:val="tr-TR"/>
          </w:rPr>
          <w:t xml:space="preserve"> of I</w:t>
        </w:r>
        <w:r w:rsidR="00730EFE" w:rsidRPr="00A14C2E">
          <w:rPr>
            <w:vertAlign w:val="subscript"/>
            <w:lang w:val="tr-TR"/>
          </w:rPr>
          <w:t>G</w:t>
        </w:r>
        <w:r w:rsidR="00730EFE" w:rsidRPr="00A14C2E">
          <w:rPr>
            <w:lang w:val="tr-TR"/>
          </w:rPr>
          <w:t xml:space="preserve"> </w:t>
        </w:r>
        <w:proofErr w:type="spellStart"/>
        <w:r w:rsidR="00730EFE" w:rsidRPr="00A14C2E">
          <w:rPr>
            <w:lang w:val="tr-TR"/>
          </w:rPr>
          <w:t>appears</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be </w:t>
        </w:r>
        <w:proofErr w:type="spellStart"/>
        <w:r w:rsidR="00730EFE" w:rsidRPr="00A14C2E">
          <w:rPr>
            <w:lang w:val="tr-TR"/>
          </w:rPr>
          <w:t>similar</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that</w:t>
        </w:r>
        <w:proofErr w:type="spellEnd"/>
        <w:r w:rsidR="00730EFE" w:rsidRPr="00A14C2E">
          <w:rPr>
            <w:lang w:val="tr-TR"/>
          </w:rPr>
          <w:t xml:space="preserve"> of </w:t>
        </w:r>
        <w:proofErr w:type="spellStart"/>
        <w:r w:rsidR="00730EFE" w:rsidRPr="00A14C2E">
          <w:rPr>
            <w:lang w:val="tr-TR"/>
          </w:rPr>
          <w:t>single-material</w:t>
        </w:r>
        <w:proofErr w:type="spellEnd"/>
        <w:r w:rsidR="00730EFE" w:rsidRPr="00A14C2E">
          <w:rPr>
            <w:lang w:val="tr-TR"/>
          </w:rPr>
          <w:t xml:space="preserve"> </w:t>
        </w:r>
        <w:proofErr w:type="spellStart"/>
        <w:r w:rsidR="00730EFE" w:rsidRPr="00A14C2E">
          <w:rPr>
            <w:lang w:val="tr-TR"/>
          </w:rPr>
          <w:t>dielectrics</w:t>
        </w:r>
        <w:proofErr w:type="spellEnd"/>
        <w:r w:rsidR="00730EFE" w:rsidRPr="00A14C2E">
          <w:rPr>
            <w:lang w:val="tr-TR"/>
          </w:rPr>
          <w:t xml:space="preserve">, </w:t>
        </w:r>
        <w:proofErr w:type="spellStart"/>
        <w:r w:rsidR="00730EFE" w:rsidRPr="00A14C2E">
          <w:rPr>
            <w:lang w:val="tr-TR"/>
          </w:rPr>
          <w:t>suggesting</w:t>
        </w:r>
        <w:proofErr w:type="spellEnd"/>
        <w:r w:rsidR="00730EFE" w:rsidRPr="00A14C2E">
          <w:rPr>
            <w:lang w:val="tr-TR"/>
          </w:rPr>
          <w:t xml:space="preserve"> </w:t>
        </w:r>
        <w:proofErr w:type="spellStart"/>
        <w:r w:rsidR="00730EFE" w:rsidRPr="00A14C2E">
          <w:rPr>
            <w:lang w:val="tr-TR"/>
          </w:rPr>
          <w:t>that</w:t>
        </w:r>
        <w:proofErr w:type="spellEnd"/>
        <w:r w:rsidR="00730EFE" w:rsidRPr="00A14C2E">
          <w:rPr>
            <w:lang w:val="tr-TR"/>
          </w:rPr>
          <w:t xml:space="preserve"> </w:t>
        </w:r>
        <w:proofErr w:type="spellStart"/>
        <w:r w:rsidR="00730EFE" w:rsidRPr="00A14C2E">
          <w:rPr>
            <w:lang w:val="tr-TR"/>
          </w:rPr>
          <w:t>FGMs</w:t>
        </w:r>
        <w:proofErr w:type="spellEnd"/>
        <w:r w:rsidR="00730EFE" w:rsidRPr="00A14C2E">
          <w:rPr>
            <w:lang w:val="tr-TR"/>
          </w:rPr>
          <w:t xml:space="preserve"> </w:t>
        </w:r>
        <w:proofErr w:type="spellStart"/>
        <w:r w:rsidR="00730EFE" w:rsidRPr="00A14C2E">
          <w:rPr>
            <w:lang w:val="tr-TR"/>
          </w:rPr>
          <w:t>may</w:t>
        </w:r>
        <w:proofErr w:type="spellEnd"/>
        <w:r w:rsidR="00730EFE" w:rsidRPr="00A14C2E">
          <w:rPr>
            <w:lang w:val="tr-TR"/>
          </w:rPr>
          <w:t xml:space="preserve"> </w:t>
        </w:r>
        <w:proofErr w:type="spellStart"/>
        <w:r w:rsidR="00730EFE" w:rsidRPr="00A14C2E">
          <w:rPr>
            <w:lang w:val="tr-TR"/>
          </w:rPr>
          <w:t>provide</w:t>
        </w:r>
        <w:proofErr w:type="spellEnd"/>
        <w:r w:rsidR="00730EFE" w:rsidRPr="00A14C2E">
          <w:rPr>
            <w:lang w:val="tr-TR"/>
          </w:rPr>
          <w:t xml:space="preserve"> a </w:t>
        </w:r>
        <w:proofErr w:type="spellStart"/>
        <w:r w:rsidR="00730EFE" w:rsidRPr="00A14C2E">
          <w:rPr>
            <w:lang w:val="tr-TR"/>
          </w:rPr>
          <w:t>slight</w:t>
        </w:r>
        <w:proofErr w:type="spellEnd"/>
        <w:r w:rsidR="00730EFE" w:rsidRPr="00A14C2E">
          <w:rPr>
            <w:lang w:val="tr-TR"/>
          </w:rPr>
          <w:t xml:space="preserve">, </w:t>
        </w:r>
        <w:proofErr w:type="spellStart"/>
        <w:r w:rsidR="00730EFE" w:rsidRPr="00A14C2E">
          <w:rPr>
            <w:lang w:val="tr-TR"/>
          </w:rPr>
          <w:t>non-significant</w:t>
        </w:r>
        <w:proofErr w:type="spellEnd"/>
        <w:r w:rsidR="00730EFE" w:rsidRPr="00A14C2E">
          <w:rPr>
            <w:lang w:val="tr-TR"/>
          </w:rPr>
          <w:t xml:space="preserve"> </w:t>
        </w:r>
        <w:proofErr w:type="spellStart"/>
        <w:r w:rsidR="00730EFE" w:rsidRPr="00A14C2E">
          <w:rPr>
            <w:lang w:val="tr-TR"/>
          </w:rPr>
          <w:t>advantage</w:t>
        </w:r>
        <w:proofErr w:type="spellEnd"/>
        <w:r w:rsidR="00730EFE" w:rsidRPr="00A14C2E">
          <w:rPr>
            <w:lang w:val="tr-TR"/>
          </w:rPr>
          <w:t xml:space="preserve"> in </w:t>
        </w:r>
        <w:proofErr w:type="spellStart"/>
        <w:r w:rsidR="00730EFE" w:rsidRPr="00A14C2E">
          <w:rPr>
            <w:lang w:val="tr-TR"/>
          </w:rPr>
          <w:t>reducing</w:t>
        </w:r>
        <w:proofErr w:type="spellEnd"/>
        <w:r w:rsidR="00730EFE" w:rsidRPr="00A14C2E">
          <w:rPr>
            <w:lang w:val="tr-TR"/>
          </w:rPr>
          <w:t xml:space="preserve"> I</w:t>
        </w:r>
        <w:r w:rsidR="00730EFE" w:rsidRPr="00A14C2E">
          <w:rPr>
            <w:vertAlign w:val="subscript"/>
            <w:lang w:val="tr-TR"/>
          </w:rPr>
          <w:t>G</w:t>
        </w:r>
        <w:r w:rsidR="00730EFE" w:rsidRPr="00A14C2E">
          <w:rPr>
            <w:lang w:val="tr-TR"/>
          </w:rPr>
          <w:t xml:space="preserve">, but </w:t>
        </w:r>
        <w:proofErr w:type="spellStart"/>
        <w:r w:rsidR="00730EFE" w:rsidRPr="00A14C2E">
          <w:rPr>
            <w:lang w:val="tr-TR"/>
          </w:rPr>
          <w:t>they</w:t>
        </w:r>
        <w:proofErr w:type="spellEnd"/>
        <w:r w:rsidR="00730EFE" w:rsidRPr="00A14C2E">
          <w:rPr>
            <w:lang w:val="tr-TR"/>
          </w:rPr>
          <w:t xml:space="preserve"> do not </w:t>
        </w:r>
        <w:proofErr w:type="spellStart"/>
        <w:r w:rsidR="00730EFE" w:rsidRPr="00A14C2E">
          <w:rPr>
            <w:lang w:val="tr-TR"/>
          </w:rPr>
          <w:t>exhibit</w:t>
        </w:r>
        <w:proofErr w:type="spellEnd"/>
        <w:r w:rsidR="00730EFE" w:rsidRPr="00A14C2E">
          <w:rPr>
            <w:lang w:val="tr-TR"/>
          </w:rPr>
          <w:t xml:space="preserve"> </w:t>
        </w:r>
        <w:proofErr w:type="spellStart"/>
        <w:r w:rsidR="00730EFE" w:rsidRPr="00A14C2E">
          <w:rPr>
            <w:lang w:val="tr-TR"/>
          </w:rPr>
          <w:t>any</w:t>
        </w:r>
        <w:proofErr w:type="spellEnd"/>
        <w:r w:rsidR="00730EFE" w:rsidRPr="00A14C2E">
          <w:rPr>
            <w:lang w:val="tr-TR"/>
          </w:rPr>
          <w:t xml:space="preserve"> </w:t>
        </w:r>
        <w:proofErr w:type="spellStart"/>
        <w:r w:rsidR="00730EFE" w:rsidRPr="00A14C2E">
          <w:rPr>
            <w:lang w:val="tr-TR"/>
          </w:rPr>
          <w:t>deficiency</w:t>
        </w:r>
        <w:proofErr w:type="spellEnd"/>
        <w:r w:rsidR="00730EFE" w:rsidRPr="00A14C2E">
          <w:rPr>
            <w:lang w:val="tr-TR"/>
          </w:rPr>
          <w:t xml:space="preserve"> in </w:t>
        </w:r>
        <w:proofErr w:type="spellStart"/>
        <w:r w:rsidR="00730EFE" w:rsidRPr="00A14C2E">
          <w:rPr>
            <w:lang w:val="tr-TR"/>
          </w:rPr>
          <w:t>device</w:t>
        </w:r>
        <w:proofErr w:type="spellEnd"/>
        <w:r w:rsidR="00730EFE" w:rsidRPr="00A14C2E">
          <w:rPr>
            <w:lang w:val="tr-TR"/>
          </w:rPr>
          <w:t xml:space="preserve"> </w:t>
        </w:r>
        <w:proofErr w:type="spellStart"/>
        <w:r w:rsidR="00730EFE" w:rsidRPr="00A14C2E">
          <w:rPr>
            <w:lang w:val="tr-TR"/>
          </w:rPr>
          <w:t>reliability</w:t>
        </w:r>
        <w:proofErr w:type="spellEnd"/>
        <w:r w:rsidR="00730EFE" w:rsidRPr="00A14C2E">
          <w:rPr>
            <w:lang w:val="tr-TR"/>
          </w:rPr>
          <w:t>.</w:t>
        </w:r>
      </w:ins>
    </w:p>
    <w:p w14:paraId="7A58DDD8" w14:textId="5D7ACF60" w:rsidR="00730EFE" w:rsidRPr="00A14C2E" w:rsidRDefault="00730EFE" w:rsidP="003E0789">
      <w:pPr>
        <w:pStyle w:val="MDPI31text"/>
        <w:rPr>
          <w:lang w:val="tr-TR"/>
        </w:rPr>
      </w:pPr>
    </w:p>
    <w:p w14:paraId="4EA23DCB" w14:textId="3E68CA8C" w:rsidR="00AB6167" w:rsidRPr="00A14C2E" w:rsidRDefault="007F28DA" w:rsidP="003E0789">
      <w:pPr>
        <w:pStyle w:val="MDPI52figure"/>
      </w:pPr>
      <w:r>
        <w:rPr>
          <w:noProof/>
          <w:lang w:eastAsia="en-US" w:bidi="ar-SA"/>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787F64B6" w:rsidR="00AB6167"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8. </w:t>
      </w:r>
      <w:proofErr w:type="spellStart"/>
      <w:r w:rsidR="00AB6167" w:rsidRPr="00A14C2E">
        <w:rPr>
          <w:lang w:val="tr-TR"/>
        </w:rPr>
        <w:t>Ig</w:t>
      </w:r>
      <w:proofErr w:type="spellEnd"/>
      <w:r w:rsidR="00AB6167" w:rsidRPr="00A14C2E">
        <w:rPr>
          <w:lang w:val="tr-TR"/>
        </w:rPr>
        <w:t xml:space="preserve"> </w:t>
      </w:r>
      <w:proofErr w:type="spellStart"/>
      <w:r w:rsidR="00AB6167" w:rsidRPr="00A14C2E">
        <w:rPr>
          <w:lang w:val="tr-TR"/>
        </w:rPr>
        <w:t>Leakage</w:t>
      </w:r>
      <w:proofErr w:type="spellEnd"/>
      <w:r w:rsidR="00AB6167" w:rsidRPr="00A14C2E">
        <w:rPr>
          <w:lang w:val="tr-TR"/>
        </w:rPr>
        <w:t xml:space="preserve"> </w:t>
      </w:r>
      <w:proofErr w:type="spellStart"/>
      <w:r w:rsidR="00AB6167" w:rsidRPr="00A14C2E">
        <w:rPr>
          <w:lang w:val="tr-TR"/>
        </w:rPr>
        <w:t>Current</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r w:rsidR="00E4035B">
        <w:rPr>
          <w:lang w:val="tr-TR"/>
        </w:rPr>
        <w:t>FinFET</w:t>
      </w:r>
      <w:r w:rsidR="00AB6167" w:rsidRPr="00A14C2E">
        <w:rPr>
          <w:lang w:val="tr-TR"/>
        </w:rPr>
        <w:t xml:space="preserve"> </w:t>
      </w:r>
      <w:proofErr w:type="spellStart"/>
      <w:r w:rsidR="00AB6167" w:rsidRPr="00A14C2E">
        <w:rPr>
          <w:lang w:val="tr-TR"/>
        </w:rPr>
        <w:t>with</w:t>
      </w:r>
      <w:proofErr w:type="spellEnd"/>
      <w:r w:rsidR="00AB6167" w:rsidRPr="00A14C2E">
        <w:rPr>
          <w:lang w:val="tr-TR"/>
        </w:rPr>
        <w:t xml:space="preserve"> </w:t>
      </w:r>
      <w:proofErr w:type="spellStart"/>
      <w:r w:rsidR="00AB6167" w:rsidRPr="00A14C2E">
        <w:rPr>
          <w:lang w:val="tr-TR"/>
        </w:rPr>
        <w:t>single</w:t>
      </w:r>
      <w:proofErr w:type="spellEnd"/>
      <w:r w:rsidR="00AB6167" w:rsidRPr="00A14C2E">
        <w:rPr>
          <w:lang w:val="tr-TR"/>
        </w:rPr>
        <w:t xml:space="preserve"> </w:t>
      </w:r>
      <w:proofErr w:type="spellStart"/>
      <w:r w:rsidR="00AB6167" w:rsidRPr="00A14C2E">
        <w:rPr>
          <w:lang w:val="tr-TR"/>
        </w:rPr>
        <w:t>material</w:t>
      </w:r>
      <w:proofErr w:type="spellEnd"/>
      <w:r w:rsidR="00AB6167" w:rsidRPr="00A14C2E">
        <w:rPr>
          <w:lang w:val="tr-TR"/>
        </w:rPr>
        <w:t xml:space="preserve"> </w:t>
      </w:r>
      <w:proofErr w:type="spellStart"/>
      <w:r w:rsidR="00AB6167" w:rsidRPr="00A14C2E">
        <w:rPr>
          <w:lang w:val="tr-TR"/>
        </w:rPr>
        <w:t>and</w:t>
      </w:r>
      <w:proofErr w:type="spellEnd"/>
      <w:r w:rsidR="00AB6167" w:rsidRPr="00A14C2E">
        <w:rPr>
          <w:lang w:val="tr-TR"/>
        </w:rPr>
        <w:t xml:space="preserve"> FGM </w:t>
      </w:r>
      <w:proofErr w:type="spellStart"/>
      <w:r w:rsidR="00AB6167" w:rsidRPr="00A14C2E">
        <w:rPr>
          <w:lang w:val="tr-TR"/>
        </w:rPr>
        <w:t>gate</w:t>
      </w:r>
      <w:proofErr w:type="spellEnd"/>
      <w:r w:rsidR="00AB6167" w:rsidRPr="00A14C2E">
        <w:rPr>
          <w:lang w:val="tr-TR"/>
        </w:rPr>
        <w:t xml:space="preserve"> </w:t>
      </w:r>
      <w:proofErr w:type="spellStart"/>
      <w:r w:rsidR="00AB6167" w:rsidRPr="00A14C2E">
        <w:rPr>
          <w:lang w:val="tr-TR"/>
        </w:rPr>
        <w:t>oxide</w:t>
      </w:r>
      <w:proofErr w:type="spellEnd"/>
      <w:r w:rsidR="00AB6167" w:rsidRPr="00A14C2E">
        <w:rPr>
          <w:lang w:val="tr-TR"/>
        </w:rPr>
        <w:t xml:space="preserve"> </w:t>
      </w:r>
      <w:proofErr w:type="spellStart"/>
      <w:r w:rsidR="00AB6167" w:rsidRPr="00A14C2E">
        <w:rPr>
          <w:lang w:val="tr-TR"/>
        </w:rPr>
        <w:t>dielectrics</w:t>
      </w:r>
      <w:proofErr w:type="spellEnd"/>
      <w:r w:rsidR="00AB6167" w:rsidRPr="00A14C2E">
        <w:rPr>
          <w:lang w:val="tr-TR"/>
        </w:rPr>
        <w:t xml:space="preserve">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proofErr w:type="spellStart"/>
      <w:r w:rsidR="00AB6167" w:rsidRPr="00A14C2E">
        <w:rPr>
          <w:lang w:val="tr-TR"/>
        </w:rPr>
        <w:t>calculated</w:t>
      </w:r>
      <w:proofErr w:type="spellEnd"/>
      <w:r w:rsidR="00AB6167" w:rsidRPr="00A14C2E">
        <w:rPr>
          <w:lang w:val="tr-TR"/>
        </w:rPr>
        <w:t xml:space="preserve"> </w:t>
      </w:r>
      <w:proofErr w:type="spellStart"/>
      <w:r w:rsidR="00AB6167" w:rsidRPr="00A14C2E">
        <w:rPr>
          <w:lang w:val="tr-TR"/>
        </w:rPr>
        <w:t>with</w:t>
      </w:r>
      <w:proofErr w:type="spellEnd"/>
      <w:r w:rsidR="00AB6167" w:rsidRPr="00A14C2E">
        <w:rPr>
          <w:lang w:val="tr-TR"/>
        </w:rPr>
        <w:t xml:space="preserve"> MG model)</w:t>
      </w:r>
      <w:r w:rsidRPr="00A14C2E">
        <w:rPr>
          <w:lang w:val="tr-TR"/>
        </w:rPr>
        <w:t>.</w:t>
      </w:r>
    </w:p>
    <w:p w14:paraId="411B37F2" w14:textId="7CD14DDF" w:rsidR="00730EFE" w:rsidRDefault="00730EFE" w:rsidP="003E0789">
      <w:pPr>
        <w:pStyle w:val="MDPI31text"/>
        <w:rPr>
          <w:lang w:val="tr-TR"/>
        </w:rPr>
      </w:pPr>
      <w:r>
        <w:rPr>
          <w:rStyle w:val="writecontent-moduleinputword--bssz"/>
        </w:rPr>
        <w:t>We</w:t>
      </w:r>
      <w:r>
        <w:rPr>
          <w:rStyle w:val="writecontent-moduleinputsentence--rklzx"/>
        </w:rPr>
        <w:t xml:space="preserve"> </w:t>
      </w:r>
      <w:r>
        <w:rPr>
          <w:rStyle w:val="writecontent-moduleinputword--bssz"/>
        </w:rPr>
        <w:t>find</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the</w:t>
      </w:r>
      <w:r>
        <w:rPr>
          <w:rStyle w:val="writecontent-modulehighlight--wnzwc"/>
        </w:rPr>
        <w:t xml:space="preserve"> </w:t>
      </w:r>
      <w:r>
        <w:rPr>
          <w:rStyle w:val="writecontent-moduleinputword--bssz"/>
        </w:rPr>
        <w:t>use</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FGM</w:t>
      </w:r>
      <w:r>
        <w:rPr>
          <w:rStyle w:val="writecontent-moduleinputsentence--rklzx"/>
        </w:rPr>
        <w:t xml:space="preserve"> </w:t>
      </w:r>
      <w:r>
        <w:rPr>
          <w:rStyle w:val="writecontent-moduleinputword--bssz"/>
        </w:rPr>
        <w:t>dielectrics</w:t>
      </w:r>
      <w:r>
        <w:rPr>
          <w:rStyle w:val="writecontent-moduleinputsentence--rklzx"/>
        </w:rPr>
        <w:t xml:space="preserve"> </w:t>
      </w:r>
      <w:r>
        <w:rPr>
          <w:rStyle w:val="writecontent-moduleinputword--bssz"/>
        </w:rPr>
        <w:t>has</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potential</w:t>
      </w:r>
      <w:r>
        <w:rPr>
          <w:rStyle w:val="writecontent-moduleinputsentence--rklzx"/>
        </w:rPr>
        <w:t xml:space="preserve"> </w:t>
      </w:r>
      <w:r>
        <w:rPr>
          <w:rStyle w:val="writecontent-moduleinputword--bssz"/>
        </w:rPr>
        <w:t>to</w:t>
      </w:r>
      <w:r>
        <w:rPr>
          <w:rStyle w:val="writecontent-modulehighlight--wnzwc"/>
        </w:rPr>
        <w:t xml:space="preserve"> </w:t>
      </w:r>
      <w:r>
        <w:rPr>
          <w:rStyle w:val="writecontent-moduleinputword--bssz"/>
        </w:rPr>
        <w:t>generate</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gate-to-channel</w:t>
      </w:r>
      <w:r>
        <w:rPr>
          <w:rStyle w:val="writecontent-moduleinputsentence--rklzx"/>
        </w:rPr>
        <w:t xml:space="preserve"> </w:t>
      </w:r>
      <w:r>
        <w:rPr>
          <w:rStyle w:val="writecontent-moduleinputword--bssz"/>
        </w:rPr>
        <w:t>leakage</w:t>
      </w:r>
      <w:r>
        <w:rPr>
          <w:rStyle w:val="writecontent-moduleinputsentence--rklzx"/>
        </w:rPr>
        <w:t xml:space="preserve"> </w:t>
      </w:r>
      <w:r>
        <w:rPr>
          <w:rStyle w:val="writecontent-moduleinputword--bssz"/>
        </w:rPr>
        <w:t>currents</w:t>
      </w:r>
      <w:r>
        <w:rPr>
          <w:rStyle w:val="writecontent-moduleinputsentence--rklzx"/>
        </w:rPr>
        <w:t xml:space="preserve">, </w:t>
      </w:r>
      <w:r>
        <w:rPr>
          <w:rStyle w:val="writecontent-moduleinputword--bssz"/>
        </w:rPr>
        <w:t>and</w:t>
      </w:r>
      <w:r>
        <w:rPr>
          <w:rStyle w:val="writecontent-moduleinputsentence--rklzx"/>
        </w:rPr>
        <w:t xml:space="preserve"> </w:t>
      </w:r>
      <w:r>
        <w:rPr>
          <w:rStyle w:val="writecontent-moduleinputword--bssz"/>
        </w:rPr>
        <w:t>for</w:t>
      </w:r>
      <w:r>
        <w:rPr>
          <w:rStyle w:val="writecontent-moduleinputsentence--rklzx"/>
        </w:rPr>
        <w:t xml:space="preserve"> </w:t>
      </w:r>
      <w:r>
        <w:rPr>
          <w:rStyle w:val="writecontent-moduleinputword--bssz"/>
        </w:rPr>
        <w:t>FGM-N</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is</w:t>
      </w:r>
      <w:r>
        <w:rPr>
          <w:rStyle w:val="writecontent-moduleinputsentence--rklzx"/>
        </w:rPr>
        <w:t xml:space="preserve"> </w:t>
      </w:r>
      <w:r>
        <w:rPr>
          <w:rStyle w:val="writecontent-moduleinputword--bssz"/>
        </w:rPr>
        <w:t>almost</w:t>
      </w:r>
      <w:r>
        <w:rPr>
          <w:rStyle w:val="writecontent-moduleinputsentence--rklzx"/>
        </w:rPr>
        <w:t xml:space="preserve"> </w:t>
      </w:r>
      <w:r>
        <w:rPr>
          <w:rStyle w:val="writecontent-moduleinputword--bssz"/>
        </w:rPr>
        <w:t>53</w:t>
      </w:r>
      <w:r>
        <w:rPr>
          <w:rStyle w:val="writecontent-moduleinputsentence--rklzx"/>
        </w:rPr>
        <w:t xml:space="preserve"> </w:t>
      </w:r>
      <w:r>
        <w:rPr>
          <w:rStyle w:val="writecontent-moduleinputword--bssz"/>
        </w:rPr>
        <w:t>times</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than</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FinFET</w:t>
      </w:r>
      <w:r>
        <w:rPr>
          <w:rStyle w:val="writecontent-moduleinputsentence--rklzx"/>
        </w:rPr>
        <w:t xml:space="preserve"> </w:t>
      </w:r>
      <w:r>
        <w:rPr>
          <w:rStyle w:val="writecontent-moduleinputword--bssz"/>
        </w:rPr>
        <w:t>with</w:t>
      </w:r>
      <w:r>
        <w:rPr>
          <w:rStyle w:val="writecontent-moduleinputsentence--rklzx"/>
        </w:rPr>
        <w:t xml:space="preserve"> </w:t>
      </w:r>
      <w:r>
        <w:rPr>
          <w:rStyle w:val="writecontent-moduleinputword--bssz"/>
        </w:rPr>
        <w:t>single</w:t>
      </w:r>
      <w:r>
        <w:rPr>
          <w:rStyle w:val="writecontent-moduleinputsentence--rklzx"/>
        </w:rPr>
        <w:t xml:space="preserve"> </w:t>
      </w:r>
      <w:r>
        <w:rPr>
          <w:rStyle w:val="writecontent-moduleinputword--bssz"/>
        </w:rPr>
        <w:t>HfO2</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as</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becomes</w:t>
      </w:r>
      <w:r>
        <w:rPr>
          <w:rStyle w:val="writecontent-moduleinputsentence--rklzx"/>
        </w:rPr>
        <w:t xml:space="preserve"> </w:t>
      </w:r>
      <w:r>
        <w:rPr>
          <w:rStyle w:val="writecontent-moduleinputword--bssz"/>
        </w:rPr>
        <w:t>apparent</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interface</w:t>
      </w:r>
      <w:r>
        <w:rPr>
          <w:rStyle w:val="writecontent-moduleinputsentence--rklzx"/>
        </w:rPr>
        <w:t xml:space="preserve"> </w:t>
      </w:r>
      <w:r>
        <w:rPr>
          <w:rStyle w:val="writecontent-moduleinputword--bssz"/>
        </w:rPr>
        <w:t>effects</w:t>
      </w:r>
      <w:r>
        <w:rPr>
          <w:rStyle w:val="writecontent-moduleinputsentence--rklzx"/>
        </w:rPr>
        <w:t xml:space="preserve"> </w:t>
      </w:r>
      <w:r>
        <w:rPr>
          <w:rStyle w:val="writecontent-moduleinputword--bssz"/>
        </w:rPr>
        <w:t>are</w:t>
      </w:r>
      <w:r>
        <w:rPr>
          <w:rStyle w:val="writecontent-modulehighlight--wnzwc"/>
        </w:rPr>
        <w:t xml:space="preserve"> </w:t>
      </w:r>
      <w:r>
        <w:rPr>
          <w:rStyle w:val="writecontent-moduleinputword--bssz"/>
        </w:rPr>
        <w:t>minimized</w:t>
      </w:r>
      <w:r>
        <w:rPr>
          <w:rStyle w:val="writecontent-moduleinputsentence--rklzx"/>
        </w:rPr>
        <w:t xml:space="preserve"> </w:t>
      </w:r>
      <w:r>
        <w:rPr>
          <w:rStyle w:val="writecontent-moduleinputword--bssz"/>
        </w:rPr>
        <w:t>when</w:t>
      </w:r>
      <w:r>
        <w:rPr>
          <w:rStyle w:val="writecontent-moduleinputsentence--rklzx"/>
        </w:rPr>
        <w:t xml:space="preserve"> </w:t>
      </w:r>
      <w:r>
        <w:rPr>
          <w:rStyle w:val="writecontent-moduleinputword--bssz"/>
        </w:rPr>
        <w:t>smoother</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constant</w:t>
      </w:r>
      <w:r>
        <w:rPr>
          <w:rStyle w:val="writecontent-moduleinputsentence--rklzx"/>
        </w:rPr>
        <w:t xml:space="preserve"> </w:t>
      </w:r>
      <w:r>
        <w:rPr>
          <w:rStyle w:val="writecontent-moduleinputword--bssz"/>
        </w:rPr>
        <w:t>transitions</w:t>
      </w:r>
      <w:r>
        <w:rPr>
          <w:rStyle w:val="writecontent-moduleinputsentence--rklzx"/>
        </w:rPr>
        <w:t xml:space="preserve"> </w:t>
      </w:r>
      <w:r>
        <w:rPr>
          <w:rStyle w:val="writecontent-moduleinputword--bssz"/>
        </w:rPr>
        <w:t>are</w:t>
      </w:r>
      <w:r>
        <w:rPr>
          <w:rStyle w:val="writecontent-moduleinputsentence--rklzx"/>
        </w:rPr>
        <w:t xml:space="preserve"> </w:t>
      </w:r>
      <w:r>
        <w:rPr>
          <w:rStyle w:val="writecontent-moduleinputword--bssz"/>
        </w:rPr>
        <w:t>fabricated</w:t>
      </w:r>
      <w:r>
        <w:rPr>
          <w:rStyle w:val="writecontent-moduleinputsentence--rklzx"/>
        </w:rPr>
        <w:t xml:space="preserve"> </w:t>
      </w:r>
      <w:r>
        <w:rPr>
          <w:rStyle w:val="writecontent-moduleinputword--bssz"/>
        </w:rPr>
        <w:t>from</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channel</w:t>
      </w:r>
      <w:r>
        <w:rPr>
          <w:rStyle w:val="writecontent-moduleinputsentence--rklzx"/>
        </w:rPr>
        <w:t xml:space="preserve"> </w:t>
      </w:r>
      <w:r>
        <w:rPr>
          <w:rStyle w:val="writecontent-moduleinputword--bssz"/>
        </w:rPr>
        <w:t>to</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gate</w:t>
      </w:r>
      <w:r>
        <w:rPr>
          <w:rStyle w:val="writecontent-moduleinputsentence--rklzx"/>
        </w:rPr>
        <w:t xml:space="preserve"> </w:t>
      </w:r>
      <w:r>
        <w:rPr>
          <w:rStyle w:val="writecontent-moduleinputword--bssz"/>
        </w:rPr>
        <w:t>material</w:t>
      </w:r>
      <w:r>
        <w:rPr>
          <w:rStyle w:val="writecontent-moduleinputsentence--rklzx"/>
        </w:rPr>
        <w:t>.</w:t>
      </w:r>
    </w:p>
    <w:p w14:paraId="7AA2A242" w14:textId="397699CA" w:rsidR="00AB6167" w:rsidRPr="00A14C2E" w:rsidRDefault="00AB6167" w:rsidP="003E0789">
      <w:pPr>
        <w:pStyle w:val="MDPI31text"/>
        <w:rPr>
          <w:lang w:val="tr-TR"/>
        </w:rPr>
      </w:pPr>
      <w:r w:rsidRPr="00A14C2E">
        <w:rPr>
          <w:lang w:val="tr-TR"/>
        </w:rPr>
        <w:t>.</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3A33A55C" w:rsidR="00AB6167" w:rsidRPr="00A14C2E" w:rsidRDefault="00AB6167" w:rsidP="003E0789">
      <w:pPr>
        <w:pStyle w:val="MDPI31text"/>
      </w:pPr>
      <w:proofErr w:type="spellStart"/>
      <w:r w:rsidRPr="00A14C2E">
        <w:rPr>
          <w:lang w:val="tr-TR"/>
        </w:rPr>
        <w:t>Figure</w:t>
      </w:r>
      <w:proofErr w:type="spellEnd"/>
      <w:r w:rsidRPr="00A14C2E">
        <w:rPr>
          <w:lang w:val="tr-TR"/>
        </w:rPr>
        <w:t xml:space="preserve"> 9 </w:t>
      </w:r>
      <w:proofErr w:type="spellStart"/>
      <w:r w:rsidRPr="00A14C2E">
        <w:rPr>
          <w:lang w:val="tr-TR"/>
        </w:rPr>
        <w:t>plots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Induced</w:t>
      </w:r>
      <w:proofErr w:type="spellEnd"/>
      <w:r w:rsidRPr="00A14C2E">
        <w:rPr>
          <w:lang w:val="tr-TR"/>
        </w:rPr>
        <w:t xml:space="preserve"> </w:t>
      </w:r>
      <w:proofErr w:type="spellStart"/>
      <w:r w:rsidRPr="00A14C2E">
        <w:rPr>
          <w:lang w:val="tr-TR"/>
        </w:rPr>
        <w:t>Barrier</w:t>
      </w:r>
      <w:proofErr w:type="spellEnd"/>
      <w:r w:rsidRPr="00A14C2E">
        <w:rPr>
          <w:lang w:val="tr-TR"/>
        </w:rPr>
        <w:t xml:space="preserve"> </w:t>
      </w:r>
      <w:proofErr w:type="spellStart"/>
      <w:r w:rsidRPr="00A14C2E">
        <w:rPr>
          <w:lang w:val="tr-TR"/>
        </w:rPr>
        <w:t>Lowering</w:t>
      </w:r>
      <w:proofErr w:type="spellEnd"/>
      <w:r w:rsidRPr="00A14C2E">
        <w:rPr>
          <w:lang w:val="tr-TR"/>
        </w:rPr>
        <w:t xml:space="preserve"> (DIBL) </w:t>
      </w:r>
      <w:proofErr w:type="spellStart"/>
      <w:r w:rsidRPr="00A14C2E">
        <w:rPr>
          <w:lang w:val="tr-TR"/>
        </w:rPr>
        <w:t>against</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(k) </w:t>
      </w:r>
      <w:proofErr w:type="spellStart"/>
      <w:r w:rsidRPr="00A14C2E">
        <w:rPr>
          <w:lang w:val="tr-TR"/>
        </w:rPr>
        <w:t>for</w:t>
      </w:r>
      <w:proofErr w:type="spellEnd"/>
      <w:r w:rsidRPr="00A14C2E">
        <w:rPr>
          <w:lang w:val="tr-TR"/>
        </w:rPr>
        <w:t xml:space="preserve"> </w:t>
      </w:r>
      <w:proofErr w:type="spellStart"/>
      <w:r w:rsidRPr="00A14C2E">
        <w:rPr>
          <w:lang w:val="tr-TR"/>
        </w:rPr>
        <w:t>different</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used</w:t>
      </w:r>
      <w:proofErr w:type="spellEnd"/>
      <w:r w:rsidRPr="00A14C2E">
        <w:rPr>
          <w:lang w:val="tr-TR"/>
        </w:rPr>
        <w:t xml:space="preserve"> in </w:t>
      </w:r>
      <w:r w:rsidR="00E4035B">
        <w:rPr>
          <w:lang w:val="tr-TR"/>
        </w:rPr>
        <w:t>FinFET</w:t>
      </w:r>
      <w:r w:rsidRPr="00A14C2E">
        <w:rPr>
          <w:lang w:val="tr-TR"/>
        </w:rPr>
        <w:t xml:space="preserve">s. As DIBL is </w:t>
      </w:r>
      <w:proofErr w:type="spellStart"/>
      <w:r w:rsidRPr="00A14C2E">
        <w:rPr>
          <w:lang w:val="tr-TR"/>
        </w:rPr>
        <w:t>the</w:t>
      </w:r>
      <w:proofErr w:type="spellEnd"/>
      <w:r w:rsidRPr="00A14C2E">
        <w:rPr>
          <w:lang w:val="tr-TR"/>
        </w:rPr>
        <w:t xml:space="preserve"> </w:t>
      </w:r>
      <w:proofErr w:type="spellStart"/>
      <w:r w:rsidRPr="00A14C2E">
        <w:rPr>
          <w:lang w:val="tr-TR"/>
        </w:rPr>
        <w:t>short-channel</w:t>
      </w:r>
      <w:proofErr w:type="spellEnd"/>
      <w:r w:rsidRPr="00A14C2E">
        <w:rPr>
          <w:lang w:val="tr-TR"/>
        </w:rPr>
        <w:t xml:space="preserve"> </w:t>
      </w:r>
      <w:proofErr w:type="spellStart"/>
      <w:r w:rsidRPr="00A14C2E">
        <w:rPr>
          <w:lang w:val="tr-TR"/>
        </w:rPr>
        <w:t>effect</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voltage</w:t>
      </w:r>
      <w:proofErr w:type="spellEnd"/>
      <w:r w:rsidRPr="00A14C2E">
        <w:rPr>
          <w:lang w:val="tr-TR"/>
        </w:rPr>
        <w:t xml:space="preserve"> can </w:t>
      </w:r>
      <w:proofErr w:type="spellStart"/>
      <w:r w:rsidRPr="00A14C2E">
        <w:rPr>
          <w:lang w:val="tr-TR"/>
        </w:rPr>
        <w:t>influence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of </w:t>
      </w:r>
      <w:proofErr w:type="spellStart"/>
      <w:r w:rsidRPr="00A14C2E">
        <w:rPr>
          <w:lang w:val="tr-TR"/>
        </w:rPr>
        <w:t>the</w:t>
      </w:r>
      <w:proofErr w:type="spellEnd"/>
      <w:r w:rsidRPr="00A14C2E">
        <w:rPr>
          <w:lang w:val="tr-TR"/>
        </w:rPr>
        <w:t xml:space="preserve"> transistor, a </w:t>
      </w:r>
      <w:proofErr w:type="spellStart"/>
      <w:r w:rsidRPr="00A14C2E">
        <w:rPr>
          <w:lang w:val="tr-TR"/>
        </w:rPr>
        <w:t>lower</w:t>
      </w:r>
      <w:proofErr w:type="spellEnd"/>
      <w:r w:rsidRPr="00A14C2E">
        <w:rPr>
          <w:lang w:val="tr-TR"/>
        </w:rPr>
        <w:t xml:space="preserve"> DIBL </w:t>
      </w:r>
      <w:proofErr w:type="spellStart"/>
      <w:r w:rsidRPr="00A14C2E">
        <w:rPr>
          <w:lang w:val="tr-TR"/>
        </w:rPr>
        <w:t>value</w:t>
      </w:r>
      <w:proofErr w:type="spellEnd"/>
      <w:r w:rsidRPr="00A14C2E">
        <w:rPr>
          <w:lang w:val="tr-TR"/>
        </w:rPr>
        <w:t xml:space="preserve"> </w:t>
      </w:r>
      <w:proofErr w:type="spellStart"/>
      <w:r w:rsidRPr="00A14C2E">
        <w:rPr>
          <w:lang w:val="tr-TR"/>
        </w:rPr>
        <w:t>does</w:t>
      </w:r>
      <w:proofErr w:type="spellEnd"/>
      <w:r w:rsidRPr="00A14C2E">
        <w:rPr>
          <w:lang w:val="tr-TR"/>
        </w:rPr>
        <w:t xml:space="preserve"> </w:t>
      </w:r>
      <w:proofErr w:type="spellStart"/>
      <w:r w:rsidRPr="00A14C2E">
        <w:rPr>
          <w:lang w:val="tr-TR"/>
        </w:rPr>
        <w:t>generally</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because</w:t>
      </w:r>
      <w:proofErr w:type="spellEnd"/>
      <w:r w:rsidRPr="00A14C2E">
        <w:rPr>
          <w:lang w:val="tr-TR"/>
        </w:rPr>
        <w:t xml:space="preserve"> it </w:t>
      </w:r>
      <w:proofErr w:type="spellStart"/>
      <w:r w:rsidRPr="00A14C2E">
        <w:rPr>
          <w:lang w:val="tr-TR"/>
        </w:rPr>
        <w:t>means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device</w:t>
      </w:r>
      <w:proofErr w:type="spellEnd"/>
      <w:r w:rsidRPr="00A14C2E">
        <w:rPr>
          <w:lang w:val="tr-TR"/>
        </w:rPr>
        <w:t xml:space="preserve"> has </w:t>
      </w:r>
      <w:proofErr w:type="spellStart"/>
      <w:r w:rsidRPr="00A14C2E">
        <w:rPr>
          <w:lang w:val="tr-TR"/>
        </w:rPr>
        <w:t>better</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over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and</w:t>
      </w:r>
      <w:proofErr w:type="spellEnd"/>
      <w:r w:rsidRPr="00A14C2E">
        <w:rPr>
          <w:lang w:val="tr-TR"/>
        </w:rPr>
        <w:t xml:space="preserve"> is </w:t>
      </w:r>
      <w:proofErr w:type="spellStart"/>
      <w:r w:rsidRPr="00A14C2E">
        <w:rPr>
          <w:lang w:val="tr-TR"/>
        </w:rPr>
        <w:t>less</w:t>
      </w:r>
      <w:proofErr w:type="spellEnd"/>
      <w:r w:rsidRPr="00A14C2E">
        <w:rPr>
          <w:lang w:val="tr-TR"/>
        </w:rPr>
        <w:t xml:space="preserve"> </w:t>
      </w:r>
      <w:proofErr w:type="spellStart"/>
      <w:r w:rsidRPr="00A14C2E">
        <w:rPr>
          <w:lang w:val="tr-TR"/>
        </w:rPr>
        <w:t>susceptible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variations</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changes</w:t>
      </w:r>
      <w:proofErr w:type="spellEnd"/>
      <w:r w:rsidRPr="00A14C2E">
        <w:rPr>
          <w:lang w:val="tr-TR"/>
        </w:rPr>
        <w:t xml:space="preserve"> in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voltage</w:t>
      </w:r>
      <w:proofErr w:type="spellEnd"/>
      <w:r w:rsidRPr="00A14C2E">
        <w:rPr>
          <w:lang w:val="tr-TR"/>
        </w:rPr>
        <w:t xml:space="preserve">. 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(Solid </w:t>
      </w:r>
      <w:proofErr w:type="spellStart"/>
      <w:r w:rsidRPr="00A14C2E">
        <w:rPr>
          <w:lang w:val="tr-TR"/>
        </w:rPr>
        <w:t>Line</w:t>
      </w:r>
      <w:proofErr w:type="spellEnd"/>
      <w:r w:rsidRPr="00A14C2E">
        <w:rPr>
          <w:lang w:val="tr-TR"/>
        </w:rPr>
        <w:t xml:space="preserve">) </w:t>
      </w:r>
      <w:proofErr w:type="spellStart"/>
      <w:r w:rsidRPr="00A14C2E">
        <w:rPr>
          <w:lang w:val="tr-TR"/>
        </w:rPr>
        <w:t>represented</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performance</w:t>
      </w:r>
      <w:proofErr w:type="spellEnd"/>
      <w:r w:rsidRPr="00A14C2E">
        <w:rPr>
          <w:lang w:val="tr-TR"/>
        </w:rPr>
        <w:t xml:space="preserve"> </w:t>
      </w:r>
      <w:proofErr w:type="spellStart"/>
      <w:r w:rsidRPr="00A14C2E">
        <w:rPr>
          <w:lang w:val="tr-TR"/>
        </w:rPr>
        <w:t>across</w:t>
      </w:r>
      <w:proofErr w:type="spellEnd"/>
      <w:r w:rsidRPr="00A14C2E">
        <w:rPr>
          <w:lang w:val="tr-TR"/>
        </w:rPr>
        <w:t xml:space="preserve"> a </w:t>
      </w:r>
      <w:proofErr w:type="spellStart"/>
      <w:r w:rsidRPr="00A14C2E">
        <w:rPr>
          <w:lang w:val="tr-TR"/>
        </w:rPr>
        <w:t>range</w:t>
      </w:r>
      <w:proofErr w:type="spellEnd"/>
      <w:r w:rsidRPr="00A14C2E">
        <w:rPr>
          <w:lang w:val="tr-TR"/>
        </w:rPr>
        <w:t xml:space="preserve"> of </w:t>
      </w:r>
      <w:proofErr w:type="spellStart"/>
      <w:r w:rsidRPr="00A14C2E">
        <w:rPr>
          <w:lang w:val="tr-TR"/>
        </w:rPr>
        <w:t>dielectrics</w:t>
      </w:r>
      <w:proofErr w:type="spellEnd"/>
      <w:r w:rsidRPr="00A14C2E">
        <w:rPr>
          <w:lang w:val="tr-TR"/>
        </w:rPr>
        <w:t xml:space="preserve"> </w:t>
      </w:r>
      <w:proofErr w:type="spellStart"/>
      <w:r w:rsidRPr="00A14C2E">
        <w:rPr>
          <w:lang w:val="tr-TR"/>
        </w:rPr>
        <w:t>for</w:t>
      </w:r>
      <w:proofErr w:type="spellEnd"/>
      <w:r w:rsidRPr="00A14C2E">
        <w:rPr>
          <w:lang w:val="tr-TR"/>
        </w:rPr>
        <w:t xml:space="preserve"> a </w:t>
      </w:r>
      <w:proofErr w:type="spellStart"/>
      <w:r w:rsidRPr="00A14C2E">
        <w:rPr>
          <w:lang w:val="tr-TR"/>
        </w:rPr>
        <w:t>standard</w:t>
      </w:r>
      <w:proofErr w:type="spellEnd"/>
      <w:r w:rsidRPr="00A14C2E">
        <w:rPr>
          <w:lang w:val="tr-TR"/>
        </w:rPr>
        <w:t xml:space="preserve"> </w:t>
      </w:r>
      <w:proofErr w:type="spellStart"/>
      <w:r w:rsidRPr="00A14C2E">
        <w:rPr>
          <w:lang w:val="tr-TR"/>
        </w:rPr>
        <w:t>single-layer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high</w:t>
      </w:r>
      <w:proofErr w:type="spellEnd"/>
      <w:r w:rsidRPr="00A14C2E">
        <w:rPr>
          <w:lang w:val="tr-TR"/>
        </w:rPr>
        <w:t xml:space="preserve"> </w:t>
      </w:r>
      <w:proofErr w:type="spellStart"/>
      <w:r w:rsidRPr="00A14C2E">
        <w:rPr>
          <w:lang w:val="tr-TR"/>
        </w:rPr>
        <w:t>with</w:t>
      </w:r>
      <w:proofErr w:type="spellEnd"/>
      <w:r w:rsidRPr="00A14C2E">
        <w:rPr>
          <w:lang w:val="tr-TR"/>
        </w:rPr>
        <w:t xml:space="preserve"> SiO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then</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r w:rsidRPr="00A14C2E">
        <w:rPr>
          <w:rFonts w:cstheme="minorBidi"/>
          <w:color w:val="000000" w:themeColor="text1"/>
          <w:kern w:val="24"/>
          <w:lang w:val="tr-TR"/>
        </w:rPr>
        <w:t></w:t>
      </w:r>
      <w:r w:rsidRPr="00A14C2E">
        <w:rPr>
          <w:rFonts w:cstheme="minorBidi"/>
          <w:color w:val="000000" w:themeColor="text1"/>
          <w:kern w:val="24"/>
          <w:lang w:val="tr-TR"/>
        </w:rPr>
        <w:t></w:t>
      </w:r>
      <w:proofErr w:type="spellStart"/>
      <w:r w:rsidRPr="00A14C2E">
        <w:rPr>
          <w:lang w:val="tr-TR"/>
        </w:rPr>
        <w:t>increases</w:t>
      </w:r>
      <w:proofErr w:type="spellEnd"/>
      <w:r w:rsidRPr="00A14C2E">
        <w:rPr>
          <w:lang w:val="tr-TR"/>
        </w:rPr>
        <w:t xml:space="preserve">, </w:t>
      </w:r>
      <w:proofErr w:type="spellStart"/>
      <w:r w:rsidRPr="00A14C2E">
        <w:rPr>
          <w:lang w:val="tr-TR"/>
        </w:rPr>
        <w:t>showing</w:t>
      </w:r>
      <w:proofErr w:type="spellEnd"/>
      <w:r w:rsidRPr="00A14C2E">
        <w:rPr>
          <w:lang w:val="tr-TR"/>
        </w:rPr>
        <w:t xml:space="preserve"> </w:t>
      </w:r>
      <w:proofErr w:type="spellStart"/>
      <w:r w:rsidRPr="00A14C2E">
        <w:rPr>
          <w:lang w:val="tr-TR"/>
        </w:rPr>
        <w:t>improved</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higher</w:t>
      </w:r>
      <w:proofErr w:type="spellEnd"/>
      <w:r w:rsidRPr="00A14C2E">
        <w:rPr>
          <w:lang w:val="tr-TR"/>
        </w:rPr>
        <w:t xml:space="preserve"> </w:t>
      </w:r>
      <w:r w:rsidR="00B74086" w:rsidRPr="00A14C2E">
        <w:t>κ</w:t>
      </w:r>
      <w:r w:rsidR="00B74086" w:rsidRPr="00A14C2E">
        <w:rPr>
          <w:lang w:val="tr-TR"/>
        </w:rPr>
        <w:t xml:space="preserve"> </w:t>
      </w:r>
      <w:proofErr w:type="spellStart"/>
      <w:r w:rsidRPr="00A14C2E">
        <w:rPr>
          <w:lang w:val="tr-TR"/>
        </w:rPr>
        <w:t>values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The</w:t>
      </w:r>
      <w:proofErr w:type="spellEnd"/>
      <w:r w:rsidRPr="00A14C2E">
        <w:rPr>
          <w:lang w:val="tr-TR"/>
        </w:rPr>
        <w:t xml:space="preserve"> trend </w:t>
      </w:r>
      <w:proofErr w:type="spellStart"/>
      <w:r w:rsidRPr="00A14C2E">
        <w:rPr>
          <w:lang w:val="tr-TR"/>
        </w:rPr>
        <w:t>suggests</w:t>
      </w:r>
      <w:proofErr w:type="spellEnd"/>
      <w:r w:rsidRPr="00A14C2E">
        <w:rPr>
          <w:lang w:val="tr-TR"/>
        </w:rPr>
        <w:t xml:space="preserve"> </w:t>
      </w:r>
      <w:proofErr w:type="spellStart"/>
      <w:r w:rsidRPr="00A14C2E">
        <w:rPr>
          <w:lang w:val="tr-TR"/>
        </w:rPr>
        <w:t>that</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increases</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effect</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which</w:t>
      </w:r>
      <w:proofErr w:type="spellEnd"/>
      <w:r w:rsidRPr="00A14C2E">
        <w:rPr>
          <w:lang w:val="tr-TR"/>
        </w:rPr>
        <w:t xml:space="preserve"> is a </w:t>
      </w:r>
      <w:proofErr w:type="spellStart"/>
      <w:r w:rsidRPr="00A14C2E">
        <w:rPr>
          <w:lang w:val="tr-TR"/>
        </w:rPr>
        <w:t>favorable</w:t>
      </w:r>
      <w:proofErr w:type="spellEnd"/>
      <w:r w:rsidRPr="00A14C2E">
        <w:rPr>
          <w:lang w:val="tr-TR"/>
        </w:rPr>
        <w:t xml:space="preserve"> </w:t>
      </w:r>
      <w:proofErr w:type="spellStart"/>
      <w:r w:rsidRPr="00A14C2E">
        <w:rPr>
          <w:lang w:val="tr-TR"/>
        </w:rPr>
        <w:t>outcome</w:t>
      </w:r>
      <w:proofErr w:type="spellEnd"/>
      <w:r w:rsidRPr="00A14C2E">
        <w:rPr>
          <w:lang w:val="tr-TR"/>
        </w:rPr>
        <w:t xml:space="preserve">. DIBL </w:t>
      </w:r>
      <w:proofErr w:type="spellStart"/>
      <w:r w:rsidRPr="00A14C2E">
        <w:rPr>
          <w:lang w:val="tr-TR"/>
        </w:rPr>
        <w:t>values</w:t>
      </w:r>
      <w:proofErr w:type="spellEnd"/>
      <w:r w:rsidRPr="00A14C2E">
        <w:rPr>
          <w:lang w:val="tr-TR"/>
        </w:rPr>
        <w:t xml:space="preserve"> </w:t>
      </w:r>
      <w:proofErr w:type="spellStart"/>
      <w:r w:rsidRPr="00A14C2E">
        <w:rPr>
          <w:lang w:val="tr-TR"/>
        </w:rPr>
        <w:t>when</w:t>
      </w:r>
      <w:proofErr w:type="spellEnd"/>
      <w:r w:rsidRPr="00A14C2E">
        <w:rPr>
          <w:lang w:val="tr-TR"/>
        </w:rPr>
        <w:t xml:space="preserve"> </w:t>
      </w:r>
      <w:proofErr w:type="spellStart"/>
      <w:r w:rsidRPr="00A14C2E">
        <w:rPr>
          <w:lang w:val="tr-TR"/>
        </w:rPr>
        <w:t>using</w:t>
      </w:r>
      <w:proofErr w:type="spellEnd"/>
      <w:r w:rsidRPr="00A14C2E">
        <w:rPr>
          <w:lang w:val="tr-TR"/>
        </w:rPr>
        <w:t xml:space="preserve"> FGM </w:t>
      </w:r>
      <w:proofErr w:type="spellStart"/>
      <w:r w:rsidRPr="00A14C2E">
        <w:rPr>
          <w:lang w:val="tr-TR"/>
        </w:rPr>
        <w:t>techniques</w:t>
      </w:r>
      <w:proofErr w:type="spellEnd"/>
      <w:r w:rsidRPr="00A14C2E">
        <w:rPr>
          <w:lang w:val="tr-TR"/>
        </w:rPr>
        <w:t xml:space="preserve"> </w:t>
      </w:r>
      <w:proofErr w:type="spellStart"/>
      <w:r w:rsidRPr="00A14C2E">
        <w:rPr>
          <w:lang w:val="tr-TR"/>
        </w:rPr>
        <w:t>have</w:t>
      </w:r>
      <w:proofErr w:type="spellEnd"/>
      <w:r w:rsidRPr="00A14C2E">
        <w:rPr>
          <w:lang w:val="tr-TR"/>
        </w:rPr>
        <w:t xml:space="preserve"> </w:t>
      </w:r>
      <w:proofErr w:type="spellStart"/>
      <w:r w:rsidRPr="00A14C2E">
        <w:rPr>
          <w:lang w:val="tr-TR"/>
        </w:rPr>
        <w:t>peaks</w:t>
      </w:r>
      <w:proofErr w:type="spellEnd"/>
      <w:r w:rsidRPr="00A14C2E">
        <w:rPr>
          <w:lang w:val="tr-TR"/>
        </w:rPr>
        <w:t xml:space="preserve"> (</w:t>
      </w:r>
      <w:proofErr w:type="spellStart"/>
      <w:r w:rsidRPr="00A14C2E">
        <w:rPr>
          <w:lang w:val="tr-TR"/>
        </w:rPr>
        <w:t>labeled</w:t>
      </w:r>
      <w:proofErr w:type="spellEnd"/>
      <w:r w:rsidRPr="00A14C2E">
        <w:rPr>
          <w:lang w:val="tr-TR"/>
        </w:rPr>
        <w:t xml:space="preserve"> </w:t>
      </w:r>
      <w:proofErr w:type="spellStart"/>
      <w:r w:rsidRPr="00A14C2E">
        <w:rPr>
          <w:lang w:val="tr-TR"/>
        </w:rPr>
        <w:t>from</w:t>
      </w:r>
      <w:proofErr w:type="spellEnd"/>
      <w:r w:rsidRPr="00A14C2E">
        <w:rPr>
          <w:lang w:val="tr-TR"/>
        </w:rPr>
        <w:t xml:space="preserve"> A </w:t>
      </w:r>
      <w:proofErr w:type="spellStart"/>
      <w:r w:rsidRPr="00A14C2E">
        <w:rPr>
          <w:lang w:val="tr-TR"/>
        </w:rPr>
        <w:t>to</w:t>
      </w:r>
      <w:proofErr w:type="spellEnd"/>
      <w:r w:rsidRPr="00A14C2E">
        <w:rPr>
          <w:lang w:val="tr-TR"/>
        </w:rPr>
        <w:t xml:space="preserve"> N) </w:t>
      </w:r>
      <w:proofErr w:type="spellStart"/>
      <w:r w:rsidRPr="00A14C2E">
        <w:rPr>
          <w:lang w:val="tr-TR"/>
        </w:rPr>
        <w:t>that</w:t>
      </w:r>
      <w:proofErr w:type="spellEnd"/>
      <w:r w:rsidRPr="00A14C2E">
        <w:rPr>
          <w:lang w:val="tr-TR"/>
        </w:rPr>
        <w:t xml:space="preserve"> </w:t>
      </w:r>
      <w:proofErr w:type="spellStart"/>
      <w:r w:rsidRPr="00A14C2E">
        <w:rPr>
          <w:lang w:val="tr-TR"/>
        </w:rPr>
        <w:t>indicate</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DIBL is </w:t>
      </w:r>
      <w:proofErr w:type="spellStart"/>
      <w:r w:rsidRPr="00A14C2E">
        <w:rPr>
          <w:lang w:val="tr-TR"/>
        </w:rPr>
        <w:t>higher</w:t>
      </w:r>
      <w:proofErr w:type="spellEnd"/>
      <w:r w:rsidRPr="00A14C2E">
        <w:rPr>
          <w:lang w:val="tr-TR"/>
        </w:rPr>
        <w:t xml:space="preserve">, </w:t>
      </w:r>
      <w:proofErr w:type="spellStart"/>
      <w:r w:rsidRPr="00A14C2E">
        <w:rPr>
          <w:lang w:val="tr-TR"/>
        </w:rPr>
        <w:t>possibly</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process</w:t>
      </w:r>
      <w:proofErr w:type="spellEnd"/>
      <w:r w:rsidRPr="00A14C2E">
        <w:rPr>
          <w:lang w:val="tr-TR"/>
        </w:rPr>
        <w:t xml:space="preserve"> </w:t>
      </w:r>
      <w:proofErr w:type="spellStart"/>
      <w:r w:rsidRPr="00A14C2E">
        <w:rPr>
          <w:lang w:val="tr-TR"/>
        </w:rPr>
        <w:t>variations</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properties</w:t>
      </w:r>
      <w:proofErr w:type="spellEnd"/>
      <w:r w:rsidRPr="00A14C2E">
        <w:rPr>
          <w:lang w:val="tr-TR"/>
        </w:rPr>
        <w:t xml:space="preserve"> </w:t>
      </w:r>
      <w:proofErr w:type="spellStart"/>
      <w:r w:rsidRPr="00A14C2E">
        <w:rPr>
          <w:lang w:val="tr-TR"/>
        </w:rPr>
        <w:t>or</w:t>
      </w:r>
      <w:proofErr w:type="spellEnd"/>
      <w:r w:rsidRPr="00A14C2E">
        <w:rPr>
          <w:lang w:val="tr-TR"/>
        </w:rPr>
        <w:t xml:space="preserve"> </w:t>
      </w:r>
      <w:proofErr w:type="spellStart"/>
      <w:r w:rsidRPr="00A14C2E">
        <w:rPr>
          <w:lang w:val="tr-TR"/>
        </w:rPr>
        <w:t>anomalies</w:t>
      </w:r>
      <w:proofErr w:type="spellEnd"/>
      <w:r w:rsidRPr="00A14C2E">
        <w:rPr>
          <w:lang w:val="tr-TR"/>
        </w:rPr>
        <w:t xml:space="preserve">.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lang w:eastAsia="en-US" w:bidi="ar-SA"/>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proofErr w:type="spellStart"/>
      <w:r w:rsidRPr="00A14C2E">
        <w:rPr>
          <w:b/>
          <w:lang w:val="tr-TR"/>
        </w:rPr>
        <w:t>Figure</w:t>
      </w:r>
      <w:proofErr w:type="spellEnd"/>
      <w:r w:rsidRPr="00A14C2E">
        <w:rPr>
          <w:b/>
          <w:lang w:val="tr-TR"/>
        </w:rPr>
        <w:t xml:space="preserve"> 9. </w:t>
      </w:r>
      <w:r w:rsidRPr="00A14C2E">
        <w:rPr>
          <w:lang w:val="tr-TR"/>
        </w:rPr>
        <w:t xml:space="preserve">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lang w:eastAsia="en-US" w:bidi="ar-SA"/>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410D6799"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10. </w:t>
      </w:r>
      <w:r w:rsidRPr="00A14C2E">
        <w:rPr>
          <w:lang w:val="tr-TR"/>
        </w:rPr>
        <w:t xml:space="preserve">SS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ins w:id="388" w:author="aulku" w:date="2024-03-20T10:34:00Z">
        <w:r w:rsidR="00631BFC" w:rsidRPr="00631BFC">
          <w:rPr>
            <w:highlight w:val="yellow"/>
            <w:lang w:val="tr-TR"/>
            <w:rPrChange w:id="389" w:author="aulku" w:date="2024-03-20T10:34:00Z">
              <w:rPr>
                <w:lang w:val="tr-TR"/>
              </w:rPr>
            </w:rPrChange>
          </w:rPr>
          <w:t>A,B, C referansla tabloya</w:t>
        </w:r>
      </w:ins>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lang w:eastAsia="en-US" w:bidi="ar-SA"/>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11. </w:t>
      </w:r>
      <w:r w:rsidRPr="00A14C2E">
        <w:rPr>
          <w:lang w:val="tr-TR"/>
        </w:rPr>
        <w:t>I</w:t>
      </w:r>
      <w:r w:rsidRPr="00A14C2E">
        <w:rPr>
          <w:vertAlign w:val="subscript"/>
          <w:lang w:val="tr-TR"/>
        </w:rPr>
        <w:t>OFF</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lang w:eastAsia="en-US" w:bidi="ar-SA"/>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12. </w:t>
      </w:r>
      <w:r w:rsidRPr="00A14C2E">
        <w:rPr>
          <w:lang w:val="tr-TR"/>
        </w:rPr>
        <w:t>I</w:t>
      </w:r>
      <w:r w:rsidRPr="00A14C2E">
        <w:rPr>
          <w:vertAlign w:val="subscript"/>
          <w:lang w:val="tr-TR"/>
        </w:rPr>
        <w:t>ON</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lang w:eastAsia="en-US" w:bidi="ar-SA"/>
        </w:rPr>
        <w:drawing>
          <wp:inline distT="0" distB="0" distL="0" distR="0" wp14:anchorId="7A89AEB8" wp14:editId="65A760CD">
            <wp:extent cx="6566406" cy="3305175"/>
            <wp:effectExtent l="0" t="0" r="6350"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3485" cy="331880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w:t>
      </w:r>
      <w:proofErr w:type="spellStart"/>
      <w:r w:rsidRPr="00A14C2E">
        <w:rPr>
          <w:lang w:val="tr-TR"/>
        </w:rPr>
        <w:t>ratio</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730EFE">
      <w:pPr>
        <w:pStyle w:val="MDPI52figure"/>
        <w:ind w:left="993" w:hanging="1135"/>
        <w:rPr>
          <w:lang w:val="tr-TR"/>
        </w:rPr>
      </w:pPr>
      <w:r>
        <w:rPr>
          <w:noProof/>
          <w:lang w:eastAsia="en-US" w:bidi="ar-SA"/>
        </w:rPr>
        <w:drawing>
          <wp:inline distT="0" distB="0" distL="0" distR="0" wp14:anchorId="10804E61" wp14:editId="7E665504">
            <wp:extent cx="6436995" cy="3643734"/>
            <wp:effectExtent l="0" t="0" r="1905" b="0"/>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6995" cy="3643734"/>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proofErr w:type="spellStart"/>
      <w:r w:rsidRPr="00A14C2E">
        <w:rPr>
          <w:b/>
          <w:lang w:val="tr-TR"/>
        </w:rPr>
        <w:t>Figure</w:t>
      </w:r>
      <w:proofErr w:type="spellEnd"/>
      <w:r w:rsidRPr="00A14C2E">
        <w:rPr>
          <w:b/>
          <w:lang w:val="tr-TR"/>
        </w:rPr>
        <w:t xml:space="preserve"> 14. </w:t>
      </w:r>
      <w:r w:rsidRPr="00A14C2E">
        <w:rPr>
          <w:lang w:val="tr-TR"/>
        </w:rPr>
        <w:t>V</w:t>
      </w:r>
      <w:r w:rsidRPr="00A14C2E">
        <w:rPr>
          <w:vertAlign w:val="subscript"/>
          <w:lang w:val="tr-TR"/>
        </w:rPr>
        <w:t>TH</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w:t>
      </w:r>
    </w:p>
    <w:p w14:paraId="3CC75FDF" w14:textId="20F1CBBE" w:rsidR="00AB6167" w:rsidRPr="00A14C2E" w:rsidRDefault="003E0789" w:rsidP="003E0789">
      <w:pPr>
        <w:pStyle w:val="MDPI21heading1"/>
      </w:pPr>
      <w:r w:rsidRPr="00A14C2E">
        <w:t>5. Conclusion</w:t>
      </w:r>
    </w:p>
    <w:p w14:paraId="232E2E77" w14:textId="5816EBB5" w:rsidR="00AB6167" w:rsidRPr="00A14C2E" w:rsidRDefault="00AB6167" w:rsidP="003E0789">
      <w:pPr>
        <w:pStyle w:val="MDPI31text"/>
      </w:pPr>
      <w:r w:rsidRPr="00A14C2E">
        <w:lastRenderedPageBreak/>
        <w:t xml:space="preserve">The FGM technique may offer a way to engineer specific device characteristics, but it requires careful control and understanding of the material properties to achieve the desired outcomes consistently. Our results indicate that proposed </w:t>
      </w:r>
      <w:r w:rsidR="00E4035B">
        <w:t>FinFET</w:t>
      </w:r>
      <w:r w:rsidRPr="00A14C2E">
        <w:t xml:space="preserve">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Default="003E0789" w:rsidP="003E0789">
      <w:pPr>
        <w:pStyle w:val="MDPI41tablecaption"/>
        <w:rPr>
          <w:ins w:id="390" w:author="Ayperi Ülkü" w:date="2024-03-19T23:43:00Z"/>
        </w:rPr>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p w14:paraId="444A45EF" w14:textId="4E4DD8E7" w:rsidR="00012EDF" w:rsidRPr="00A14C2E" w:rsidRDefault="00012EDF" w:rsidP="00012EDF">
      <w:pPr>
        <w:pStyle w:val="MDPI52figure"/>
        <w:rPr>
          <w:ins w:id="391" w:author="Ayperi Ülkü" w:date="2024-03-19T23:43:00Z"/>
        </w:rPr>
      </w:pPr>
      <w:ins w:id="392" w:author="Ayperi Ülkü" w:date="2024-03-19T23:43:00Z">
        <w:r>
          <w:t>TABLO KOMPLE BAŞTAN</w:t>
        </w:r>
      </w:ins>
    </w:p>
    <w:p w14:paraId="34142BEA" w14:textId="77777777" w:rsidR="00012EDF" w:rsidRPr="00A14C2E" w:rsidRDefault="00012EDF" w:rsidP="003E0789">
      <w:pPr>
        <w:pStyle w:val="MDPI41tablecaption"/>
      </w:pP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achieved</w:t>
      </w:r>
      <w:proofErr w:type="spellEnd"/>
      <w:r w:rsidRPr="00A14C2E">
        <w:rPr>
          <w:lang w:val="tr-TR"/>
        </w:rPr>
        <w:t xml:space="preserve"> 33.4 </w:t>
      </w:r>
      <w:proofErr w:type="spellStart"/>
      <w:r w:rsidRPr="00A14C2E">
        <w:rPr>
          <w:lang w:val="tr-TR"/>
        </w:rPr>
        <w:t>whereas</w:t>
      </w:r>
      <w:proofErr w:type="spellEnd"/>
      <w:r w:rsidRPr="00A14C2E">
        <w:rPr>
          <w:lang w:val="tr-TR"/>
        </w:rPr>
        <w:t xml:space="preserve">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52D1A8BE" w:rsidR="00AB6167" w:rsidRPr="00A14C2E" w:rsidRDefault="00AB6167" w:rsidP="003E0789">
      <w:pPr>
        <w:pStyle w:val="MDPI31text"/>
        <w:rPr>
          <w:lang w:val="tr-TR"/>
        </w:rPr>
      </w:pPr>
      <w:r w:rsidRPr="00A14C2E">
        <w:rPr>
          <w:lang w:val="tr-TR"/>
        </w:rPr>
        <w:t xml:space="preserve">FGM </w:t>
      </w:r>
      <w:proofErr w:type="spellStart"/>
      <w:r w:rsidRPr="00A14C2E">
        <w:rPr>
          <w:lang w:val="tr-TR"/>
        </w:rPr>
        <w:t>approach</w:t>
      </w:r>
      <w:proofErr w:type="spellEnd"/>
      <w:r w:rsidRPr="00A14C2E">
        <w:rPr>
          <w:lang w:val="tr-TR"/>
        </w:rPr>
        <w:t xml:space="preserve"> </w:t>
      </w:r>
      <w:proofErr w:type="spellStart"/>
      <w:r w:rsidRPr="00A14C2E">
        <w:rPr>
          <w:lang w:val="tr-TR"/>
        </w:rPr>
        <w:t>aimed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improve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gate's</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over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seemed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achieve</w:t>
      </w:r>
      <w:proofErr w:type="spellEnd"/>
      <w:r w:rsidRPr="00A14C2E">
        <w:rPr>
          <w:lang w:val="tr-TR"/>
        </w:rPr>
        <w:t xml:space="preserve"> a </w:t>
      </w:r>
      <w:proofErr w:type="spellStart"/>
      <w:r w:rsidRPr="00A14C2E">
        <w:rPr>
          <w:lang w:val="tr-TR"/>
        </w:rPr>
        <w:t>success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respect</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FOM</w:t>
      </w:r>
      <w:r w:rsidRPr="00A14C2E">
        <w:rPr>
          <w:vertAlign w:val="subscript"/>
          <w:lang w:val="tr-TR"/>
        </w:rPr>
        <w:t xml:space="preserve">FET </w:t>
      </w:r>
      <w:proofErr w:type="spellStart"/>
      <w:r w:rsidRPr="00A14C2E">
        <w:rPr>
          <w:lang w:val="tr-TR"/>
        </w:rPr>
        <w:t>selected</w:t>
      </w:r>
      <w:proofErr w:type="spellEnd"/>
      <w:r w:rsidRPr="00A14C2E">
        <w:rPr>
          <w:lang w:val="tr-TR"/>
        </w:rPr>
        <w:t xml:space="preserve"> as a </w:t>
      </w:r>
      <w:proofErr w:type="spellStart"/>
      <w:r w:rsidRPr="00A14C2E">
        <w:rPr>
          <w:lang w:val="tr-TR"/>
        </w:rPr>
        <w:t>figure</w:t>
      </w:r>
      <w:proofErr w:type="spellEnd"/>
      <w:r w:rsidRPr="00A14C2E">
        <w:rPr>
          <w:lang w:val="tr-TR"/>
        </w:rPr>
        <w:t xml:space="preserve"> of </w:t>
      </w:r>
      <w:proofErr w:type="spellStart"/>
      <w:r w:rsidRPr="00A14C2E">
        <w:rPr>
          <w:lang w:val="tr-TR"/>
        </w:rPr>
        <w:t>merit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overall</w:t>
      </w:r>
      <w:proofErr w:type="spellEnd"/>
      <w:r w:rsidRPr="00A14C2E">
        <w:rPr>
          <w:lang w:val="tr-TR"/>
        </w:rPr>
        <w:t xml:space="preserve"> </w:t>
      </w:r>
      <w:r w:rsidR="00E4035B">
        <w:rPr>
          <w:lang w:val="tr-TR"/>
        </w:rPr>
        <w:t>FinFET</w:t>
      </w:r>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which</w:t>
      </w:r>
      <w:proofErr w:type="spellEnd"/>
      <w:r w:rsidRPr="00A14C2E">
        <w:rPr>
          <w:lang w:val="tr-TR"/>
        </w:rPr>
        <w:t xml:space="preserve"> can be </w:t>
      </w:r>
      <w:proofErr w:type="spellStart"/>
      <w:r w:rsidRPr="00A14C2E">
        <w:rPr>
          <w:lang w:val="tr-TR"/>
        </w:rPr>
        <w:t>always</w:t>
      </w:r>
      <w:proofErr w:type="spellEnd"/>
      <w:r w:rsidRPr="00A14C2E">
        <w:rPr>
          <w:lang w:val="tr-TR"/>
        </w:rPr>
        <w:t xml:space="preserve"> be </w:t>
      </w:r>
      <w:proofErr w:type="spellStart"/>
      <w:r w:rsidRPr="00A14C2E">
        <w:rPr>
          <w:lang w:val="tr-TR"/>
        </w:rPr>
        <w:t>customized</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importance</w:t>
      </w:r>
      <w:proofErr w:type="spellEnd"/>
      <w:r w:rsidRPr="00A14C2E">
        <w:rPr>
          <w:lang w:val="tr-TR"/>
        </w:rPr>
        <w:t xml:space="preserve"> of </w:t>
      </w:r>
      <w:proofErr w:type="spellStart"/>
      <w:r w:rsidRPr="00A14C2E">
        <w:rPr>
          <w:lang w:val="tr-TR"/>
        </w:rPr>
        <w:t>the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parameter</w:t>
      </w:r>
      <w:proofErr w:type="spellEnd"/>
      <w:r w:rsidRPr="00A14C2E">
        <w:rPr>
          <w:lang w:val="tr-TR"/>
        </w:rPr>
        <w:t xml:space="preserve"> </w:t>
      </w:r>
      <w:proofErr w:type="spellStart"/>
      <w:r w:rsidRPr="00A14C2E">
        <w:rPr>
          <w:lang w:val="tr-TR"/>
        </w:rPr>
        <w:t>selected</w:t>
      </w:r>
      <w:proofErr w:type="spellEnd"/>
      <w:r w:rsidRPr="00A14C2E">
        <w:rPr>
          <w:lang w:val="tr-TR"/>
        </w:rPr>
        <w:t xml:space="preserve"> </w:t>
      </w:r>
      <w:proofErr w:type="spellStart"/>
      <w:r w:rsidRPr="00A14C2E">
        <w:rPr>
          <w:lang w:val="tr-TR"/>
        </w:rPr>
        <w:t>by</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designer</w:t>
      </w:r>
      <w:proofErr w:type="spellEnd"/>
      <w:r w:rsidRPr="00A14C2E">
        <w:rPr>
          <w:lang w:val="tr-TR"/>
        </w:rPr>
        <w:t xml:space="preserve">. </w:t>
      </w:r>
    </w:p>
    <w:p w14:paraId="1F2F1F9E" w14:textId="023C14E4" w:rsidR="00AB6167" w:rsidRDefault="00AB6167" w:rsidP="003E0789">
      <w:pPr>
        <w:pStyle w:val="MDPI31text"/>
      </w:pPr>
      <w:proofErr w:type="spellStart"/>
      <w:r w:rsidRPr="00A14C2E">
        <w:rPr>
          <w:lang w:val="tr-TR"/>
        </w:rPr>
        <w:t>FGMs</w:t>
      </w:r>
      <w:proofErr w:type="spellEnd"/>
      <w:r w:rsidRPr="00A14C2E">
        <w:rPr>
          <w:lang w:val="tr-TR"/>
        </w:rPr>
        <w:t xml:space="preserve"> </w:t>
      </w:r>
      <w:proofErr w:type="spellStart"/>
      <w:r w:rsidRPr="00A14C2E">
        <w:rPr>
          <w:lang w:val="tr-TR"/>
        </w:rPr>
        <w:t>seem</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provide</w:t>
      </w:r>
      <w:proofErr w:type="spellEnd"/>
      <w:r w:rsidRPr="00A14C2E">
        <w:rPr>
          <w:lang w:val="tr-TR"/>
        </w:rPr>
        <w:t xml:space="preserve"> </w:t>
      </w:r>
      <w:proofErr w:type="spellStart"/>
      <w:r w:rsidRPr="00A14C2E">
        <w:rPr>
          <w:lang w:val="tr-TR"/>
        </w:rPr>
        <w:t>some</w:t>
      </w:r>
      <w:proofErr w:type="spellEnd"/>
      <w:r w:rsidRPr="00A14C2E">
        <w:rPr>
          <w:lang w:val="tr-TR"/>
        </w:rPr>
        <w:t xml:space="preserve"> </w:t>
      </w:r>
      <w:proofErr w:type="spellStart"/>
      <w:r w:rsidRPr="00A14C2E">
        <w:rPr>
          <w:lang w:val="tr-TR"/>
        </w:rPr>
        <w:t>space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engineer</w:t>
      </w:r>
      <w:proofErr w:type="spellEnd"/>
      <w:r w:rsidRPr="00A14C2E">
        <w:rPr>
          <w:lang w:val="tr-TR"/>
        </w:rPr>
        <w:t xml:space="preserve"> </w:t>
      </w:r>
      <w:proofErr w:type="spellStart"/>
      <w:r w:rsidRPr="00A14C2E">
        <w:rPr>
          <w:lang w:val="tr-TR"/>
        </w:rPr>
        <w:t>new</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oxides</w:t>
      </w:r>
      <w:proofErr w:type="spellEnd"/>
      <w:r w:rsidRPr="00A14C2E">
        <w:rPr>
          <w:lang w:val="tr-TR"/>
        </w:rPr>
        <w:t xml:space="preserve"> </w:t>
      </w:r>
      <w:proofErr w:type="spellStart"/>
      <w:r w:rsidRPr="00A14C2E">
        <w:rPr>
          <w:lang w:val="tr-TR"/>
        </w:rPr>
        <w:t>between</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constants</w:t>
      </w:r>
      <w:proofErr w:type="spellEnd"/>
      <w:r w:rsidRPr="00A14C2E">
        <w:rPr>
          <w:lang w:val="tr-TR"/>
        </w:rPr>
        <w:t xml:space="preserve"> 35-95 </w:t>
      </w:r>
      <w:proofErr w:type="spellStart"/>
      <w:r w:rsidRPr="00A14C2E">
        <w:rPr>
          <w:lang w:val="tr-TR"/>
        </w:rPr>
        <w:t>and</w:t>
      </w:r>
      <w:proofErr w:type="spellEnd"/>
      <w:r w:rsidRPr="00A14C2E">
        <w:rPr>
          <w:lang w:val="tr-TR"/>
        </w:rPr>
        <w:t xml:space="preserve"> at </w:t>
      </w:r>
      <w:proofErr w:type="spellStart"/>
      <w:r w:rsidRPr="00A14C2E">
        <w:rPr>
          <w:lang w:val="tr-TR"/>
        </w:rPr>
        <w:t>least</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try</w:t>
      </w:r>
      <w:proofErr w:type="spellEnd"/>
      <w:r w:rsidRPr="00A14C2E">
        <w:rPr>
          <w:lang w:val="tr-TR"/>
        </w:rPr>
        <w:t xml:space="preserve"> </w:t>
      </w:r>
      <w:proofErr w:type="spellStart"/>
      <w:r w:rsidRPr="00A14C2E">
        <w:rPr>
          <w:lang w:val="tr-TR"/>
        </w:rPr>
        <w:t>these</w:t>
      </w:r>
      <w:proofErr w:type="spellEnd"/>
      <w:r w:rsidRPr="00A14C2E">
        <w:rPr>
          <w:lang w:val="tr-TR"/>
        </w:rPr>
        <w:t xml:space="preserve"> as </w:t>
      </w:r>
      <w:proofErr w:type="spellStart"/>
      <w:r w:rsidRPr="00A14C2E">
        <w:rPr>
          <w:lang w:val="tr-TR"/>
        </w:rPr>
        <w:t>gate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r w:rsidRPr="00A14C2E">
        <w:t xml:space="preserve">With respect to the same </w:t>
      </w:r>
      <w:r w:rsidR="00E4035B">
        <w:t>FinFET</w:t>
      </w:r>
      <w:r w:rsidRPr="00A14C2E">
        <w:t xml:space="preserve">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w:t>
      </w:r>
      <w:r w:rsidR="00E4035B">
        <w:t>FinFET</w:t>
      </w:r>
      <w:r w:rsidRPr="00A14C2E">
        <w:t xml:space="preserve"> devices.</w:t>
      </w:r>
    </w:p>
    <w:p w14:paraId="55FA223A" w14:textId="59AEA311" w:rsidR="008438B0" w:rsidRDefault="008438B0" w:rsidP="003E0789">
      <w:pPr>
        <w:pStyle w:val="MDPI31text"/>
      </w:pPr>
    </w:p>
    <w:p w14:paraId="5908F9BC" w14:textId="1DBD6A76" w:rsidR="008438B0" w:rsidRPr="00A14C2E" w:rsidRDefault="008438B0" w:rsidP="008438B0">
      <w:pPr>
        <w:pStyle w:val="MDPI21heading1"/>
      </w:pPr>
      <w:r>
        <w:t>5</w:t>
      </w:r>
      <w:r w:rsidRPr="00A14C2E">
        <w:t xml:space="preserve">. </w:t>
      </w:r>
      <w:r>
        <w:t>Conclusion</w:t>
      </w:r>
    </w:p>
    <w:p w14:paraId="1BB2AB67" w14:textId="422F626B" w:rsidR="008438B0" w:rsidRDefault="008438B0" w:rsidP="003E0789">
      <w:pPr>
        <w:pStyle w:val="MDPI31text"/>
      </w:pPr>
    </w:p>
    <w:p w14:paraId="2EDF71D9" w14:textId="0C54675B" w:rsidR="008438B0" w:rsidRPr="00A14C2E" w:rsidRDefault="008438B0" w:rsidP="003E0789">
      <w:pPr>
        <w:pStyle w:val="MDPI31text"/>
      </w:pPr>
      <w:ins w:id="393" w:author="Ayperi Ülkü" w:date="2024-03-19T22:53:00Z">
        <w:r w:rsidRPr="001765E2">
          <w:t xml:space="preserve">We show </w:t>
        </w:r>
      </w:ins>
      <w:ins w:id="394" w:author="Ayperi Ülkü" w:date="2024-03-19T22:54:00Z">
        <w:r w:rsidRPr="001765E2">
          <w:t xml:space="preserve">k-graded </w:t>
        </w:r>
      </w:ins>
      <w:ins w:id="395" w:author="Ayperi Ülkü" w:date="2024-03-19T22:53:00Z">
        <w:r w:rsidRPr="001765E2">
          <w:t xml:space="preserve">gate oxides </w:t>
        </w:r>
      </w:ins>
      <w:ins w:id="396" w:author="Ayperi Ülkü" w:date="2024-03-19T22:52:00Z">
        <w:r w:rsidRPr="001765E2">
          <w:t xml:space="preserve">decrease </w:t>
        </w:r>
      </w:ins>
      <w:ins w:id="397" w:author="Ayperi Ülkü" w:date="2024-03-19T22:57:00Z">
        <w:r w:rsidRPr="001765E2">
          <w:rPr>
            <w:rPrChange w:id="398" w:author="Ayperi Ülkü" w:date="2024-03-19T22:58:00Z">
              <w:rPr>
                <w:highlight w:val="yellow"/>
              </w:rPr>
            </w:rPrChange>
          </w:rPr>
          <w:t xml:space="preserve">adverse </w:t>
        </w:r>
      </w:ins>
      <w:ins w:id="399" w:author="Ayperi Ülkü" w:date="2024-03-19T22:52:00Z">
        <w:r w:rsidRPr="001765E2">
          <w:t xml:space="preserve">interface trap effects and decrease </w:t>
        </w:r>
      </w:ins>
      <w:ins w:id="400" w:author="Ayperi Ülkü" w:date="2024-03-19T22:54:00Z">
        <w:r w:rsidRPr="001765E2">
          <w:t xml:space="preserve">gate-channel </w:t>
        </w:r>
      </w:ins>
      <w:ins w:id="401" w:author="Ayperi Ülkü" w:date="2024-03-19T22:52:00Z">
        <w:r w:rsidRPr="001765E2">
          <w:t>leakage currents.</w:t>
        </w:r>
        <w:r>
          <w:t xml:space="preserve"> </w:t>
        </w:r>
      </w:ins>
      <w:del w:id="402" w:author="Ayperi Ülkü" w:date="2024-03-17T00:36:00Z">
        <w:r w:rsidRPr="00A14C2E" w:rsidDel="006B0048">
          <w:delText>a</w:delText>
        </w:r>
      </w:del>
      <w:ins w:id="403" w:author="Ayperi Ülkü" w:date="2024-03-17T03:10:00Z">
        <w:r>
          <w:t>A</w:t>
        </w:r>
      </w:ins>
      <w:ins w:id="404" w:author="Ayperi Ülkü" w:date="2024-03-17T00:36:00Z">
        <w:r>
          <w:t xml:space="preserve"> </w:t>
        </w:r>
      </w:ins>
      <w:del w:id="405" w:author="Ayperi Ülkü" w:date="2024-03-17T00:31:00Z">
        <w:r w:rsidRPr="00A14C2E" w:rsidDel="00557302">
          <w:delText xml:space="preserve">s </w:delText>
        </w:r>
      </w:del>
      <w:ins w:id="406" w:author="Ayperi Ülkü" w:date="2024-03-17T02:41:00Z">
        <w:r>
          <w:t>numerical</w:t>
        </w:r>
      </w:ins>
      <w:ins w:id="407" w:author="Ayperi Ülkü" w:date="2024-03-17T00:32:00Z">
        <w:r>
          <w:t xml:space="preserve"> analy</w:t>
        </w:r>
      </w:ins>
      <w:ins w:id="408" w:author="Ayperi Ülkü" w:date="2024-03-17T03:10:00Z">
        <w:r>
          <w:t>sis</w:t>
        </w:r>
      </w:ins>
      <w:ins w:id="409" w:author="Ayperi Ülkü" w:date="2024-03-17T00:37:00Z">
        <w:r>
          <w:t xml:space="preserve"> via introduction of </w:t>
        </w:r>
      </w:ins>
      <w:ins w:id="410" w:author="Ayperi Ülkü" w:date="2024-03-17T02:40:00Z">
        <w:r>
          <w:t>a</w:t>
        </w:r>
      </w:ins>
      <w:ins w:id="411" w:author="Ayperi Ülkü" w:date="2024-03-17T00:37:00Z">
        <w:r>
          <w:t xml:space="preserve"> custom benchmark</w:t>
        </w:r>
      </w:ins>
      <w:ins w:id="412" w:author="Ayperi Ülkü" w:date="2024-03-17T00:32:00Z">
        <w:r>
          <w:t xml:space="preserve"> </w:t>
        </w:r>
      </w:ins>
      <w:ins w:id="413" w:author="Ayperi Ülkü" w:date="2024-03-17T03:10:00Z">
        <w:r>
          <w:t>is cond</w:t>
        </w:r>
      </w:ins>
      <w:ins w:id="414" w:author="Ayperi Ülkü" w:date="2024-03-17T03:11:00Z">
        <w:r>
          <w:t xml:space="preserve">ucted to show </w:t>
        </w:r>
      </w:ins>
      <w:del w:id="415" w:author="Ayperi Ülkü" w:date="2024-03-17T02:41:00Z">
        <w:r w:rsidRPr="00A14C2E" w:rsidDel="001F34E3">
          <w:delText xml:space="preserve">a </w:delText>
        </w:r>
      </w:del>
      <w:r w:rsidRPr="00A14C2E">
        <w:t>viab</w:t>
      </w:r>
      <w:ins w:id="416" w:author="Ayperi Ülkü" w:date="2024-03-17T02:41:00Z">
        <w:r>
          <w:t>ili</w:t>
        </w:r>
      </w:ins>
      <w:ins w:id="417" w:author="Ayperi Ülkü" w:date="2024-03-17T02:42:00Z">
        <w:r>
          <w:t>ty</w:t>
        </w:r>
      </w:ins>
      <w:del w:id="418" w:author="Ayperi Ülkü" w:date="2024-03-17T02:41:00Z">
        <w:r w:rsidRPr="00A14C2E" w:rsidDel="001F34E3">
          <w:delText>le</w:delText>
        </w:r>
      </w:del>
      <w:r w:rsidRPr="00A14C2E">
        <w:t xml:space="preserve"> </w:t>
      </w:r>
      <w:del w:id="419" w:author="Ayperi Ülkü" w:date="2024-03-17T02:42:00Z">
        <w:r w:rsidRPr="00A14C2E" w:rsidDel="001F34E3">
          <w:delText xml:space="preserve">alternative </w:delText>
        </w:r>
      </w:del>
      <w:ins w:id="420" w:author="Ayperi Ülkü" w:date="2024-03-17T02:42:00Z">
        <w:r>
          <w:t xml:space="preserve">of usage of </w:t>
        </w:r>
      </w:ins>
      <w:r w:rsidR="00A56C43">
        <w:t>k-graded dielectric</w:t>
      </w:r>
      <w:ins w:id="421" w:author="Ayperi Ülkü" w:date="2024-03-17T02:42:00Z">
        <w:r>
          <w:t xml:space="preserve"> structures</w:t>
        </w:r>
        <w:r w:rsidRPr="00A14C2E">
          <w:t xml:space="preserve"> </w:t>
        </w:r>
      </w:ins>
      <w:del w:id="422" w:author="Ayperi Ülkü" w:date="2024-03-17T02:42:00Z">
        <w:r w:rsidRPr="00A14C2E" w:rsidDel="001F34E3">
          <w:delText xml:space="preserve">to </w:delText>
        </w:r>
      </w:del>
      <w:ins w:id="423" w:author="Ayperi Ülkü" w:date="2024-03-17T02:42:00Z">
        <w:r>
          <w:t>against</w:t>
        </w:r>
        <w:r w:rsidRPr="00A14C2E">
          <w:t xml:space="preserve"> </w:t>
        </w:r>
      </w:ins>
      <w:r w:rsidRPr="00A14C2E">
        <w:t>con</w:t>
      </w:r>
      <w:r w:rsidRPr="00A14C2E">
        <w:lastRenderedPageBreak/>
        <w:t>ventional single layer high-κ dielectrics</w:t>
      </w:r>
      <w:ins w:id="424" w:author="Ayperi Ülkü" w:date="2024-03-19T22:09:00Z">
        <w:r>
          <w:t xml:space="preserve"> on 14-nm FinFET geometry</w:t>
        </w:r>
      </w:ins>
      <w:del w:id="425" w:author="Ayperi Ülkü" w:date="2024-03-19T22:09:00Z">
        <w:r w:rsidRPr="00A14C2E" w:rsidDel="009B7320">
          <w:delText xml:space="preserve"> </w:delText>
        </w:r>
      </w:del>
      <w:del w:id="426" w:author="Ayperi Ülkü" w:date="2024-03-17T00:37:00Z">
        <w:r w:rsidRPr="00A14C2E" w:rsidDel="006B0048">
          <w:delText>in</w:delText>
        </w:r>
      </w:del>
      <w:del w:id="427" w:author="Ayperi Ülkü" w:date="2024-03-19T22:09:00Z">
        <w:r w:rsidRPr="00A14C2E" w:rsidDel="009B7320">
          <w:delText xml:space="preserve"> </w:delText>
        </w:r>
        <w:r w:rsidDel="009B7320">
          <w:delText>FinFET</w:delText>
        </w:r>
        <w:r w:rsidRPr="00A14C2E" w:rsidDel="009B7320">
          <w:delText xml:space="preserve"> structure</w:delText>
        </w:r>
      </w:del>
      <w:ins w:id="428" w:author="Ayperi Ülkü" w:date="2024-03-19T22:19:00Z">
        <w:r>
          <w:t xml:space="preserve">. </w:t>
        </w:r>
      </w:ins>
      <w:del w:id="429" w:author="Ayperi Ülkü" w:date="2024-03-17T00:37:00Z">
        <w:r w:rsidRPr="00A14C2E" w:rsidDel="006B0048">
          <w:delText>s</w:delText>
        </w:r>
      </w:del>
      <w:del w:id="430" w:author="Ayperi Ülkü" w:date="2024-03-19T22:09:00Z">
        <w:r w:rsidRPr="00A14C2E" w:rsidDel="009B7320">
          <w:delText xml:space="preserve">. </w:delText>
        </w:r>
      </w:del>
      <w:del w:id="431" w:author="Ayperi Ülkü" w:date="2024-03-17T00:32:00Z">
        <w:r w:rsidRPr="00A14C2E" w:rsidDel="00557302">
          <w:delText>We investigate the i</w:delText>
        </w:r>
      </w:del>
      <w:ins w:id="432" w:author="Ayperi Ülkü" w:date="2024-03-19T22:19:00Z">
        <w:r>
          <w:t>I</w:t>
        </w:r>
      </w:ins>
      <w:r w:rsidRPr="00A14C2E">
        <w:t xml:space="preserve">mpact </w:t>
      </w:r>
      <w:del w:id="433" w:author="Ayperi Ülkü" w:date="2024-03-19T22:09:00Z">
        <w:r w:rsidRPr="00A14C2E" w:rsidDel="009B7320">
          <w:delText>of using</w:delText>
        </w:r>
        <w:r w:rsidRPr="00A14C2E" w:rsidDel="009B7320">
          <w:rPr>
            <w:color w:val="000000" w:themeColor="text1"/>
          </w:rPr>
          <w:delText xml:space="preserve"> </w:delText>
        </w:r>
      </w:del>
      <w:del w:id="434" w:author="Ayperi Ülkü" w:date="2024-03-17T01:22:00Z">
        <w:r w:rsidRPr="00A14C2E" w:rsidDel="00482769">
          <w:rPr>
            <w:color w:val="000000" w:themeColor="text1"/>
          </w:rPr>
          <w:delText xml:space="preserve">FGMs </w:delText>
        </w:r>
        <w:r w:rsidRPr="00A14C2E" w:rsidDel="00482769">
          <w:delText xml:space="preserve">as gate oxide dielectric </w:delText>
        </w:r>
      </w:del>
      <w:r w:rsidRPr="00A14C2E">
        <w:t>on key electrical performance parameters</w:t>
      </w:r>
      <w:ins w:id="435" w:author="Ayperi Ülkü" w:date="2024-03-17T00:38:00Z">
        <w:r>
          <w:t xml:space="preserve"> </w:t>
        </w:r>
      </w:ins>
      <w:r>
        <w:t>are</w:t>
      </w:r>
      <w:ins w:id="436" w:author="Ayperi Ülkü" w:date="2024-03-17T00:38:00Z">
        <w:r>
          <w:t xml:space="preserve"> ana</w:t>
        </w:r>
      </w:ins>
      <w:ins w:id="437" w:author="Ayperi Ülkü" w:date="2024-03-17T01:22:00Z">
        <w:r>
          <w:t>l</w:t>
        </w:r>
      </w:ins>
      <w:ins w:id="438" w:author="Ayperi Ülkü" w:date="2024-03-17T00:38:00Z">
        <w:r>
          <w:t>yzed</w:t>
        </w:r>
      </w:ins>
      <w:ins w:id="439" w:author="Ayperi Ülkü" w:date="2024-03-19T22:19:00Z">
        <w:r>
          <w:t xml:space="preserve"> </w:t>
        </w:r>
      </w:ins>
      <w:del w:id="440" w:author="Ayperi Ülkü" w:date="2024-03-19T21:47:00Z">
        <w:r w:rsidDel="009B7320">
          <w:delText xml:space="preserve">. </w:delText>
        </w:r>
        <w:r w:rsidRPr="00A14C2E" w:rsidDel="009B7320">
          <w:delText>U</w:delText>
        </w:r>
      </w:del>
      <w:ins w:id="441" w:author="Ayperi Ülkü" w:date="2024-03-19T22:19:00Z">
        <w:r>
          <w:t>u</w:t>
        </w:r>
      </w:ins>
      <w:ins w:id="442" w:author="Ayperi Ülkü" w:date="2024-03-19T21:47:00Z">
        <w:r>
          <w:t>sing</w:t>
        </w:r>
      </w:ins>
      <w:del w:id="443" w:author="Ayperi Ülkü" w:date="2024-03-19T21:47:00Z">
        <w:r w:rsidRPr="00A14C2E" w:rsidDel="009B7320">
          <w:delText>sing</w:delText>
        </w:r>
      </w:del>
      <w:r w:rsidRPr="00A14C2E">
        <w:t xml:space="preserve"> SILVACO ATLAS </w:t>
      </w:r>
      <w:ins w:id="444" w:author="Ayperi Ülkü" w:date="2024-03-19T22:19:00Z">
        <w:r>
          <w:t xml:space="preserve">TCAD </w:t>
        </w:r>
      </w:ins>
      <w:del w:id="445" w:author="Ayperi Ülkü" w:date="2024-03-19T22:19:00Z">
        <w:r w:rsidRPr="00A14C2E" w:rsidDel="009B7320">
          <w:delText xml:space="preserve">for </w:delText>
        </w:r>
      </w:del>
      <w:ins w:id="446" w:author="Ayperi Ülkü" w:date="2024-03-19T22:19:00Z">
        <w:r>
          <w:t>as</w:t>
        </w:r>
        <w:r w:rsidRPr="00A14C2E">
          <w:t xml:space="preserve"> </w:t>
        </w:r>
      </w:ins>
      <w:r w:rsidRPr="00A14C2E">
        <w:t>device simulation</w:t>
      </w:r>
      <w:ins w:id="447" w:author="Ayperi Ülkü" w:date="2024-03-19T22:19:00Z">
        <w:r>
          <w:t xml:space="preserve"> tool.</w:t>
        </w:r>
      </w:ins>
      <w:del w:id="448" w:author="Ayperi Ülkü" w:date="2024-03-19T22:19:00Z">
        <w:r w:rsidRPr="00A14C2E" w:rsidDel="009B7320">
          <w:delText>,</w:delText>
        </w:r>
      </w:del>
      <w:del w:id="449" w:author="Ayperi Ülkü" w:date="2024-03-19T22:10:00Z">
        <w:r w:rsidRPr="00A14C2E" w:rsidDel="009B7320">
          <w:delText xml:space="preserve"> </w:delText>
        </w:r>
      </w:del>
      <w:ins w:id="450" w:author="Ayperi Ülkü" w:date="2024-03-19T22:10:00Z">
        <w:r>
          <w:t xml:space="preserve"> </w:t>
        </w:r>
      </w:ins>
      <w:ins w:id="451" w:author="Ayperi Ülkü" w:date="2024-03-19T22:20:00Z">
        <w:r>
          <w:t xml:space="preserve">Within </w:t>
        </w:r>
      </w:ins>
      <w:del w:id="452" w:author="Ayperi Ülkü" w:date="2024-03-17T01:24:00Z">
        <w:r w:rsidRPr="00A14C2E" w:rsidDel="00354B33">
          <w:delText xml:space="preserve">we start with </w:delText>
        </w:r>
      </w:del>
      <w:del w:id="453" w:author="Ayperi Ülkü" w:date="2024-03-19T22:10:00Z">
        <w:r w:rsidRPr="00A14C2E" w:rsidDel="009B7320">
          <w:delText>SiO</w:delText>
        </w:r>
        <w:r w:rsidRPr="00A14C2E" w:rsidDel="009B7320">
          <w:rPr>
            <w:vertAlign w:val="subscript"/>
          </w:rPr>
          <w:delText>2</w:delText>
        </w:r>
        <w:r w:rsidRPr="00A14C2E" w:rsidDel="009B7320">
          <w:delText>, Al</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HfO</w:delText>
        </w:r>
        <w:r w:rsidRPr="00A14C2E" w:rsidDel="009B7320">
          <w:rPr>
            <w:vertAlign w:val="subscript"/>
          </w:rPr>
          <w:delText>2</w:delText>
        </w:r>
        <w:r w:rsidRPr="00A14C2E" w:rsidDel="009B7320">
          <w:delText>, La</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xml:space="preserve"> and TiO</w:delText>
        </w:r>
        <w:r w:rsidRPr="00A14C2E" w:rsidDel="009B7320">
          <w:rPr>
            <w:vertAlign w:val="subscript"/>
          </w:rPr>
          <w:delText xml:space="preserve">2 </w:delText>
        </w:r>
      </w:del>
      <w:del w:id="454" w:author="Ayperi Ülkü" w:date="2024-03-17T01:24:00Z">
        <w:r w:rsidRPr="00A14C2E" w:rsidDel="00354B33">
          <w:delText>as single layer gate dielectrics of</w:delText>
        </w:r>
      </w:del>
      <w:del w:id="455" w:author="Ayperi Ülkü" w:date="2024-03-19T22:10:00Z">
        <w:r w:rsidRPr="00A14C2E" w:rsidDel="009B7320">
          <w:delText xml:space="preserve"> 3</w:delText>
        </w:r>
        <w:r w:rsidDel="009B7320">
          <w:delText xml:space="preserve"> </w:delText>
        </w:r>
        <w:r w:rsidRPr="00A14C2E" w:rsidDel="009B7320">
          <w:delText>nm thickness (</w:delText>
        </w:r>
        <w:r w:rsidRPr="00A14C2E" w:rsidDel="009B7320">
          <w:rPr>
            <w:b/>
          </w:rPr>
          <w:delText>t</w:delText>
        </w:r>
        <w:r w:rsidRPr="00A14C2E" w:rsidDel="009B7320">
          <w:rPr>
            <w:vertAlign w:val="subscript"/>
          </w:rPr>
          <w:delText>ox</w:delText>
        </w:r>
        <w:r w:rsidRPr="00A14C2E" w:rsidDel="009B7320">
          <w:delText>) for a 14</w:delText>
        </w:r>
        <w:r w:rsidDel="009B7320">
          <w:delText xml:space="preserve"> </w:delText>
        </w:r>
        <w:r w:rsidRPr="00A14C2E" w:rsidDel="009B7320">
          <w:delText>nm channel (fin) length (</w:delText>
        </w:r>
        <w:r w:rsidRPr="00A14C2E" w:rsidDel="009B7320">
          <w:rPr>
            <w:b/>
          </w:rPr>
          <w:delText>L</w:delText>
        </w:r>
        <w:r w:rsidRPr="00A14C2E" w:rsidDel="009B7320">
          <w:rPr>
            <w:vertAlign w:val="subscript"/>
          </w:rPr>
          <w:delText>FET</w:delText>
        </w:r>
        <w:r w:rsidRPr="00A14C2E" w:rsidDel="009B7320">
          <w:delText>), 2</w:delText>
        </w:r>
        <w:r w:rsidDel="009B7320">
          <w:delText xml:space="preserve"> </w:delText>
        </w:r>
        <w:r w:rsidRPr="00A14C2E" w:rsidDel="009B7320">
          <w:delText>nm channel width (</w:delText>
        </w:r>
        <w:r w:rsidRPr="00A14C2E" w:rsidDel="009B7320">
          <w:rPr>
            <w:b/>
          </w:rPr>
          <w:delText>W</w:delText>
        </w:r>
        <w:r w:rsidRPr="00A14C2E" w:rsidDel="009B7320">
          <w:rPr>
            <w:vertAlign w:val="subscript"/>
          </w:rPr>
          <w:delText>FET</w:delText>
        </w:r>
        <w:r w:rsidRPr="00A14C2E" w:rsidDel="009B7320">
          <w:delText>), 5nm channel height (</w:delText>
        </w:r>
        <w:r w:rsidRPr="00A14C2E" w:rsidDel="009B7320">
          <w:rPr>
            <w:b/>
          </w:rPr>
          <w:delText>h</w:delText>
        </w:r>
        <w:r w:rsidRPr="00A14C2E" w:rsidDel="009B7320">
          <w:rPr>
            <w:vertAlign w:val="subscript"/>
          </w:rPr>
          <w:delText>fin</w:delText>
        </w:r>
        <w:r w:rsidRPr="00A14C2E" w:rsidDel="009B7320">
          <w:delText xml:space="preserve">) </w:delText>
        </w:r>
        <w:r w:rsidDel="009B7320">
          <w:delText>FinFET</w:delText>
        </w:r>
        <w:r w:rsidRPr="00A14C2E" w:rsidDel="009B7320">
          <w:delText xml:space="preserve"> structure</w:delText>
        </w:r>
      </w:del>
      <w:del w:id="456" w:author="Ayperi Ülkü" w:date="2024-03-17T01:25:00Z">
        <w:r w:rsidRPr="00A14C2E" w:rsidDel="00354B33">
          <w:delText xml:space="preserve">; then formed </w:delText>
        </w:r>
      </w:del>
      <w:r w:rsidRPr="00A14C2E">
        <w:t xml:space="preserve">13 different 2- </w:t>
      </w:r>
      <w:del w:id="457" w:author="Ayperi Ülkü" w:date="2024-03-19T22:11:00Z">
        <w:r w:rsidRPr="00A14C2E" w:rsidDel="009B7320">
          <w:delText xml:space="preserve">or </w:delText>
        </w:r>
      </w:del>
      <w:ins w:id="458" w:author="Ayperi Ülkü" w:date="2024-03-19T22:11:00Z">
        <w:r>
          <w:t>and</w:t>
        </w:r>
        <w:r w:rsidRPr="00A14C2E">
          <w:t xml:space="preserve"> </w:t>
        </w:r>
      </w:ins>
      <w:r w:rsidRPr="00A14C2E">
        <w:t xml:space="preserve">3-stage </w:t>
      </w:r>
      <w:ins w:id="459" w:author="Ayperi Ülkü" w:date="2024-03-17T01:26:00Z">
        <w:r w:rsidRPr="00A14C2E">
          <w:t>κ</w:t>
        </w:r>
        <w:r>
          <w:t>-</w:t>
        </w:r>
      </w:ins>
      <w:r>
        <w:t>graded</w:t>
      </w:r>
      <w:ins w:id="460" w:author="Ayperi Ülkü" w:date="2024-03-17T01:25:00Z">
        <w:r>
          <w:t xml:space="preserve"> </w:t>
        </w:r>
      </w:ins>
      <w:r>
        <w:t xml:space="preserve">stacked </w:t>
      </w:r>
      <w:ins w:id="461" w:author="Ayperi Ülkü" w:date="2024-03-17T03:29:00Z">
        <w:r>
          <w:t xml:space="preserve">gate-oxide </w:t>
        </w:r>
      </w:ins>
      <w:r w:rsidRPr="00A14C2E">
        <w:t>combinations</w:t>
      </w:r>
      <w:ins w:id="462" w:author="Ayperi Ülkü" w:date="2024-03-19T22:10:00Z">
        <w:r>
          <w:t xml:space="preserve"> </w:t>
        </w:r>
      </w:ins>
      <w:ins w:id="463" w:author="Ayperi Ülkü" w:date="2024-03-19T22:55:00Z">
        <w:r>
          <w:t xml:space="preserve">some </w:t>
        </w:r>
      </w:ins>
      <w:del w:id="464" w:author="Ayperi Ülkü" w:date="2024-03-19T22:10:00Z">
        <w:r w:rsidRPr="00A14C2E" w:rsidDel="009B7320">
          <w:delText xml:space="preserve"> </w:delText>
        </w:r>
      </w:del>
      <w:del w:id="465" w:author="Ayperi Ülkü" w:date="2024-03-17T01:26:00Z">
        <w:r w:rsidRPr="00A14C2E" w:rsidDel="00354B33">
          <w:delText xml:space="preserve">as gate dielectrics, </w:delText>
        </w:r>
      </w:del>
      <w:del w:id="466" w:author="Ayperi Ülkü" w:date="2024-03-19T22:11:00Z">
        <w:r w:rsidRPr="00A14C2E" w:rsidDel="009B7320">
          <w:delText>staged</w:delText>
        </w:r>
      </w:del>
      <w:del w:id="467" w:author="Ayperi Ülkü" w:date="2024-03-19T21:48:00Z">
        <w:r w:rsidRPr="00A14C2E" w:rsidDel="009B7320">
          <w:delText xml:space="preserve"> in</w:delText>
        </w:r>
      </w:del>
      <w:del w:id="468" w:author="Ayperi Ülkü" w:date="2024-03-19T22:11:00Z">
        <w:r w:rsidRPr="00A14C2E" w:rsidDel="009B7320">
          <w:delText xml:space="preserve"> </w:delText>
        </w:r>
      </w:del>
      <w:del w:id="469" w:author="Ayperi Ülkü" w:date="2024-03-19T21:49:00Z">
        <w:r w:rsidRPr="00A14C2E" w:rsidDel="009B7320">
          <w:delText>parallel</w:delText>
        </w:r>
      </w:del>
      <w:del w:id="470" w:author="Ayperi Ülkü" w:date="2024-03-17T03:29:00Z">
        <w:r w:rsidRPr="00A14C2E" w:rsidDel="0077467B">
          <w:delText xml:space="preserve"> </w:delText>
        </w:r>
      </w:del>
      <w:del w:id="471" w:author="Ayperi Ülkü" w:date="2024-03-17T01:26:00Z">
        <w:r w:rsidRPr="00A14C2E" w:rsidDel="00354B33">
          <w:delText>sheets</w:delText>
        </w:r>
      </w:del>
      <w:del w:id="472" w:author="Ayperi Ülkü" w:date="2024-03-19T22:11:00Z">
        <w:r w:rsidRPr="00A14C2E" w:rsidDel="009B7320">
          <w:delText xml:space="preserve">, </w:delText>
        </w:r>
      </w:del>
      <w:del w:id="473" w:author="Ayperi Ülkü" w:date="2024-03-19T21:48:00Z">
        <w:r w:rsidRPr="00A14C2E" w:rsidDel="009B7320">
          <w:delText>connected serially</w:delText>
        </w:r>
        <w:r w:rsidDel="009B7320">
          <w:delText xml:space="preserve">, </w:delText>
        </w:r>
      </w:del>
      <w:del w:id="474" w:author="Ayperi Ülkü" w:date="2024-03-19T22:11:00Z">
        <w:r w:rsidDel="009B7320">
          <w:delText>between Si channel and gate metal</w:delText>
        </w:r>
      </w:del>
      <w:del w:id="475" w:author="Ayperi Ülkü" w:date="2024-03-19T22:20:00Z">
        <w:r w:rsidDel="009B7320">
          <w:delText xml:space="preserve"> </w:delText>
        </w:r>
      </w:del>
      <w:del w:id="476" w:author="Ayperi Ülkü" w:date="2024-03-17T01:27:00Z">
        <w:r w:rsidRPr="00A14C2E" w:rsidDel="00354B33">
          <w:delText>, with systematically varying thickness of mentioned dielectric layers to form a graded structured 3 nm-thickness FGM gate dielectrics. FinFET Buried Oxide (BOX) material was kept as Al</w:delText>
        </w:r>
        <w:r w:rsidRPr="00A14C2E" w:rsidDel="00354B33">
          <w:rPr>
            <w:vertAlign w:val="subscript"/>
          </w:rPr>
          <w:delText>2</w:delText>
        </w:r>
        <w:r w:rsidRPr="00A14C2E" w:rsidDel="00354B33">
          <w:delText>O</w:delText>
        </w:r>
        <w:r w:rsidRPr="00A14C2E" w:rsidDel="00354B33">
          <w:rPr>
            <w:vertAlign w:val="subscript"/>
          </w:rPr>
          <w:delText>3</w:delText>
        </w:r>
        <w:r w:rsidRPr="00A14C2E" w:rsidDel="00354B33">
          <w:delText xml:space="preserve"> through all simulations. </w:delText>
        </w:r>
      </w:del>
      <w:del w:id="477" w:author="Ayperi Ülkü" w:date="2024-03-19T22:11:00Z">
        <w:r w:rsidRPr="00A14C2E" w:rsidDel="009B7320">
          <w:delText>Our r</w:delText>
        </w:r>
      </w:del>
      <w:del w:id="478" w:author="Ayperi Ülkü" w:date="2024-03-19T22:20:00Z">
        <w:r w:rsidRPr="00A14C2E" w:rsidDel="009B7320">
          <w:delText>esults indicate</w:delText>
        </w:r>
      </w:del>
      <w:del w:id="479" w:author="Ayperi Ülkü" w:date="2024-03-19T22:55:00Z">
        <w:r w:rsidRPr="00A14C2E" w:rsidDel="001765E2">
          <w:delText xml:space="preserve"> </w:delText>
        </w:r>
      </w:del>
      <w:del w:id="480" w:author="Ayperi Ülkü" w:date="2024-03-19T22:11:00Z">
        <w:r w:rsidRPr="00A14C2E" w:rsidDel="009B7320">
          <w:delText xml:space="preserve">that </w:delText>
        </w:r>
      </w:del>
      <w:del w:id="481" w:author="Ayperi Ülkü" w:date="2024-03-19T21:49:00Z">
        <w:r w:rsidRPr="00A14C2E" w:rsidDel="009B7320">
          <w:delText xml:space="preserve">proposed </w:delText>
        </w:r>
      </w:del>
      <w:r>
        <w:t>FinFET</w:t>
      </w:r>
      <w:ins w:id="482" w:author="Ayperi Ülkü" w:date="2024-03-19T22:12:00Z">
        <w:r>
          <w:t xml:space="preserve"> structures</w:t>
        </w:r>
      </w:ins>
      <w:ins w:id="483" w:author="Ayperi Ülkü" w:date="2024-03-19T22:55:00Z">
        <w:r>
          <w:t xml:space="preserve"> with </w:t>
        </w:r>
        <w:r w:rsidRPr="00A14C2E">
          <w:t>κ</w:t>
        </w:r>
        <w:r>
          <w:t>-graded gate oxides</w:t>
        </w:r>
      </w:ins>
      <w:r w:rsidRPr="00A14C2E">
        <w:t xml:space="preserve"> </w:t>
      </w:r>
      <w:ins w:id="484" w:author="Ayperi Ülkü" w:date="2024-03-19T21:49:00Z">
        <w:r>
          <w:t>(</w:t>
        </w:r>
      </w:ins>
      <w:proofErr w:type="spellStart"/>
      <w:ins w:id="485" w:author="Ayperi Ülkü" w:date="2024-03-19T23:01:00Z">
        <w:r w:rsidRPr="00A14C2E">
          <w:t>κ</w:t>
        </w:r>
      </w:ins>
      <w:ins w:id="486" w:author="Ayperi Ülkü" w:date="2024-03-19T21:49:00Z">
        <w:r>
          <w:t>G</w:t>
        </w:r>
        <w:proofErr w:type="spellEnd"/>
        <w:r>
          <w:t xml:space="preserve">-FinFET) </w:t>
        </w:r>
      </w:ins>
      <w:del w:id="487" w:author="Ayperi Ülkü" w:date="2024-03-19T21:49:00Z">
        <w:r w:rsidRPr="00A14C2E" w:rsidDel="009B7320">
          <w:delText xml:space="preserve">with FGM gate dielectrics </w:delText>
        </w:r>
      </w:del>
      <w:del w:id="488" w:author="Ayperi Ülkü" w:date="2024-03-19T22:12:00Z">
        <w:r w:rsidRPr="00A14C2E" w:rsidDel="009B7320">
          <w:delText>has</w:delText>
        </w:r>
      </w:del>
      <w:ins w:id="489" w:author="Ayperi Ülkü" w:date="2024-03-19T22:12:00Z">
        <w:r>
          <w:t>promise</w:t>
        </w:r>
      </w:ins>
      <w:r w:rsidRPr="00A14C2E">
        <w:t xml:space="preserve"> lesser </w:t>
      </w:r>
      <w:r>
        <w:t>gate leakage current</w:t>
      </w:r>
      <w:r w:rsidRPr="00A14C2E">
        <w:t xml:space="preserve"> up to 53 times, lesser </w:t>
      </w:r>
      <w:del w:id="490" w:author="Ayperi Ülkü" w:date="2024-03-19T22:12:00Z">
        <w:r w:rsidRPr="00A14C2E" w:rsidDel="009B7320">
          <w:delText xml:space="preserve">DIBL </w:delText>
        </w:r>
      </w:del>
      <w:ins w:id="491" w:author="Ayperi Ülkü" w:date="2024-03-19T22:12:00Z">
        <w:r>
          <w:t>drain induced barrier lowering</w:t>
        </w:r>
        <w:r w:rsidRPr="00A14C2E">
          <w:t xml:space="preserve"> </w:t>
        </w:r>
      </w:ins>
      <w:ins w:id="492" w:author="Ayperi Ülkü" w:date="2024-03-19T23:01:00Z">
        <w:r>
          <w:t xml:space="preserve">(DIBL) </w:t>
        </w:r>
      </w:ins>
      <w:r w:rsidRPr="00A14C2E">
        <w:t xml:space="preserve">up to %38.2, lesser </w:t>
      </w:r>
      <w:del w:id="493" w:author="Ayperi Ülkü" w:date="2024-03-19T22:12:00Z">
        <w:r w:rsidRPr="00A14C2E" w:rsidDel="009B7320">
          <w:delText xml:space="preserve">SS </w:delText>
        </w:r>
      </w:del>
      <w:ins w:id="494" w:author="Ayperi Ülkü" w:date="2024-03-19T22:12:00Z">
        <w:r>
          <w:t>subthreshold slope</w:t>
        </w:r>
        <w:r w:rsidRPr="00A14C2E">
          <w:t xml:space="preserve"> </w:t>
        </w:r>
      </w:ins>
      <w:ins w:id="495" w:author="Ayperi Ülkü" w:date="2024-03-19T23:01:00Z">
        <w:r>
          <w:t xml:space="preserve">(SS) </w:t>
        </w:r>
      </w:ins>
      <w:r w:rsidRPr="00A14C2E">
        <w:t xml:space="preserve">up to %7.6, lower </w:t>
      </w:r>
      <w:ins w:id="496" w:author="Ayperi Ülkü" w:date="2024-03-19T22:12:00Z">
        <w:r>
          <w:t xml:space="preserve">drain </w:t>
        </w:r>
      </w:ins>
      <w:del w:id="497" w:author="Ayperi Ülkü" w:date="2024-03-19T22:12:00Z">
        <w:r w:rsidRPr="00A14C2E" w:rsidDel="009B7320">
          <w:delText>I</w:delText>
        </w:r>
        <w:r w:rsidRPr="00A14C2E" w:rsidDel="009B7320">
          <w:rPr>
            <w:vertAlign w:val="subscript"/>
          </w:rPr>
          <w:delText>OFF</w:delText>
        </w:r>
        <w:r w:rsidRPr="00A14C2E" w:rsidDel="009B7320">
          <w:delText xml:space="preserve"> </w:delText>
        </w:r>
      </w:del>
      <w:ins w:id="498" w:author="Ayperi Ülkü" w:date="2024-03-19T22:12:00Z">
        <w:r>
          <w:t>off current</w:t>
        </w:r>
        <w:r w:rsidRPr="00A14C2E">
          <w:t xml:space="preserve"> </w:t>
        </w:r>
      </w:ins>
      <w:ins w:id="499" w:author="Ayperi Ülkü" w:date="2024-03-19T22:13:00Z">
        <w:r>
          <w:t>(</w:t>
        </w:r>
        <w:r w:rsidRPr="00A14C2E">
          <w:t>I</w:t>
        </w:r>
        <w:r w:rsidRPr="00A14C2E">
          <w:rPr>
            <w:vertAlign w:val="subscript"/>
          </w:rPr>
          <w:t>OFF</w:t>
        </w:r>
      </w:ins>
      <w:del w:id="500" w:author="Ayperi Ülkü" w:date="2024-03-19T22:13:00Z">
        <w:r w:rsidRPr="00A14C2E" w:rsidDel="009B7320">
          <w:delText>u</w:delText>
        </w:r>
      </w:del>
      <w:ins w:id="501" w:author="Ayperi Ülkü" w:date="2024-03-19T22:13:00Z">
        <w:r>
          <w:t xml:space="preserve">) </w:t>
        </w:r>
      </w:ins>
      <w:ins w:id="502" w:author="Ayperi Ülkü" w:date="2024-03-19T22:14:00Z">
        <w:r>
          <w:t>u</w:t>
        </w:r>
      </w:ins>
      <w:r w:rsidRPr="00A14C2E">
        <w:t xml:space="preserve">p to 2 decades, higher </w:t>
      </w:r>
      <w:del w:id="503" w:author="Ayperi Ülkü" w:date="2024-03-19T22:13:00Z">
        <w:r w:rsidRPr="00A14C2E" w:rsidDel="009B7320">
          <w:delText>I</w:delText>
        </w:r>
        <w:r w:rsidRPr="00A14C2E" w:rsidDel="009B7320">
          <w:rPr>
            <w:vertAlign w:val="subscript"/>
          </w:rPr>
          <w:delText>ON</w:delText>
        </w:r>
        <w:r w:rsidRPr="00A14C2E" w:rsidDel="009B7320">
          <w:delText xml:space="preserve"> </w:delText>
        </w:r>
      </w:del>
      <w:ins w:id="504" w:author="Ayperi Ülkü" w:date="2024-03-19T22:13:00Z">
        <w:r>
          <w:t>drain on current</w:t>
        </w:r>
        <w:r w:rsidRPr="00A14C2E">
          <w:t xml:space="preserve"> </w:t>
        </w:r>
        <w:r>
          <w:t>(</w:t>
        </w:r>
        <w:r w:rsidRPr="00A14C2E">
          <w:t>I</w:t>
        </w:r>
        <w:r w:rsidRPr="00A14C2E">
          <w:rPr>
            <w:vertAlign w:val="subscript"/>
          </w:rPr>
          <w:t>ON</w:t>
        </w:r>
        <w:r>
          <w:t xml:space="preserve">) </w:t>
        </w:r>
      </w:ins>
      <w:r w:rsidRPr="00A14C2E">
        <w:t>up to %62, higher I</w:t>
      </w:r>
      <w:r w:rsidRPr="00A14C2E">
        <w:rPr>
          <w:vertAlign w:val="subscript"/>
        </w:rPr>
        <w:t>ON</w:t>
      </w:r>
      <w:r w:rsidRPr="00A14C2E">
        <w:t>/I</w:t>
      </w:r>
      <w:r w:rsidRPr="00A14C2E">
        <w:rPr>
          <w:vertAlign w:val="subscript"/>
        </w:rPr>
        <w:t xml:space="preserve">OFF </w:t>
      </w:r>
      <w:r w:rsidRPr="00A14C2E">
        <w:t xml:space="preserve">up to 45 times and lesser </w:t>
      </w:r>
      <w:ins w:id="505" w:author="Ayperi Ülkü" w:date="2024-03-19T22:14:00Z">
        <w:r>
          <w:t>threshold voltage (</w:t>
        </w:r>
      </w:ins>
      <w:r w:rsidRPr="00A14C2E">
        <w:t>V</w:t>
      </w:r>
      <w:r w:rsidRPr="00A14C2E">
        <w:rPr>
          <w:vertAlign w:val="subscript"/>
        </w:rPr>
        <w:t>TH</w:t>
      </w:r>
      <w:del w:id="506" w:author="Ayperi Ülkü" w:date="2024-03-19T23:00:00Z">
        <w:r w:rsidRPr="00A14C2E" w:rsidDel="0081185C">
          <w:delText xml:space="preserve"> </w:delText>
        </w:r>
      </w:del>
      <w:ins w:id="507" w:author="Ayperi Ülkü" w:date="2024-03-19T22:14:00Z">
        <w:r>
          <w:t xml:space="preserve">) </w:t>
        </w:r>
      </w:ins>
      <w:r w:rsidRPr="00A14C2E">
        <w:t xml:space="preserve">up to %19.2, with respect to the </w:t>
      </w:r>
      <w:r>
        <w:t>FinFET</w:t>
      </w:r>
      <w:r w:rsidRPr="00A14C2E">
        <w:t xml:space="preserve"> of same dimensions </w:t>
      </w:r>
      <w:del w:id="508" w:author="Ayperi Ülkü" w:date="2024-03-19T22:14:00Z">
        <w:r w:rsidRPr="00A14C2E" w:rsidDel="009B7320">
          <w:delText xml:space="preserve">composed </w:delText>
        </w:r>
      </w:del>
      <w:ins w:id="509" w:author="Ayperi Ülkü" w:date="2024-03-19T22:14:00Z">
        <w:r>
          <w:t>with</w:t>
        </w:r>
        <w:r w:rsidRPr="00A14C2E">
          <w:t xml:space="preserve"> </w:t>
        </w:r>
        <w:r>
          <w:t xml:space="preserve">a </w:t>
        </w:r>
      </w:ins>
      <w:del w:id="510" w:author="Ayperi Ülkü" w:date="2024-03-19T22:14:00Z">
        <w:r w:rsidRPr="00A14C2E" w:rsidDel="009B7320">
          <w:delText xml:space="preserve">of </w:delText>
        </w:r>
      </w:del>
      <w:r w:rsidRPr="00A14C2E">
        <w:t>single layer HfO</w:t>
      </w:r>
      <w:r w:rsidRPr="00A14C2E">
        <w:rPr>
          <w:vertAlign w:val="subscript"/>
        </w:rPr>
        <w:t>2</w:t>
      </w:r>
      <w:r w:rsidRPr="00A14C2E">
        <w:t xml:space="preserve"> gate dielectric.</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511" w:author="Ayperi Ülkü" w:date="2024-03-17T03:32:00Z"/>
        </w:rPr>
      </w:pPr>
      <w:del w:id="512"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p w14:paraId="4E451F5A" w14:textId="77777777" w:rsidR="00A34FCB" w:rsidRDefault="00A34FCB">
      <w:pPr>
        <w:autoSpaceDE w:val="0"/>
        <w:autoSpaceDN w:val="0"/>
        <w:ind w:hanging="640"/>
        <w:divId w:val="681081577"/>
        <w:rPr>
          <w:rFonts w:eastAsia="Times New Roman"/>
          <w:sz w:val="24"/>
          <w:szCs w:val="24"/>
        </w:rPr>
      </w:pPr>
      <w:r>
        <w:rPr>
          <w:rFonts w:eastAsia="Times New Roman"/>
        </w:rPr>
        <w:t>[1]</w:t>
      </w:r>
      <w:r>
        <w:rPr>
          <w:rFonts w:eastAsia="Times New Roman"/>
        </w:rPr>
        <w:tab/>
        <w:t xml:space="preserve">S. Kol and A. Y. Oral, “HF-based high-κ dielectrics: A review,” </w:t>
      </w:r>
      <w:r>
        <w:rPr>
          <w:rFonts w:eastAsia="Times New Roman"/>
          <w:i/>
          <w:iCs/>
        </w:rPr>
        <w:t>Acta Phys Pol A</w:t>
      </w:r>
      <w:r>
        <w:rPr>
          <w:rFonts w:eastAsia="Times New Roman"/>
        </w:rPr>
        <w:t>, vol. 136, no. 6, pp. 873–881, 2019, doi: 10.12693/APhysPolA.136.873.</w:t>
      </w:r>
    </w:p>
    <w:p w14:paraId="4CD09B68" w14:textId="77777777" w:rsidR="00A34FCB" w:rsidRDefault="00A34FCB">
      <w:pPr>
        <w:autoSpaceDE w:val="0"/>
        <w:autoSpaceDN w:val="0"/>
        <w:ind w:hanging="640"/>
        <w:divId w:val="1744984950"/>
        <w:rPr>
          <w:rFonts w:eastAsia="Times New Roman"/>
        </w:rPr>
      </w:pPr>
      <w:r>
        <w:rPr>
          <w:rFonts w:eastAsia="Times New Roman"/>
        </w:rPr>
        <w:t>[2]</w:t>
      </w:r>
      <w:r>
        <w:rPr>
          <w:rFonts w:eastAsia="Times New Roman"/>
        </w:rPr>
        <w:tab/>
        <w:t xml:space="preserve">R. K. Baruah and R. P. Paily, “Impact of high-k spacer on device performance of a junctionless transistor,” </w:t>
      </w:r>
      <w:r>
        <w:rPr>
          <w:rFonts w:eastAsia="Times New Roman"/>
          <w:i/>
          <w:iCs/>
        </w:rPr>
        <w:t>J Comput Electron</w:t>
      </w:r>
      <w:r>
        <w:rPr>
          <w:rFonts w:eastAsia="Times New Roman"/>
        </w:rPr>
        <w:t>, vol. 12, no. 1, pp. 14–19, 2013, doi: 10.1007/s10825-012-0428-5.</w:t>
      </w:r>
    </w:p>
    <w:p w14:paraId="79E6CB34" w14:textId="77777777" w:rsidR="00A34FCB" w:rsidRDefault="00A34FCB">
      <w:pPr>
        <w:autoSpaceDE w:val="0"/>
        <w:autoSpaceDN w:val="0"/>
        <w:ind w:hanging="640"/>
        <w:divId w:val="1824199499"/>
        <w:rPr>
          <w:rFonts w:eastAsia="Times New Roman"/>
        </w:rPr>
      </w:pPr>
      <w:r>
        <w:rPr>
          <w:rFonts w:eastAsia="Times New Roman"/>
        </w:rPr>
        <w:t>[3]</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260E95B5" w14:textId="77777777" w:rsidR="00A34FCB" w:rsidRDefault="00A34FCB">
      <w:pPr>
        <w:autoSpaceDE w:val="0"/>
        <w:autoSpaceDN w:val="0"/>
        <w:ind w:hanging="640"/>
        <w:divId w:val="1091663095"/>
        <w:rPr>
          <w:rFonts w:eastAsia="Times New Roman"/>
        </w:rPr>
      </w:pPr>
      <w:r>
        <w:rPr>
          <w:rFonts w:eastAsia="Times New Roman"/>
        </w:rPr>
        <w:t>[4]</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1892187F" w14:textId="77777777" w:rsidR="00A34FCB" w:rsidRDefault="00A34FCB">
      <w:pPr>
        <w:autoSpaceDE w:val="0"/>
        <w:autoSpaceDN w:val="0"/>
        <w:ind w:hanging="640"/>
        <w:divId w:val="1309673038"/>
        <w:rPr>
          <w:rFonts w:eastAsia="Times New Roman"/>
        </w:rPr>
      </w:pPr>
      <w:r>
        <w:rPr>
          <w:rFonts w:eastAsia="Times New Roman"/>
        </w:rPr>
        <w:t>[5]</w:t>
      </w:r>
      <w:r>
        <w:rPr>
          <w:rFonts w:eastAsia="Times New Roman"/>
        </w:rPr>
        <w:tab/>
        <w:t xml:space="preserve">R. K. Baruah and R. P. Paily, “Impact of high-k spacer on device performance of a junctionless transistor,” </w:t>
      </w:r>
      <w:r>
        <w:rPr>
          <w:rFonts w:eastAsia="Times New Roman"/>
          <w:i/>
          <w:iCs/>
        </w:rPr>
        <w:t>J Comput Electron</w:t>
      </w:r>
      <w:r>
        <w:rPr>
          <w:rFonts w:eastAsia="Times New Roman"/>
        </w:rPr>
        <w:t>, vol. 12, no. 1, pp. 14–19, 2013, doi: 10.1007/s10825-012-0428-5.</w:t>
      </w:r>
    </w:p>
    <w:p w14:paraId="37C28E83" w14:textId="77777777" w:rsidR="00A34FCB" w:rsidRDefault="00A34FCB">
      <w:pPr>
        <w:autoSpaceDE w:val="0"/>
        <w:autoSpaceDN w:val="0"/>
        <w:ind w:hanging="640"/>
        <w:divId w:val="1588734748"/>
        <w:rPr>
          <w:rFonts w:eastAsia="Times New Roman"/>
        </w:rPr>
      </w:pPr>
      <w:r>
        <w:rPr>
          <w:rFonts w:eastAsia="Times New Roman"/>
        </w:rPr>
        <w:t>[6]</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3DE21148" w14:textId="77777777" w:rsidR="00A34FCB" w:rsidRDefault="00A34FCB">
      <w:pPr>
        <w:autoSpaceDE w:val="0"/>
        <w:autoSpaceDN w:val="0"/>
        <w:ind w:hanging="640"/>
        <w:divId w:val="1945382405"/>
        <w:rPr>
          <w:rFonts w:eastAsia="Times New Roman"/>
        </w:rPr>
      </w:pPr>
      <w:r>
        <w:rPr>
          <w:rFonts w:eastAsia="Times New Roman"/>
        </w:rPr>
        <w:t>[7]</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24BDBAE5" w14:textId="77777777" w:rsidR="00A34FCB" w:rsidRDefault="00A34FCB">
      <w:pPr>
        <w:autoSpaceDE w:val="0"/>
        <w:autoSpaceDN w:val="0"/>
        <w:ind w:hanging="640"/>
        <w:divId w:val="8798281"/>
        <w:rPr>
          <w:rFonts w:eastAsia="Times New Roman"/>
        </w:rPr>
      </w:pPr>
      <w:r>
        <w:rPr>
          <w:rFonts w:eastAsia="Times New Roman"/>
        </w:rPr>
        <w:t>[8]</w:t>
      </w:r>
      <w:r>
        <w:rPr>
          <w:rFonts w:eastAsia="Times New Roman"/>
        </w:rPr>
        <w:tab/>
        <w:t>N. El, I. Boukortt, B. Hadri, and S. Patanè, “Effects of High-k Dielectric Materials on Electrical Characteristics of DG n-FinFETs,” 2016.</w:t>
      </w:r>
    </w:p>
    <w:p w14:paraId="1DB79E76" w14:textId="77777777" w:rsidR="00A34FCB" w:rsidRDefault="00A34FCB">
      <w:pPr>
        <w:autoSpaceDE w:val="0"/>
        <w:autoSpaceDN w:val="0"/>
        <w:ind w:hanging="640"/>
        <w:divId w:val="1546133846"/>
        <w:rPr>
          <w:rFonts w:eastAsia="Times New Roman"/>
        </w:rPr>
      </w:pPr>
      <w:r>
        <w:rPr>
          <w:rFonts w:eastAsia="Times New Roman"/>
        </w:rPr>
        <w:t>[9]</w:t>
      </w:r>
      <w:r>
        <w:rPr>
          <w:rFonts w:eastAsia="Times New Roman"/>
        </w:rPr>
        <w:tab/>
        <w:t xml:space="preserve">B. Walker, A. K. Pradhan, and B. Xiao, “Low temperature fabrication of high performance ZnO thin film transistors with high-k dielectrics,” </w:t>
      </w:r>
      <w:r>
        <w:rPr>
          <w:rFonts w:eastAsia="Times New Roman"/>
          <w:i/>
          <w:iCs/>
        </w:rPr>
        <w:t>Solid State Electron</w:t>
      </w:r>
      <w:r>
        <w:rPr>
          <w:rFonts w:eastAsia="Times New Roman"/>
        </w:rPr>
        <w:t>, vol. 111, pp. 58–61, 2015, doi: 10.1016/j.sse.2015.05.004.</w:t>
      </w:r>
    </w:p>
    <w:p w14:paraId="2846E258" w14:textId="77777777" w:rsidR="00A34FCB" w:rsidRDefault="00A34FCB">
      <w:pPr>
        <w:autoSpaceDE w:val="0"/>
        <w:autoSpaceDN w:val="0"/>
        <w:ind w:hanging="640"/>
        <w:divId w:val="1800029722"/>
        <w:rPr>
          <w:rFonts w:eastAsia="Times New Roman"/>
        </w:rPr>
      </w:pPr>
      <w:r>
        <w:rPr>
          <w:rFonts w:eastAsia="Times New Roman"/>
        </w:rPr>
        <w:t>[10]</w:t>
      </w:r>
      <w:r>
        <w:rPr>
          <w:rFonts w:eastAsia="Times New Roman"/>
        </w:rPr>
        <w:tab/>
        <w:t xml:space="preserve">Z. Wang, Y. Yao, and C. Zhong, “Analog of high-performance double-gate multiple-layer ZnO thin-film transistors,” </w:t>
      </w:r>
      <w:r>
        <w:rPr>
          <w:rFonts w:eastAsia="Times New Roman"/>
          <w:i/>
          <w:iCs/>
        </w:rPr>
        <w:t>Guti Dianzixue Yanjiu Yu Jinzhan/Research and Progress of Solid State Electronics</w:t>
      </w:r>
      <w:r>
        <w:rPr>
          <w:rFonts w:eastAsia="Times New Roman"/>
        </w:rPr>
        <w:t>, 2015.</w:t>
      </w:r>
    </w:p>
    <w:p w14:paraId="42661CC4" w14:textId="77777777" w:rsidR="00A34FCB" w:rsidRDefault="00A34FCB">
      <w:pPr>
        <w:autoSpaceDE w:val="0"/>
        <w:autoSpaceDN w:val="0"/>
        <w:ind w:hanging="640"/>
        <w:divId w:val="27219111"/>
        <w:rPr>
          <w:rFonts w:eastAsia="Times New Roman"/>
        </w:rPr>
      </w:pPr>
      <w:r>
        <w:rPr>
          <w:rFonts w:eastAsia="Times New Roman"/>
        </w:rPr>
        <w:t>[11]</w:t>
      </w:r>
      <w:r>
        <w:rPr>
          <w:rFonts w:eastAsia="Times New Roman"/>
        </w:rPr>
        <w:tab/>
        <w:t xml:space="preserve">Y. C. Cheng, H. Bin Chen, C. Y. Chang, C. H. Cheng, Y. J. Shih, and Y. C. Wu, “A highly scalable poly-Si junctionless FETs featuring a novel multi-stacking hybrid P/N layer and vertical gate with very high Ion/Ioff for 3D stacked ICs,” in </w:t>
      </w:r>
      <w:r>
        <w:rPr>
          <w:rFonts w:eastAsia="Times New Roman"/>
          <w:i/>
          <w:iCs/>
        </w:rPr>
        <w:t>Digest of Technical Papers - Symposium on VLSI Technology</w:t>
      </w:r>
      <w:r>
        <w:rPr>
          <w:rFonts w:eastAsia="Times New Roman"/>
        </w:rPr>
        <w:t>, 2016. doi: 10.1109/VLSIT.2016.7573429.</w:t>
      </w:r>
    </w:p>
    <w:p w14:paraId="626A5A07" w14:textId="77777777" w:rsidR="00A34FCB" w:rsidRDefault="00A34FCB">
      <w:pPr>
        <w:autoSpaceDE w:val="0"/>
        <w:autoSpaceDN w:val="0"/>
        <w:ind w:hanging="640"/>
        <w:divId w:val="788620154"/>
        <w:rPr>
          <w:rFonts w:eastAsia="Times New Roman"/>
        </w:rPr>
      </w:pPr>
      <w:r>
        <w:rPr>
          <w:rFonts w:eastAsia="Times New Roman"/>
        </w:rPr>
        <w:t>[12]</w:t>
      </w:r>
      <w:r>
        <w:rPr>
          <w:rFonts w:eastAsia="Times New Roman"/>
        </w:rPr>
        <w:tab/>
        <w:t xml:space="preserve">Y. C. Cheng, H. Bin Chen, C. Y. Chang, C. H. Cheng, Y. J. Shih, and Y. C. Wu, “A highly scalable poly-Si junctionless FETs featuring a novel multi-stacking hybrid P/N layer and vertical gate with very high Ion/Ioff for 3D stacked ICs,” in </w:t>
      </w:r>
      <w:r>
        <w:rPr>
          <w:rFonts w:eastAsia="Times New Roman"/>
          <w:i/>
          <w:iCs/>
        </w:rPr>
        <w:t>Digest of Technical Papers - Symposium on VLSI Technology</w:t>
      </w:r>
      <w:r>
        <w:rPr>
          <w:rFonts w:eastAsia="Times New Roman"/>
        </w:rPr>
        <w:t>, 2016. doi: 10.1109/VLSIT.2016.7573429.</w:t>
      </w:r>
    </w:p>
    <w:p w14:paraId="250C9BAE" w14:textId="77777777" w:rsidR="00A34FCB" w:rsidRDefault="00A34FCB">
      <w:pPr>
        <w:autoSpaceDE w:val="0"/>
        <w:autoSpaceDN w:val="0"/>
        <w:ind w:hanging="640"/>
        <w:divId w:val="1863082128"/>
        <w:rPr>
          <w:rFonts w:eastAsia="Times New Roman"/>
        </w:rPr>
      </w:pPr>
      <w:r>
        <w:rPr>
          <w:rFonts w:eastAsia="Times New Roman"/>
        </w:rPr>
        <w:t>[13]</w:t>
      </w:r>
      <w:r>
        <w:rPr>
          <w:rFonts w:eastAsia="Times New Roman"/>
        </w:rPr>
        <w:tab/>
        <w:t xml:space="preserve">Y. C. Cheng, H. Bin Chen, C. Y. Chang, C. H. Cheng, Y. J. Shih, and Y. C. Wu, “A highly scalable poly-Si junctionless FETs featuring a novel multi-stacking hybrid P/N layer and vertical gate with very high Ion/Ioff for </w:t>
      </w:r>
      <w:r>
        <w:rPr>
          <w:rFonts w:eastAsia="Times New Roman"/>
        </w:rPr>
        <w:lastRenderedPageBreak/>
        <w:t xml:space="preserve">3D stacked ICs,” in </w:t>
      </w:r>
      <w:r>
        <w:rPr>
          <w:rFonts w:eastAsia="Times New Roman"/>
          <w:i/>
          <w:iCs/>
        </w:rPr>
        <w:t>Digest of Technical Papers - Symposium on VLSI Technology</w:t>
      </w:r>
      <w:r>
        <w:rPr>
          <w:rFonts w:eastAsia="Times New Roman"/>
        </w:rPr>
        <w:t>, 2016. doi: 10.1109/VLSIT.2016.7573429.</w:t>
      </w:r>
    </w:p>
    <w:p w14:paraId="6FBD3395" w14:textId="77777777" w:rsidR="00A34FCB" w:rsidRDefault="00A34FCB">
      <w:pPr>
        <w:autoSpaceDE w:val="0"/>
        <w:autoSpaceDN w:val="0"/>
        <w:ind w:hanging="640"/>
        <w:divId w:val="629818990"/>
        <w:rPr>
          <w:rFonts w:eastAsia="Times New Roman"/>
        </w:rPr>
      </w:pPr>
      <w:r>
        <w:rPr>
          <w:rFonts w:eastAsia="Times New Roman"/>
        </w:rPr>
        <w:t>[14]</w:t>
      </w:r>
      <w:r>
        <w:rPr>
          <w:rFonts w:eastAsia="Times New Roman"/>
        </w:rPr>
        <w:tab/>
        <w:t xml:space="preserve">M. K. AN, G.-B. A, and B. B, “3D Simulation of Fin Geometry Influence on Corner Effect in Multifin Dual and Tri-Gate SOI-Finfets.,” </w:t>
      </w:r>
      <w:r>
        <w:rPr>
          <w:rFonts w:eastAsia="Times New Roman"/>
          <w:i/>
          <w:iCs/>
        </w:rPr>
        <w:t>Int J Nano Stud Technol</w:t>
      </w:r>
      <w:r>
        <w:rPr>
          <w:rFonts w:eastAsia="Times New Roman"/>
        </w:rPr>
        <w:t>, pp. 29–32, Oct. 2013, doi: 10.19070/2167-8685-130006.</w:t>
      </w:r>
    </w:p>
    <w:p w14:paraId="4870BF02" w14:textId="77777777" w:rsidR="00A34FCB" w:rsidRDefault="00A34FCB">
      <w:pPr>
        <w:autoSpaceDE w:val="0"/>
        <w:autoSpaceDN w:val="0"/>
        <w:ind w:hanging="640"/>
        <w:divId w:val="1965453961"/>
        <w:rPr>
          <w:rFonts w:eastAsia="Times New Roman"/>
        </w:rPr>
      </w:pPr>
      <w:r>
        <w:rPr>
          <w:rFonts w:eastAsia="Times New Roman"/>
        </w:rPr>
        <w:t>[15]</w:t>
      </w:r>
      <w:r>
        <w:rPr>
          <w:rFonts w:eastAsia="Times New Roman"/>
        </w:rPr>
        <w:tab/>
        <w:t xml:space="preserve">T. C. Gomes, D. Kumar, L. Fugikawa-Santos, N. Alves, and J. Kettle, “Optimization of the Anodization Processing for Aluminum Oxide Gate Dielectrics in ZnO Thin Film Transistors by Multivariate Analysis,” </w:t>
      </w:r>
      <w:r>
        <w:rPr>
          <w:rFonts w:eastAsia="Times New Roman"/>
          <w:i/>
          <w:iCs/>
        </w:rPr>
        <w:t>ACS Comb Sci</w:t>
      </w:r>
      <w:r>
        <w:rPr>
          <w:rFonts w:eastAsia="Times New Roman"/>
        </w:rPr>
        <w:t>, 2019, doi: 10.1021/acscombsci.8b00195.</w:t>
      </w:r>
    </w:p>
    <w:p w14:paraId="285C8E83" w14:textId="77777777" w:rsidR="00A34FCB" w:rsidRDefault="00A34FCB">
      <w:pPr>
        <w:autoSpaceDE w:val="0"/>
        <w:autoSpaceDN w:val="0"/>
        <w:ind w:hanging="640"/>
        <w:divId w:val="201946082"/>
        <w:rPr>
          <w:rFonts w:eastAsia="Times New Roman"/>
        </w:rPr>
      </w:pPr>
      <w:r>
        <w:rPr>
          <w:rFonts w:eastAsia="Times New Roman"/>
        </w:rPr>
        <w:t>[16]</w:t>
      </w:r>
      <w:r>
        <w:rPr>
          <w:rFonts w:eastAsia="Times New Roman"/>
        </w:rPr>
        <w:tab/>
        <w:t xml:space="preserve">A. Hara, Y. Nishimura, and H. Ohsawa, “Self-aligned metal double-gate junctionless p-channel low-temperature polycrystalline-germanium thin-film transistors with a thin germanium channel on a glass substrate,” in </w:t>
      </w:r>
      <w:r>
        <w:rPr>
          <w:rFonts w:eastAsia="Times New Roman"/>
          <w:i/>
          <w:iCs/>
        </w:rPr>
        <w:t>Proceedings of AM-FPD 2016 - 23rd International Workshop on Active-Matrix Flatpanel Displays and Devices: TFT Technologies and FPD Materials</w:t>
      </w:r>
      <w:r>
        <w:rPr>
          <w:rFonts w:eastAsia="Times New Roman"/>
        </w:rPr>
        <w:t>, 2016. doi: 10.1109/AM-FPD.2016.7543640.</w:t>
      </w:r>
    </w:p>
    <w:p w14:paraId="01D408D1" w14:textId="77777777" w:rsidR="00A34FCB" w:rsidRDefault="00A34FCB">
      <w:pPr>
        <w:autoSpaceDE w:val="0"/>
        <w:autoSpaceDN w:val="0"/>
        <w:ind w:hanging="640"/>
        <w:divId w:val="1358239637"/>
        <w:rPr>
          <w:rFonts w:eastAsia="Times New Roman"/>
        </w:rPr>
      </w:pPr>
      <w:r>
        <w:rPr>
          <w:rFonts w:eastAsia="Times New Roman"/>
        </w:rPr>
        <w:t>[17]</w:t>
      </w:r>
      <w:r>
        <w:rPr>
          <w:rFonts w:eastAsia="Times New Roman"/>
        </w:rPr>
        <w:tab/>
        <w:t xml:space="preserve">Y. Nishimura, T. Nakashima, and A. Hara, “Self-aligned planar metal double-gate junctionless p-channel low-temperature poly-Ge TFTs with high-k gate dielectric on glass substrate,” in </w:t>
      </w:r>
      <w:r>
        <w:rPr>
          <w:rFonts w:eastAsia="Times New Roman"/>
          <w:i/>
          <w:iCs/>
        </w:rPr>
        <w:t>Proceedings of the International Display Workshops</w:t>
      </w:r>
      <w:r>
        <w:rPr>
          <w:rFonts w:eastAsia="Times New Roman"/>
        </w:rPr>
        <w:t>, 2015.</w:t>
      </w:r>
    </w:p>
    <w:p w14:paraId="3E62E981" w14:textId="77777777" w:rsidR="00A34FCB" w:rsidRDefault="00A34FCB">
      <w:pPr>
        <w:autoSpaceDE w:val="0"/>
        <w:autoSpaceDN w:val="0"/>
        <w:ind w:hanging="640"/>
        <w:divId w:val="986082268"/>
        <w:rPr>
          <w:rFonts w:eastAsia="Times New Roman"/>
        </w:rPr>
      </w:pPr>
      <w:r>
        <w:rPr>
          <w:rFonts w:eastAsia="Times New Roman"/>
        </w:rPr>
        <w:t>[18]</w:t>
      </w:r>
      <w:r>
        <w:rPr>
          <w:rFonts w:eastAsia="Times New Roman"/>
        </w:rPr>
        <w:tab/>
        <w:t xml:space="preserve">M. Mustafa, T. A. Bhat, and M. R. Beigh, “Threshold Voltage Sensitivity to Metal Gate Work-Function Based Performance Evaluation of Double-Gate n-FinFET Structures for LSTP Technology,” </w:t>
      </w:r>
      <w:r>
        <w:rPr>
          <w:rFonts w:eastAsia="Times New Roman"/>
          <w:i/>
          <w:iCs/>
        </w:rPr>
        <w:t>World Journal of Nano Science and Engineering</w:t>
      </w:r>
      <w:r>
        <w:rPr>
          <w:rFonts w:eastAsia="Times New Roman"/>
        </w:rPr>
        <w:t>, vol. 03, no. 01, pp. 17–22, 2013, doi: 10.4236/wjnse.2013.31003.</w:t>
      </w:r>
    </w:p>
    <w:p w14:paraId="73A4E0D0" w14:textId="77777777" w:rsidR="00A34FCB" w:rsidRDefault="00A34FCB">
      <w:pPr>
        <w:autoSpaceDE w:val="0"/>
        <w:autoSpaceDN w:val="0"/>
        <w:ind w:hanging="640"/>
        <w:divId w:val="2049797848"/>
        <w:rPr>
          <w:rFonts w:eastAsia="Times New Roman"/>
        </w:rPr>
      </w:pPr>
      <w:r>
        <w:rPr>
          <w:rFonts w:eastAsia="Times New Roman"/>
        </w:rPr>
        <w:t>[19]</w:t>
      </w:r>
      <w:r>
        <w:rPr>
          <w:rFonts w:eastAsia="Times New Roman"/>
        </w:rPr>
        <w:tab/>
        <w:t xml:space="preserve">D. Hisamoto </w:t>
      </w:r>
      <w:r>
        <w:rPr>
          <w:rFonts w:eastAsia="Times New Roman"/>
          <w:i/>
          <w:iCs/>
        </w:rPr>
        <w:t>et al.</w:t>
      </w:r>
      <w:r>
        <w:rPr>
          <w:rFonts w:eastAsia="Times New Roman"/>
        </w:rPr>
        <w:t>, “FinFET-A Self-Aligned Double-Gate MOSFET Scalable to 20 nm,” 2000.</w:t>
      </w:r>
    </w:p>
    <w:p w14:paraId="17519270" w14:textId="77777777" w:rsidR="00A34FCB" w:rsidRDefault="00A34FCB">
      <w:pPr>
        <w:autoSpaceDE w:val="0"/>
        <w:autoSpaceDN w:val="0"/>
        <w:ind w:hanging="640"/>
        <w:divId w:val="279000394"/>
        <w:rPr>
          <w:rFonts w:eastAsia="Times New Roman"/>
        </w:rPr>
      </w:pPr>
      <w:r>
        <w:rPr>
          <w:rFonts w:eastAsia="Times New Roman"/>
        </w:rPr>
        <w:t>[20]</w:t>
      </w:r>
      <w:r>
        <w:rPr>
          <w:rFonts w:eastAsia="Times New Roman"/>
        </w:rPr>
        <w:tab/>
        <w:t xml:space="preserve">D. Bhattacharya and N. K. Jha, “FinFETs: From Devices to Architectures,” </w:t>
      </w:r>
      <w:r>
        <w:rPr>
          <w:rFonts w:eastAsia="Times New Roman"/>
          <w:i/>
          <w:iCs/>
        </w:rPr>
        <w:t>Advances in Electronics</w:t>
      </w:r>
      <w:r>
        <w:rPr>
          <w:rFonts w:eastAsia="Times New Roman"/>
        </w:rPr>
        <w:t>, vol. 2014, pp. 1–21, Sep. 2014, doi: 10.1155/2014/365689.</w:t>
      </w:r>
    </w:p>
    <w:p w14:paraId="2F6B845E" w14:textId="77777777" w:rsidR="00A34FCB" w:rsidRDefault="00A34FCB">
      <w:pPr>
        <w:autoSpaceDE w:val="0"/>
        <w:autoSpaceDN w:val="0"/>
        <w:ind w:hanging="640"/>
        <w:divId w:val="1734162143"/>
        <w:rPr>
          <w:rFonts w:eastAsia="Times New Roman"/>
        </w:rPr>
      </w:pPr>
      <w:r>
        <w:rPr>
          <w:rFonts w:eastAsia="Times New Roman"/>
        </w:rPr>
        <w:t>[21]</w:t>
      </w:r>
      <w:r>
        <w:rPr>
          <w:rFonts w:eastAsia="Times New Roman"/>
        </w:rPr>
        <w:tab/>
        <w:t xml:space="preserve">M. Sil and A. Mallik, “On the logic performance of bulk junctionless FinFETs,” </w:t>
      </w:r>
      <w:r>
        <w:rPr>
          <w:rFonts w:eastAsia="Times New Roman"/>
          <w:i/>
          <w:iCs/>
        </w:rPr>
        <w:t>Analog Integr Circuits Signal Process</w:t>
      </w:r>
      <w:r>
        <w:rPr>
          <w:rFonts w:eastAsia="Times New Roman"/>
        </w:rPr>
        <w:t>, vol. 106, no. 2, pp. 467–472, 2021, doi: 10.1007/s10470-020-01782-y.</w:t>
      </w:r>
    </w:p>
    <w:p w14:paraId="4AC1CE08" w14:textId="77777777" w:rsidR="00A34FCB" w:rsidRDefault="00A34FCB">
      <w:pPr>
        <w:autoSpaceDE w:val="0"/>
        <w:autoSpaceDN w:val="0"/>
        <w:ind w:hanging="640"/>
        <w:divId w:val="418408364"/>
        <w:rPr>
          <w:rFonts w:eastAsia="Times New Roman"/>
        </w:rPr>
      </w:pPr>
      <w:r>
        <w:rPr>
          <w:rFonts w:eastAsia="Times New Roman"/>
        </w:rPr>
        <w:t>[22]</w:t>
      </w:r>
      <w:r>
        <w:rPr>
          <w:rFonts w:eastAsia="Times New Roman"/>
        </w:rPr>
        <w:tab/>
        <w:t xml:space="preserve">Y. Kuo, “Thin Film Transistors with Graded SiN Gate Dielectrics,” </w:t>
      </w:r>
      <w:r>
        <w:rPr>
          <w:rFonts w:eastAsia="Times New Roman"/>
          <w:i/>
          <w:iCs/>
        </w:rPr>
        <w:t>Journal of Electrochemical Society</w:t>
      </w:r>
      <w:r>
        <w:rPr>
          <w:rFonts w:eastAsia="Times New Roman"/>
        </w:rPr>
        <w:t>, vol. 141, no. 4, 1994.</w:t>
      </w:r>
    </w:p>
    <w:p w14:paraId="0809F87A" w14:textId="77777777" w:rsidR="00A34FCB" w:rsidRDefault="00A34FCB">
      <w:pPr>
        <w:autoSpaceDE w:val="0"/>
        <w:autoSpaceDN w:val="0"/>
        <w:ind w:hanging="640"/>
        <w:divId w:val="1475949937"/>
        <w:rPr>
          <w:rFonts w:eastAsia="Times New Roman"/>
        </w:rPr>
      </w:pPr>
      <w:r>
        <w:rPr>
          <w:rFonts w:eastAsia="Times New Roman"/>
        </w:rPr>
        <w:t>[23]</w:t>
      </w:r>
      <w:r>
        <w:rPr>
          <w:rFonts w:eastAsia="Times New Roman"/>
        </w:rPr>
        <w:tab/>
        <w:t>M. Gardner, J. Fulford, and D.-L. Kwong, “Method of Making Gate Dielectric for Sub-Half Micron MOS Transistors Including a Graded Dielectric Constant,” 2000</w:t>
      </w:r>
    </w:p>
    <w:p w14:paraId="018E258F" w14:textId="77777777" w:rsidR="00A34FCB" w:rsidRDefault="00A34FCB">
      <w:pPr>
        <w:autoSpaceDE w:val="0"/>
        <w:autoSpaceDN w:val="0"/>
        <w:ind w:hanging="640"/>
        <w:divId w:val="1203326096"/>
        <w:rPr>
          <w:rFonts w:eastAsia="Times New Roman"/>
        </w:rPr>
      </w:pPr>
      <w:r>
        <w:rPr>
          <w:rFonts w:eastAsia="Times New Roman"/>
        </w:rPr>
        <w:t>[24]</w:t>
      </w:r>
      <w:r>
        <w:rPr>
          <w:rFonts w:eastAsia="Times New Roman"/>
        </w:rPr>
        <w:tab/>
        <w:t xml:space="preserve">P. Vijaya and L. Rohit, “Improvement of Ion, Electric Field and Transconductance of TriGate FinFET by 5nm Technology,” </w:t>
      </w:r>
      <w:r>
        <w:rPr>
          <w:rFonts w:eastAsia="Times New Roman"/>
          <w:i/>
          <w:iCs/>
        </w:rPr>
        <w:t>Silicon</w:t>
      </w:r>
      <w:r>
        <w:rPr>
          <w:rFonts w:eastAsia="Times New Roman"/>
        </w:rPr>
        <w:t>, vol. 14, no. 13, pp. 7889–7900, Aug. 2022, doi: 10.1007/s12633-021-01536-z.</w:t>
      </w:r>
    </w:p>
    <w:p w14:paraId="45438C22" w14:textId="77777777" w:rsidR="00A34FCB" w:rsidRDefault="00A34FCB">
      <w:pPr>
        <w:autoSpaceDE w:val="0"/>
        <w:autoSpaceDN w:val="0"/>
        <w:ind w:hanging="640"/>
        <w:divId w:val="1544630445"/>
        <w:rPr>
          <w:rFonts w:eastAsia="Times New Roman"/>
        </w:rPr>
      </w:pPr>
      <w:r>
        <w:rPr>
          <w:rFonts w:eastAsia="Times New Roman"/>
        </w:rPr>
        <w:t>[25]</w:t>
      </w:r>
      <w:r>
        <w:rPr>
          <w:rFonts w:eastAsia="Times New Roman"/>
        </w:rPr>
        <w:tab/>
        <w:t xml:space="preserve">R. Das and S. Baishya, “Dual-material gate dual-stacked gate dielectrics gate-source overlap tri-gate germanium FinFET: analysis and application,” </w:t>
      </w:r>
      <w:r>
        <w:rPr>
          <w:rFonts w:eastAsia="Times New Roman"/>
          <w:i/>
          <w:iCs/>
        </w:rPr>
        <w:t>Indian Journal of Physics</w:t>
      </w:r>
      <w:r>
        <w:rPr>
          <w:rFonts w:eastAsia="Times New Roman"/>
        </w:rPr>
        <w:t>, vol. 93, no. 2, pp. 197–205, Feb. 2019, doi: 10.1007/s12648-018-1289-y.</w:t>
      </w:r>
    </w:p>
    <w:p w14:paraId="4B63BC22" w14:textId="77777777" w:rsidR="00A34FCB" w:rsidRDefault="00A34FCB">
      <w:pPr>
        <w:autoSpaceDE w:val="0"/>
        <w:autoSpaceDN w:val="0"/>
        <w:ind w:hanging="640"/>
        <w:divId w:val="1726441351"/>
        <w:rPr>
          <w:rFonts w:eastAsia="Times New Roman"/>
        </w:rPr>
      </w:pPr>
      <w:r>
        <w:rPr>
          <w:rFonts w:eastAsia="Times New Roman"/>
        </w:rPr>
        <w:t>[26]</w:t>
      </w:r>
      <w:r>
        <w:rPr>
          <w:rFonts w:eastAsia="Times New Roman"/>
        </w:rPr>
        <w:tab/>
        <w:t xml:space="preserve">N. B. Bousari, M. K. Anvarifard, and S. Haji-Nasiri, “Improving the electrical characteristics of nanoscale triple-gate junctionless FinFET using gate oxide engineering,” </w:t>
      </w:r>
      <w:r>
        <w:rPr>
          <w:rFonts w:eastAsia="Times New Roman"/>
          <w:i/>
          <w:iCs/>
        </w:rPr>
        <w:t>AEU - International Journal of Electronics and Communications</w:t>
      </w:r>
      <w:r>
        <w:rPr>
          <w:rFonts w:eastAsia="Times New Roman"/>
        </w:rPr>
        <w:t>, vol. 108, pp. 226–234, Aug. 2019, doi: 10.1016/j.aeue.2019.06.017.</w:t>
      </w:r>
    </w:p>
    <w:p w14:paraId="4C354A1B" w14:textId="77777777" w:rsidR="00A34FCB" w:rsidRDefault="00A34FCB">
      <w:pPr>
        <w:autoSpaceDE w:val="0"/>
        <w:autoSpaceDN w:val="0"/>
        <w:ind w:hanging="640"/>
        <w:divId w:val="1303541108"/>
        <w:rPr>
          <w:rFonts w:eastAsia="Times New Roman"/>
        </w:rPr>
      </w:pPr>
      <w:r>
        <w:rPr>
          <w:rFonts w:eastAsia="Times New Roman"/>
        </w:rPr>
        <w:t>[27]</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p>
    <w:p w14:paraId="3368BAE9" w14:textId="77777777" w:rsidR="00A34FCB" w:rsidRDefault="00A34FCB">
      <w:pPr>
        <w:autoSpaceDE w:val="0"/>
        <w:autoSpaceDN w:val="0"/>
        <w:ind w:hanging="640"/>
        <w:divId w:val="165442014"/>
        <w:rPr>
          <w:rFonts w:eastAsia="Times New Roman"/>
        </w:rPr>
      </w:pPr>
      <w:r>
        <w:rPr>
          <w:rFonts w:eastAsia="Times New Roman"/>
        </w:rPr>
        <w:t>[28]</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p>
    <w:p w14:paraId="53D752F6" w14:textId="77777777" w:rsidR="00A34FCB" w:rsidRDefault="00A34FCB">
      <w:pPr>
        <w:autoSpaceDE w:val="0"/>
        <w:autoSpaceDN w:val="0"/>
        <w:ind w:hanging="640"/>
        <w:divId w:val="174808822"/>
        <w:rPr>
          <w:rFonts w:eastAsia="Times New Roman"/>
        </w:rPr>
      </w:pPr>
      <w:r>
        <w:rPr>
          <w:rFonts w:eastAsia="Times New Roman"/>
        </w:rPr>
        <w:t>[29]</w:t>
      </w:r>
      <w:r>
        <w:rPr>
          <w:rFonts w:eastAsia="Times New Roman"/>
        </w:rPr>
        <w:tab/>
        <w:t xml:space="preserve">L. Gangwani and S. Hajela, “Analog Performance Analysis of a Novel 5nm Stacked Oxide Top Bottom Gated Junctionless FinFET,” </w:t>
      </w:r>
      <w:r>
        <w:rPr>
          <w:rFonts w:eastAsia="Times New Roman"/>
          <w:i/>
          <w:iCs/>
        </w:rPr>
        <w:t>IOP Conf Ser Mater Sci Eng</w:t>
      </w:r>
      <w:r>
        <w:rPr>
          <w:rFonts w:eastAsia="Times New Roman"/>
        </w:rPr>
        <w:t>, vol. 1258, no. 1, p. 012046, Oct. 2022, doi: 10.1088/1757-899x/1258/1/012046.</w:t>
      </w:r>
    </w:p>
    <w:p w14:paraId="06968ACD" w14:textId="77777777" w:rsidR="00A34FCB" w:rsidRDefault="00A34FCB">
      <w:pPr>
        <w:autoSpaceDE w:val="0"/>
        <w:autoSpaceDN w:val="0"/>
        <w:ind w:hanging="640"/>
        <w:divId w:val="986207231"/>
        <w:rPr>
          <w:rFonts w:eastAsia="Times New Roman"/>
        </w:rPr>
      </w:pPr>
      <w:r>
        <w:rPr>
          <w:rFonts w:eastAsia="Times New Roman"/>
        </w:rPr>
        <w:lastRenderedPageBreak/>
        <w:t>[30]</w:t>
      </w:r>
      <w:r>
        <w:rPr>
          <w:rFonts w:eastAsia="Times New Roman"/>
        </w:rPr>
        <w:tab/>
        <w:t xml:space="preserve">D. Nagy, G. Espineira, G. Indalecio, A. J. Garcia-Loureiro, K. Kalna, and N. Seoane, “Benchmarking of FinFET, Nanosheet, and Nanowire FET Architectures for Future Technology Nodes,” </w:t>
      </w:r>
      <w:r>
        <w:rPr>
          <w:rFonts w:eastAsia="Times New Roman"/>
          <w:i/>
          <w:iCs/>
        </w:rPr>
        <w:t>IEEE Access</w:t>
      </w:r>
      <w:r>
        <w:rPr>
          <w:rFonts w:eastAsia="Times New Roman"/>
        </w:rPr>
        <w:t>, vol. 8, pp. 53196–53202, 2020, doi: 10.1109/ACCESS.2020.2980925.</w:t>
      </w:r>
    </w:p>
    <w:p w14:paraId="58578F5F" w14:textId="77777777" w:rsidR="00A34FCB" w:rsidRDefault="00A34FCB">
      <w:pPr>
        <w:autoSpaceDE w:val="0"/>
        <w:autoSpaceDN w:val="0"/>
        <w:ind w:hanging="640"/>
        <w:divId w:val="8143369"/>
        <w:rPr>
          <w:rFonts w:eastAsia="Times New Roman"/>
        </w:rPr>
      </w:pPr>
      <w:r>
        <w:rPr>
          <w:rFonts w:eastAsia="Times New Roman"/>
        </w:rPr>
        <w:t>[31]</w:t>
      </w:r>
      <w:r>
        <w:rPr>
          <w:rFonts w:eastAsia="Times New Roman"/>
        </w:rPr>
        <w:tab/>
        <w:t xml:space="preserve">P. Vimala and T. S. Arun Samuel, “TCAD Simulation Study of Single-, Double-, and Triple-Material Gate Engineered Trigate FinFETs,” </w:t>
      </w:r>
      <w:r>
        <w:rPr>
          <w:rFonts w:eastAsia="Times New Roman"/>
          <w:i/>
          <w:iCs/>
        </w:rPr>
        <w:t>Semiconductors</w:t>
      </w:r>
      <w:r>
        <w:rPr>
          <w:rFonts w:eastAsia="Times New Roman"/>
        </w:rPr>
        <w:t>, vol. 54, no. 4, pp. 501–505, Apr. 2020, doi: 10.1134/S1063782620040211.</w:t>
      </w:r>
    </w:p>
    <w:p w14:paraId="3224127E" w14:textId="77777777" w:rsidR="00A34FCB" w:rsidRDefault="00A34FCB">
      <w:pPr>
        <w:autoSpaceDE w:val="0"/>
        <w:autoSpaceDN w:val="0"/>
        <w:ind w:hanging="640"/>
        <w:divId w:val="1589658107"/>
        <w:rPr>
          <w:rFonts w:eastAsia="Times New Roman"/>
        </w:rPr>
      </w:pPr>
      <w:r>
        <w:rPr>
          <w:rFonts w:eastAsia="Times New Roman"/>
        </w:rPr>
        <w:t>[32]</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p>
    <w:p w14:paraId="2CE64397" w14:textId="77777777" w:rsidR="00A34FCB" w:rsidRDefault="00A34FCB">
      <w:pPr>
        <w:autoSpaceDE w:val="0"/>
        <w:autoSpaceDN w:val="0"/>
        <w:ind w:hanging="640"/>
        <w:divId w:val="1711420730"/>
        <w:rPr>
          <w:rFonts w:eastAsia="Times New Roman"/>
        </w:rPr>
      </w:pPr>
      <w:r>
        <w:rPr>
          <w:rFonts w:eastAsia="Times New Roman"/>
        </w:rPr>
        <w:t>[33]</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p>
    <w:p w14:paraId="18BBCD34" w14:textId="77777777" w:rsidR="00A34FCB" w:rsidRDefault="00A34FCB">
      <w:pPr>
        <w:autoSpaceDE w:val="0"/>
        <w:autoSpaceDN w:val="0"/>
        <w:ind w:hanging="640"/>
        <w:divId w:val="274407758"/>
        <w:rPr>
          <w:rFonts w:eastAsia="Times New Roman"/>
        </w:rPr>
      </w:pPr>
      <w:r>
        <w:rPr>
          <w:rFonts w:eastAsia="Times New Roman"/>
        </w:rPr>
        <w:t>[34]</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p>
    <w:p w14:paraId="77BBF318" w14:textId="77777777" w:rsidR="00A34FCB" w:rsidRDefault="00A34FCB">
      <w:pPr>
        <w:autoSpaceDE w:val="0"/>
        <w:autoSpaceDN w:val="0"/>
        <w:ind w:hanging="640"/>
        <w:divId w:val="1294943426"/>
        <w:rPr>
          <w:rFonts w:eastAsia="Times New Roman"/>
        </w:rPr>
      </w:pPr>
      <w:r>
        <w:rPr>
          <w:rFonts w:eastAsia="Times New Roman"/>
        </w:rPr>
        <w:t>[35]</w:t>
      </w:r>
      <w:r>
        <w:rPr>
          <w:rFonts w:eastAsia="Times New Roman"/>
        </w:rPr>
        <w:tab/>
        <w:t>“Atlas User Manual DEVICE SIMULATION SOFTWARE,” 1984.</w:t>
      </w:r>
    </w:p>
    <w:p w14:paraId="0069CA32" w14:textId="77777777" w:rsidR="00A34FCB" w:rsidRDefault="00A34FCB">
      <w:pPr>
        <w:autoSpaceDE w:val="0"/>
        <w:autoSpaceDN w:val="0"/>
        <w:ind w:hanging="640"/>
        <w:divId w:val="1409377869"/>
        <w:rPr>
          <w:rFonts w:eastAsia="Times New Roman"/>
        </w:rPr>
      </w:pPr>
      <w:r>
        <w:rPr>
          <w:rFonts w:eastAsia="Times New Roman"/>
        </w:rPr>
        <w:t>[36]</w:t>
      </w:r>
      <w:r>
        <w:rPr>
          <w:rFonts w:eastAsia="Times New Roman"/>
        </w:rPr>
        <w:tab/>
        <w:t xml:space="preserve">S. I. Garduño, J. Alvarado, A. Cerdeira, M. Estrada, V. Kilchytska, and D. Flandre, “Gate leakage currents model for FinFETs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p>
    <w:p w14:paraId="757E97FC" w14:textId="77777777" w:rsidR="00A34FCB" w:rsidRDefault="00A34FCB">
      <w:pPr>
        <w:autoSpaceDE w:val="0"/>
        <w:autoSpaceDN w:val="0"/>
        <w:ind w:hanging="640"/>
        <w:divId w:val="1196429315"/>
        <w:rPr>
          <w:rFonts w:eastAsia="Times New Roman"/>
        </w:rPr>
      </w:pPr>
      <w:r>
        <w:rPr>
          <w:rFonts w:eastAsia="Times New Roman"/>
        </w:rPr>
        <w:t>[37]</w:t>
      </w:r>
      <w:r>
        <w:rPr>
          <w:rFonts w:eastAsia="Times New Roman"/>
        </w:rPr>
        <w:tab/>
        <w:t>D. Gealy, B. Vishnavath, V. S. Cancheepuram, and M. N. Rocklein, “US8110469 Graded Dielectric Structures,” US8110469, Feb. 27, 2012</w:t>
      </w:r>
    </w:p>
    <w:p w14:paraId="149984C1" w14:textId="77777777" w:rsidR="00A34FCB" w:rsidRDefault="00A34FCB">
      <w:pPr>
        <w:autoSpaceDE w:val="0"/>
        <w:autoSpaceDN w:val="0"/>
        <w:ind w:hanging="640"/>
        <w:divId w:val="1272516021"/>
        <w:rPr>
          <w:rFonts w:eastAsia="Times New Roman"/>
        </w:rPr>
      </w:pPr>
      <w:r>
        <w:rPr>
          <w:rFonts w:eastAsia="Times New Roman"/>
        </w:rPr>
        <w:t>[38]</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p>
    <w:p w14:paraId="608698AF" w14:textId="77777777" w:rsidR="00A34FCB" w:rsidRDefault="00A34FCB">
      <w:pPr>
        <w:autoSpaceDE w:val="0"/>
        <w:autoSpaceDN w:val="0"/>
        <w:ind w:hanging="640"/>
        <w:divId w:val="1841312642"/>
        <w:rPr>
          <w:rFonts w:eastAsia="Times New Roman"/>
        </w:rPr>
      </w:pPr>
      <w:r>
        <w:rPr>
          <w:rFonts w:eastAsia="Times New Roman"/>
        </w:rPr>
        <w:t>[39]</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p>
    <w:p w14:paraId="269C50BC" w14:textId="77777777" w:rsidR="00A34FCB" w:rsidRDefault="00A34FCB">
      <w:pPr>
        <w:autoSpaceDE w:val="0"/>
        <w:autoSpaceDN w:val="0"/>
        <w:ind w:hanging="640"/>
        <w:divId w:val="207642243"/>
        <w:rPr>
          <w:rFonts w:eastAsia="Times New Roman"/>
        </w:rPr>
      </w:pPr>
      <w:r>
        <w:rPr>
          <w:rFonts w:eastAsia="Times New Roman"/>
        </w:rPr>
        <w:t>[40]</w:t>
      </w:r>
      <w:r>
        <w:rPr>
          <w:rFonts w:eastAsia="Times New Roman"/>
        </w:rPr>
        <w:tab/>
        <w:t>J. D. Plummer and P. B. Griffin, “Material and Process Limits in Silicon VLSI Technology,” 2001.</w:t>
      </w:r>
    </w:p>
    <w:p w14:paraId="55D209FF" w14:textId="77777777" w:rsidR="00A34FCB" w:rsidRDefault="00A34FCB">
      <w:pPr>
        <w:autoSpaceDE w:val="0"/>
        <w:autoSpaceDN w:val="0"/>
        <w:ind w:hanging="640"/>
        <w:divId w:val="1518618186"/>
        <w:rPr>
          <w:rFonts w:eastAsia="Times New Roman"/>
        </w:rPr>
      </w:pPr>
      <w:r>
        <w:rPr>
          <w:rFonts w:eastAsia="Times New Roman"/>
        </w:rPr>
        <w:t>[41]</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p>
    <w:p w14:paraId="75D66356" w14:textId="77777777" w:rsidR="00A34FCB" w:rsidRDefault="00A34FCB">
      <w:pPr>
        <w:autoSpaceDE w:val="0"/>
        <w:autoSpaceDN w:val="0"/>
        <w:ind w:hanging="640"/>
        <w:divId w:val="674574441"/>
        <w:rPr>
          <w:rFonts w:eastAsia="Times New Roman"/>
        </w:rPr>
      </w:pPr>
      <w:r>
        <w:rPr>
          <w:rFonts w:eastAsia="Times New Roman"/>
        </w:rPr>
        <w:t>[42]</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p>
    <w:p w14:paraId="6518F8F6" w14:textId="3CADC311" w:rsidR="0077467B" w:rsidRPr="00A14C2E" w:rsidRDefault="00A34FCB" w:rsidP="00C60F4E">
      <w:pPr>
        <w:adjustRightInd w:val="0"/>
        <w:snapToGrid w:val="0"/>
        <w:spacing w:line="228" w:lineRule="auto"/>
        <w:ind w:left="425" w:hanging="425"/>
        <w:rPr>
          <w:ins w:id="513" w:author="Ayperi Ülkü" w:date="2024-03-17T03:32:00Z"/>
          <w:sz w:val="18"/>
        </w:rPr>
      </w:pPr>
      <w:r>
        <w:rPr>
          <w:rFonts w:eastAsia="Times New Roman"/>
        </w:rPr>
        <w:t> </w:t>
      </w:r>
    </w:p>
    <w:p w14:paraId="3EF5DBD4" w14:textId="4D7FC956" w:rsidR="00AB6167" w:rsidRPr="00A14C2E" w:rsidDel="0077467B" w:rsidRDefault="00AB6167" w:rsidP="00C60F4E">
      <w:pPr>
        <w:adjustRightInd w:val="0"/>
        <w:snapToGrid w:val="0"/>
        <w:spacing w:line="228" w:lineRule="auto"/>
        <w:ind w:left="425" w:hanging="425"/>
        <w:rPr>
          <w:del w:id="514" w:author="Ayperi Ülkü" w:date="2024-03-17T03:32:00Z"/>
          <w:sz w:val="18"/>
        </w:rPr>
      </w:pPr>
      <w:del w:id="515" w:author="Ayperi Ülkü" w:date="2024-03-17T03:32:00Z">
        <w:r w:rsidRPr="00A14C2E" w:rsidDel="0077467B">
          <w:rPr>
            <w:sz w:val="18"/>
          </w:rPr>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516" w:author="Ayperi Ülkü" w:date="2024-03-17T03:32:00Z"/>
          <w:sz w:val="18"/>
        </w:rPr>
      </w:pPr>
      <w:del w:id="517"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518" w:author="Ayperi Ülkü" w:date="2024-03-17T03:32:00Z"/>
          <w:sz w:val="18"/>
        </w:rPr>
      </w:pPr>
      <w:del w:id="519"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520" w:author="Ayperi Ülkü" w:date="2024-03-17T03:32:00Z"/>
          <w:sz w:val="18"/>
        </w:rPr>
      </w:pPr>
      <w:del w:id="521"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522" w:author="Ayperi Ülkü" w:date="2024-03-17T03:32:00Z"/>
          <w:sz w:val="18"/>
        </w:rPr>
      </w:pPr>
      <w:del w:id="523" w:author="Ayperi Ülkü" w:date="2024-03-17T03:32:00Z">
        <w:r w:rsidRPr="00A14C2E" w:rsidDel="0077467B">
          <w:rPr>
            <w:sz w:val="18"/>
          </w:rPr>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524" w:author="Ayperi Ülkü" w:date="2024-03-17T03:32:00Z"/>
          <w:sz w:val="18"/>
        </w:rPr>
      </w:pPr>
      <w:del w:id="525"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526" w:author="Ayperi Ülkü" w:date="2024-03-17T03:32:00Z"/>
          <w:sz w:val="18"/>
        </w:rPr>
      </w:pPr>
      <w:del w:id="527"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528" w:author="Ayperi Ülkü" w:date="2024-03-17T03:32:00Z"/>
          <w:sz w:val="18"/>
        </w:rPr>
      </w:pPr>
      <w:del w:id="529" w:author="Ayperi Ülkü" w:date="2024-03-17T03:32:00Z">
        <w:r w:rsidRPr="00A14C2E" w:rsidDel="0077467B">
          <w:rPr>
            <w:sz w:val="18"/>
          </w:rPr>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530" w:author="Ayperi Ülkü" w:date="2024-03-17T03:32:00Z"/>
          <w:sz w:val="18"/>
        </w:rPr>
      </w:pPr>
      <w:del w:id="531"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532" w:author="Ayperi Ülkü" w:date="2024-03-17T03:32:00Z"/>
          <w:sz w:val="18"/>
        </w:rPr>
      </w:pPr>
      <w:del w:id="533"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534" w:author="Ayperi Ülkü" w:date="2024-03-17T03:32:00Z"/>
          <w:sz w:val="18"/>
        </w:rPr>
      </w:pPr>
      <w:del w:id="535"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536" w:author="Ayperi Ülkü" w:date="2024-03-17T03:32:00Z"/>
          <w:sz w:val="18"/>
        </w:rPr>
      </w:pPr>
      <w:del w:id="537"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538" w:author="Ayperi Ülkü" w:date="2024-03-17T03:32:00Z"/>
          <w:sz w:val="18"/>
        </w:rPr>
      </w:pPr>
      <w:del w:id="539"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540" w:author="Ayperi Ülkü" w:date="2024-03-17T03:32:00Z"/>
          <w:sz w:val="18"/>
        </w:rPr>
      </w:pPr>
      <w:del w:id="541"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542" w:author="Ayperi Ülkü" w:date="2024-03-17T03:32:00Z"/>
          <w:sz w:val="18"/>
        </w:rPr>
      </w:pPr>
      <w:del w:id="543"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544" w:author="Ayperi Ülkü" w:date="2024-03-17T03:32:00Z"/>
          <w:sz w:val="18"/>
        </w:rPr>
      </w:pPr>
      <w:del w:id="545"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546" w:author="Ayperi Ülkü" w:date="2024-03-17T03:32:00Z"/>
          <w:sz w:val="18"/>
        </w:rPr>
      </w:pPr>
      <w:del w:id="547"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548" w:author="Ayperi Ülkü" w:date="2024-03-17T03:32:00Z"/>
          <w:sz w:val="18"/>
        </w:rPr>
      </w:pPr>
      <w:del w:id="549"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550" w:author="Ayperi Ülkü" w:date="2024-03-17T03:32:00Z"/>
          <w:sz w:val="18"/>
        </w:rPr>
      </w:pPr>
      <w:del w:id="551"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552" w:author="Ayperi Ülkü" w:date="2024-03-17T03:32:00Z"/>
          <w:sz w:val="18"/>
        </w:rPr>
      </w:pPr>
      <w:del w:id="553"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554" w:author="Ayperi Ülkü" w:date="2024-03-17T03:32:00Z"/>
          <w:sz w:val="18"/>
        </w:rPr>
      </w:pPr>
      <w:del w:id="555" w:author="Ayperi Ülkü" w:date="2024-03-17T03:32:00Z">
        <w:r w:rsidRPr="00A14C2E" w:rsidDel="0077467B">
          <w:rPr>
            <w:sz w:val="18"/>
          </w:rPr>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556" w:author="Ayperi Ülkü" w:date="2024-03-17T03:32:00Z"/>
          <w:sz w:val="18"/>
        </w:rPr>
      </w:pPr>
      <w:del w:id="557"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558" w:author="Ayperi Ülkü" w:date="2024-03-17T03:32:00Z"/>
          <w:sz w:val="18"/>
        </w:rPr>
      </w:pPr>
      <w:del w:id="559"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560" w:author="Ayperi Ülkü" w:date="2024-03-17T03:32:00Z"/>
          <w:sz w:val="18"/>
        </w:rPr>
      </w:pPr>
      <w:del w:id="561"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562" w:author="Ayperi Ülkü" w:date="2024-03-17T03:32:00Z"/>
          <w:sz w:val="18"/>
        </w:rPr>
      </w:pPr>
      <w:del w:id="563"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564"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2C6175FA" w14:textId="77777777" w:rsidR="0077467B" w:rsidRDefault="0077467B" w:rsidP="00C60F4E">
      <w:pPr>
        <w:pStyle w:val="MDPI63Notes"/>
        <w:rPr>
          <w:ins w:id="565" w:author="Ayperi Ülkü" w:date="2024-03-17T03:31:00Z"/>
        </w:rPr>
      </w:pPr>
    </w:p>
    <w:p w14:paraId="5C12B4CD" w14:textId="77777777" w:rsidR="0077467B" w:rsidRPr="00A14C2E" w:rsidRDefault="0077467B" w:rsidP="00C60F4E">
      <w:pPr>
        <w:pStyle w:val="MDPI63Notes"/>
      </w:pPr>
    </w:p>
    <w:sectPr w:rsidR="0077467B" w:rsidRPr="00A14C2E" w:rsidSect="00B53F32">
      <w:headerReference w:type="even" r:id="rId36"/>
      <w:headerReference w:type="default" r:id="rId37"/>
      <w:footerReference w:type="default" r:id="rId38"/>
      <w:headerReference w:type="first" r:id="rId39"/>
      <w:footerReference w:type="first" r:id="rId4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4EA9CE" w14:textId="77777777" w:rsidR="001B5F1A" w:rsidRDefault="001B5F1A">
      <w:pPr>
        <w:spacing w:line="240" w:lineRule="auto"/>
      </w:pPr>
      <w:r>
        <w:separator/>
      </w:r>
    </w:p>
  </w:endnote>
  <w:endnote w:type="continuationSeparator" w:id="0">
    <w:p w14:paraId="0B0D976A" w14:textId="77777777" w:rsidR="001B5F1A" w:rsidRDefault="001B5F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DE"/>
    <w:family w:val="roman"/>
    <w:pitch w:val="variable"/>
    <w:sig w:usb0="01000000" w:usb1="00000000" w:usb2="00000000" w:usb3="00000000" w:csb0="00010000"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modern"/>
    <w:pitch w:val="fixed"/>
    <w:sig w:usb0="00000001" w:usb1="080E0000" w:usb2="00000010" w:usb3="00000000" w:csb0="00040000"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panose1 w:val="00000000000000000000"/>
    <w:charset w:val="86"/>
    <w:family w:val="roman"/>
    <w:notTrueType/>
    <w:pitch w:val="default"/>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A87B6" w14:textId="77777777" w:rsidR="003470F4" w:rsidRPr="006F0919" w:rsidRDefault="003470F4" w:rsidP="00DE54C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F9395" w14:textId="77777777" w:rsidR="003470F4" w:rsidRDefault="003470F4" w:rsidP="00AB6928">
    <w:pPr>
      <w:pStyle w:val="MDPIfooterfirstpage"/>
      <w:pBdr>
        <w:top w:val="single" w:sz="4" w:space="0" w:color="000000"/>
      </w:pBdr>
      <w:adjustRightInd w:val="0"/>
      <w:snapToGrid w:val="0"/>
      <w:spacing w:before="480" w:line="100" w:lineRule="exact"/>
      <w:rPr>
        <w:i/>
        <w:lang w:val="fr-CH"/>
      </w:rPr>
    </w:pPr>
  </w:p>
  <w:p w14:paraId="4D7D85FB" w14:textId="77777777" w:rsidR="003470F4" w:rsidRPr="008B308E" w:rsidRDefault="003470F4"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18A77E" w14:textId="77777777" w:rsidR="001B5F1A" w:rsidRDefault="001B5F1A">
      <w:pPr>
        <w:spacing w:line="240" w:lineRule="auto"/>
      </w:pPr>
      <w:r>
        <w:separator/>
      </w:r>
    </w:p>
  </w:footnote>
  <w:footnote w:type="continuationSeparator" w:id="0">
    <w:p w14:paraId="4A335C4E" w14:textId="77777777" w:rsidR="001B5F1A" w:rsidRDefault="001B5F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287CF" w14:textId="77777777" w:rsidR="003470F4" w:rsidRDefault="003470F4" w:rsidP="00DE54C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CEFD0" w14:textId="477FDAB5" w:rsidR="003470F4" w:rsidRDefault="003470F4"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A764C3">
      <w:rPr>
        <w:sz w:val="16"/>
      </w:rPr>
      <w:t>21</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A764C3">
      <w:rPr>
        <w:sz w:val="16"/>
      </w:rPr>
      <w:t>22</w:t>
    </w:r>
    <w:r>
      <w:rPr>
        <w:sz w:val="16"/>
      </w:rPr>
      <w:fldChar w:fldCharType="end"/>
    </w:r>
  </w:p>
  <w:p w14:paraId="6458DBD9" w14:textId="77777777" w:rsidR="003470F4" w:rsidRPr="00D200AF" w:rsidRDefault="003470F4"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3470F4" w:rsidRPr="00435CBC" w14:paraId="2431D39E" w14:textId="77777777" w:rsidTr="004F6104">
      <w:trPr>
        <w:trHeight w:val="686"/>
      </w:trPr>
      <w:tc>
        <w:tcPr>
          <w:tcW w:w="3679" w:type="dxa"/>
          <w:shd w:val="clear" w:color="auto" w:fill="auto"/>
          <w:vAlign w:val="center"/>
        </w:tcPr>
        <w:p w14:paraId="65351EE9" w14:textId="77777777" w:rsidR="003470F4" w:rsidRPr="00DF0468" w:rsidRDefault="003470F4" w:rsidP="00435CBC">
          <w:pPr>
            <w:pStyle w:val="Header"/>
            <w:pBdr>
              <w:bottom w:val="none" w:sz="0" w:space="0" w:color="auto"/>
            </w:pBdr>
            <w:jc w:val="left"/>
            <w:rPr>
              <w:rFonts w:eastAsia="DengXian"/>
              <w:b/>
              <w:bCs/>
            </w:rPr>
          </w:pPr>
          <w:r w:rsidRPr="00DF0468">
            <w:rPr>
              <w:rFonts w:eastAsia="DengXian"/>
              <w:b/>
              <w:bCs/>
              <w:lang w:eastAsia="en-U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3470F4" w:rsidRPr="00DF0468" w:rsidRDefault="003470F4" w:rsidP="00435CBC">
          <w:pPr>
            <w:pStyle w:val="Header"/>
            <w:pBdr>
              <w:bottom w:val="none" w:sz="0" w:space="0" w:color="auto"/>
            </w:pBdr>
            <w:rPr>
              <w:rFonts w:eastAsia="DengXian"/>
              <w:b/>
              <w:bCs/>
            </w:rPr>
          </w:pPr>
        </w:p>
      </w:tc>
      <w:tc>
        <w:tcPr>
          <w:tcW w:w="2273" w:type="dxa"/>
          <w:shd w:val="clear" w:color="auto" w:fill="auto"/>
          <w:vAlign w:val="center"/>
        </w:tcPr>
        <w:p w14:paraId="24211510" w14:textId="77777777" w:rsidR="003470F4" w:rsidRPr="00DF0468" w:rsidRDefault="003470F4" w:rsidP="004F6104">
          <w:pPr>
            <w:pStyle w:val="Header"/>
            <w:pBdr>
              <w:bottom w:val="none" w:sz="0" w:space="0" w:color="auto"/>
            </w:pBdr>
            <w:jc w:val="right"/>
            <w:rPr>
              <w:rFonts w:eastAsia="DengXian"/>
              <w:b/>
              <w:bCs/>
            </w:rPr>
          </w:pPr>
          <w:r>
            <w:rPr>
              <w:rFonts w:eastAsia="DengXian"/>
              <w:b/>
              <w:bCs/>
              <w:lang w:eastAsia="en-U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3470F4" w:rsidRPr="00410B2B" w:rsidRDefault="003470F4"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C546FE2"/>
    <w:multiLevelType w:val="hybridMultilevel"/>
    <w:tmpl w:val="EDEC04B6"/>
    <w:lvl w:ilvl="0" w:tplc="60D06F5E">
      <w:start w:val="1"/>
      <w:numFmt w:val="bullet"/>
      <w:lvlText w:val="-"/>
      <w:lvlJc w:val="left"/>
      <w:pPr>
        <w:ind w:left="3393" w:hanging="360"/>
      </w:pPr>
      <w:rPr>
        <w:rFonts w:ascii="Palatino Linotype" w:eastAsia="Times New Roman" w:hAnsi="Palatino Linotype" w:cs="Times New Roman" w:hint="default"/>
      </w:rPr>
    </w:lvl>
    <w:lvl w:ilvl="1" w:tplc="041F0003" w:tentative="1">
      <w:start w:val="1"/>
      <w:numFmt w:val="bullet"/>
      <w:lvlText w:val="o"/>
      <w:lvlJc w:val="left"/>
      <w:pPr>
        <w:ind w:left="4113" w:hanging="360"/>
      </w:pPr>
      <w:rPr>
        <w:rFonts w:ascii="Courier New" w:hAnsi="Courier New" w:cs="Courier New" w:hint="default"/>
      </w:rPr>
    </w:lvl>
    <w:lvl w:ilvl="2" w:tplc="041F0005" w:tentative="1">
      <w:start w:val="1"/>
      <w:numFmt w:val="bullet"/>
      <w:lvlText w:val=""/>
      <w:lvlJc w:val="left"/>
      <w:pPr>
        <w:ind w:left="4833" w:hanging="360"/>
      </w:pPr>
      <w:rPr>
        <w:rFonts w:ascii="Wingdings" w:hAnsi="Wingdings" w:hint="default"/>
      </w:rPr>
    </w:lvl>
    <w:lvl w:ilvl="3" w:tplc="041F0001" w:tentative="1">
      <w:start w:val="1"/>
      <w:numFmt w:val="bullet"/>
      <w:lvlText w:val=""/>
      <w:lvlJc w:val="left"/>
      <w:pPr>
        <w:ind w:left="5553" w:hanging="360"/>
      </w:pPr>
      <w:rPr>
        <w:rFonts w:ascii="Symbol" w:hAnsi="Symbol" w:hint="default"/>
      </w:rPr>
    </w:lvl>
    <w:lvl w:ilvl="4" w:tplc="041F0003" w:tentative="1">
      <w:start w:val="1"/>
      <w:numFmt w:val="bullet"/>
      <w:lvlText w:val="o"/>
      <w:lvlJc w:val="left"/>
      <w:pPr>
        <w:ind w:left="6273" w:hanging="360"/>
      </w:pPr>
      <w:rPr>
        <w:rFonts w:ascii="Courier New" w:hAnsi="Courier New" w:cs="Courier New" w:hint="default"/>
      </w:rPr>
    </w:lvl>
    <w:lvl w:ilvl="5" w:tplc="041F0005" w:tentative="1">
      <w:start w:val="1"/>
      <w:numFmt w:val="bullet"/>
      <w:lvlText w:val=""/>
      <w:lvlJc w:val="left"/>
      <w:pPr>
        <w:ind w:left="6993" w:hanging="360"/>
      </w:pPr>
      <w:rPr>
        <w:rFonts w:ascii="Wingdings" w:hAnsi="Wingdings" w:hint="default"/>
      </w:rPr>
    </w:lvl>
    <w:lvl w:ilvl="6" w:tplc="041F0001" w:tentative="1">
      <w:start w:val="1"/>
      <w:numFmt w:val="bullet"/>
      <w:lvlText w:val=""/>
      <w:lvlJc w:val="left"/>
      <w:pPr>
        <w:ind w:left="7713" w:hanging="360"/>
      </w:pPr>
      <w:rPr>
        <w:rFonts w:ascii="Symbol" w:hAnsi="Symbol" w:hint="default"/>
      </w:rPr>
    </w:lvl>
    <w:lvl w:ilvl="7" w:tplc="041F0003" w:tentative="1">
      <w:start w:val="1"/>
      <w:numFmt w:val="bullet"/>
      <w:lvlText w:val="o"/>
      <w:lvlJc w:val="left"/>
      <w:pPr>
        <w:ind w:left="8433" w:hanging="360"/>
      </w:pPr>
      <w:rPr>
        <w:rFonts w:ascii="Courier New" w:hAnsi="Courier New" w:cs="Courier New" w:hint="default"/>
      </w:rPr>
    </w:lvl>
    <w:lvl w:ilvl="8" w:tplc="041F0005" w:tentative="1">
      <w:start w:val="1"/>
      <w:numFmt w:val="bullet"/>
      <w:lvlText w:val=""/>
      <w:lvlJc w:val="left"/>
      <w:pPr>
        <w:ind w:left="9153" w:hanging="360"/>
      </w:pPr>
      <w:rPr>
        <w:rFonts w:ascii="Wingdings" w:hAnsi="Wingdings" w:hint="default"/>
      </w:rPr>
    </w:lvl>
  </w:abstractNum>
  <w:abstractNum w:abstractNumId="10"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7"/>
  </w:num>
  <w:num w:numId="4">
    <w:abstractNumId w:val="6"/>
  </w:num>
  <w:num w:numId="5">
    <w:abstractNumId w:val="12"/>
  </w:num>
  <w:num w:numId="6">
    <w:abstractNumId w:val="2"/>
  </w:num>
  <w:num w:numId="7">
    <w:abstractNumId w:val="8"/>
  </w:num>
  <w:num w:numId="8">
    <w:abstractNumId w:val="4"/>
  </w:num>
  <w:num w:numId="9">
    <w:abstractNumId w:val="0"/>
  </w:num>
  <w:num w:numId="10">
    <w:abstractNumId w:val="11"/>
  </w:num>
  <w:num w:numId="11">
    <w:abstractNumId w:val="5"/>
  </w:num>
  <w:num w:numId="12">
    <w:abstractNumId w:val="1"/>
  </w:num>
  <w:num w:numId="13">
    <w:abstractNumId w:val="3"/>
  </w:num>
  <w:num w:numId="14">
    <w:abstractNumId w:val="1"/>
  </w:num>
  <w:num w:numId="15">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lku">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fr-CH" w:vendorID="64" w:dllVersion="6" w:nlCheck="1" w:checkStyle="0"/>
  <w:activeWritingStyle w:appName="MSWord" w:lang="en-US" w:vendorID="64" w:dllVersion="6" w:nlCheck="1" w:checkStyle="1"/>
  <w:activeWritingStyle w:appName="MSWord" w:lang="en-US" w:vendorID="64" w:dllVersion="0" w:nlCheck="1" w:checkStyle="0"/>
  <w:activeWritingStyle w:appName="MSWord" w:lang="en-IN" w:vendorID="64" w:dllVersion="0" w:nlCheck="1" w:checkStyle="0"/>
  <w:activeWritingStyle w:appName="MSWord" w:lang="tr-TR" w:vendorID="64" w:dllVersion="0" w:nlCheck="1" w:checkStyle="0"/>
  <w:activeWritingStyle w:appName="MSWord" w:lang="fr-CH" w:vendorID="64" w:dllVersion="0" w:nlCheck="1" w:checkStyle="0"/>
  <w:activeWritingStyle w:appName="MSWord" w:lang="en-IN" w:vendorID="64" w:dllVersion="6" w:nlCheck="1" w:checkStyle="1"/>
  <w:activeWritingStyle w:appName="MSWord" w:lang="en-IN" w:vendorID="64" w:dllVersion="131078" w:nlCheck="1" w:checkStyle="1"/>
  <w:activeWritingStyle w:appName="MSWord" w:lang="en-US" w:vendorID="64" w:dllVersion="131078" w:nlCheck="1" w:checkStyle="1"/>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167"/>
    <w:rsid w:val="00003942"/>
    <w:rsid w:val="00010213"/>
    <w:rsid w:val="00012EDF"/>
    <w:rsid w:val="0001650E"/>
    <w:rsid w:val="00020AB4"/>
    <w:rsid w:val="00020BEA"/>
    <w:rsid w:val="000269AE"/>
    <w:rsid w:val="000319E5"/>
    <w:rsid w:val="00040F23"/>
    <w:rsid w:val="00043091"/>
    <w:rsid w:val="000527EB"/>
    <w:rsid w:val="00064BA1"/>
    <w:rsid w:val="00065CC4"/>
    <w:rsid w:val="00072745"/>
    <w:rsid w:val="00074C7C"/>
    <w:rsid w:val="0008572E"/>
    <w:rsid w:val="000A0203"/>
    <w:rsid w:val="000A249F"/>
    <w:rsid w:val="000D010F"/>
    <w:rsid w:val="000D3580"/>
    <w:rsid w:val="000D4C9C"/>
    <w:rsid w:val="000D69D2"/>
    <w:rsid w:val="000D6ED2"/>
    <w:rsid w:val="000E23DA"/>
    <w:rsid w:val="000E4E11"/>
    <w:rsid w:val="000F0453"/>
    <w:rsid w:val="00103A29"/>
    <w:rsid w:val="00117EC1"/>
    <w:rsid w:val="00120531"/>
    <w:rsid w:val="00125647"/>
    <w:rsid w:val="00140022"/>
    <w:rsid w:val="00140FD2"/>
    <w:rsid w:val="00172B6C"/>
    <w:rsid w:val="00175823"/>
    <w:rsid w:val="001765E2"/>
    <w:rsid w:val="00182101"/>
    <w:rsid w:val="001A291E"/>
    <w:rsid w:val="001A3D84"/>
    <w:rsid w:val="001B5F1A"/>
    <w:rsid w:val="001B750A"/>
    <w:rsid w:val="001D4796"/>
    <w:rsid w:val="001D7249"/>
    <w:rsid w:val="001E0E34"/>
    <w:rsid w:val="001E2AEB"/>
    <w:rsid w:val="001F34E3"/>
    <w:rsid w:val="00205FE7"/>
    <w:rsid w:val="00227BFE"/>
    <w:rsid w:val="00230D45"/>
    <w:rsid w:val="002449AF"/>
    <w:rsid w:val="002625F0"/>
    <w:rsid w:val="00265056"/>
    <w:rsid w:val="00275335"/>
    <w:rsid w:val="002978D1"/>
    <w:rsid w:val="00297F72"/>
    <w:rsid w:val="002A4D64"/>
    <w:rsid w:val="002C3150"/>
    <w:rsid w:val="002C3236"/>
    <w:rsid w:val="002C371D"/>
    <w:rsid w:val="002D6026"/>
    <w:rsid w:val="002E1A35"/>
    <w:rsid w:val="002F1599"/>
    <w:rsid w:val="002F488F"/>
    <w:rsid w:val="00304EC3"/>
    <w:rsid w:val="003157AA"/>
    <w:rsid w:val="003204B8"/>
    <w:rsid w:val="00323396"/>
    <w:rsid w:val="00326141"/>
    <w:rsid w:val="003363E6"/>
    <w:rsid w:val="003470F4"/>
    <w:rsid w:val="00354B33"/>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45F72"/>
    <w:rsid w:val="004635A0"/>
    <w:rsid w:val="00482769"/>
    <w:rsid w:val="004875AF"/>
    <w:rsid w:val="004B270D"/>
    <w:rsid w:val="004E05C2"/>
    <w:rsid w:val="004E1D83"/>
    <w:rsid w:val="004E6E1F"/>
    <w:rsid w:val="004F6104"/>
    <w:rsid w:val="0050163D"/>
    <w:rsid w:val="00536B5E"/>
    <w:rsid w:val="0055266E"/>
    <w:rsid w:val="00552799"/>
    <w:rsid w:val="00557302"/>
    <w:rsid w:val="00562348"/>
    <w:rsid w:val="00567B50"/>
    <w:rsid w:val="00574703"/>
    <w:rsid w:val="00574BD2"/>
    <w:rsid w:val="0057624B"/>
    <w:rsid w:val="00592400"/>
    <w:rsid w:val="005A13A1"/>
    <w:rsid w:val="005A4E2C"/>
    <w:rsid w:val="005A6C5E"/>
    <w:rsid w:val="005C543C"/>
    <w:rsid w:val="005E62BD"/>
    <w:rsid w:val="005F2039"/>
    <w:rsid w:val="00616DB5"/>
    <w:rsid w:val="006306EB"/>
    <w:rsid w:val="006312C4"/>
    <w:rsid w:val="00631BFC"/>
    <w:rsid w:val="00633103"/>
    <w:rsid w:val="006378E6"/>
    <w:rsid w:val="00643D0E"/>
    <w:rsid w:val="006819C2"/>
    <w:rsid w:val="00685BAE"/>
    <w:rsid w:val="00692393"/>
    <w:rsid w:val="006B0048"/>
    <w:rsid w:val="006B617F"/>
    <w:rsid w:val="006C2A8F"/>
    <w:rsid w:val="006C6BFE"/>
    <w:rsid w:val="006D0FDB"/>
    <w:rsid w:val="006D1F6C"/>
    <w:rsid w:val="006D4D08"/>
    <w:rsid w:val="006E680C"/>
    <w:rsid w:val="006F421E"/>
    <w:rsid w:val="00701F52"/>
    <w:rsid w:val="0070363E"/>
    <w:rsid w:val="00703943"/>
    <w:rsid w:val="00711F73"/>
    <w:rsid w:val="007216FA"/>
    <w:rsid w:val="007242F5"/>
    <w:rsid w:val="0072475C"/>
    <w:rsid w:val="00730EFE"/>
    <w:rsid w:val="007362BF"/>
    <w:rsid w:val="00741D3F"/>
    <w:rsid w:val="00751ADC"/>
    <w:rsid w:val="007730A7"/>
    <w:rsid w:val="0077467B"/>
    <w:rsid w:val="00782275"/>
    <w:rsid w:val="00794D1E"/>
    <w:rsid w:val="007A1DBF"/>
    <w:rsid w:val="007A4A9A"/>
    <w:rsid w:val="007B6307"/>
    <w:rsid w:val="007C132E"/>
    <w:rsid w:val="007C5D68"/>
    <w:rsid w:val="007E294F"/>
    <w:rsid w:val="007F28DA"/>
    <w:rsid w:val="00806305"/>
    <w:rsid w:val="0081185C"/>
    <w:rsid w:val="00812A4B"/>
    <w:rsid w:val="00815056"/>
    <w:rsid w:val="00817486"/>
    <w:rsid w:val="00824FE0"/>
    <w:rsid w:val="008257A9"/>
    <w:rsid w:val="00827870"/>
    <w:rsid w:val="00831E28"/>
    <w:rsid w:val="008366CD"/>
    <w:rsid w:val="008438B0"/>
    <w:rsid w:val="008459E5"/>
    <w:rsid w:val="00855F7D"/>
    <w:rsid w:val="00863E6D"/>
    <w:rsid w:val="00873038"/>
    <w:rsid w:val="0088230C"/>
    <w:rsid w:val="0088632C"/>
    <w:rsid w:val="00890EE5"/>
    <w:rsid w:val="008C0C8B"/>
    <w:rsid w:val="008C6908"/>
    <w:rsid w:val="008D4037"/>
    <w:rsid w:val="008D6BF2"/>
    <w:rsid w:val="008E23CA"/>
    <w:rsid w:val="008E4322"/>
    <w:rsid w:val="008F07DC"/>
    <w:rsid w:val="008F2825"/>
    <w:rsid w:val="0090154A"/>
    <w:rsid w:val="0090462C"/>
    <w:rsid w:val="00911D8D"/>
    <w:rsid w:val="00925D83"/>
    <w:rsid w:val="00934230"/>
    <w:rsid w:val="00941A17"/>
    <w:rsid w:val="00952546"/>
    <w:rsid w:val="00986A87"/>
    <w:rsid w:val="009945C2"/>
    <w:rsid w:val="009B0A8E"/>
    <w:rsid w:val="009B7320"/>
    <w:rsid w:val="009E0F40"/>
    <w:rsid w:val="009F2D09"/>
    <w:rsid w:val="009F529F"/>
    <w:rsid w:val="009F70E6"/>
    <w:rsid w:val="00A14C2E"/>
    <w:rsid w:val="00A16460"/>
    <w:rsid w:val="00A23E7C"/>
    <w:rsid w:val="00A24180"/>
    <w:rsid w:val="00A32E3F"/>
    <w:rsid w:val="00A34FCB"/>
    <w:rsid w:val="00A56C43"/>
    <w:rsid w:val="00A62F7E"/>
    <w:rsid w:val="00A63231"/>
    <w:rsid w:val="00A764C3"/>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53F32"/>
    <w:rsid w:val="00B74086"/>
    <w:rsid w:val="00B81E10"/>
    <w:rsid w:val="00B96F86"/>
    <w:rsid w:val="00BB0864"/>
    <w:rsid w:val="00BE189D"/>
    <w:rsid w:val="00BE6997"/>
    <w:rsid w:val="00BF750A"/>
    <w:rsid w:val="00C2110E"/>
    <w:rsid w:val="00C2598F"/>
    <w:rsid w:val="00C37719"/>
    <w:rsid w:val="00C37EE5"/>
    <w:rsid w:val="00C41405"/>
    <w:rsid w:val="00C45358"/>
    <w:rsid w:val="00C536ED"/>
    <w:rsid w:val="00C53892"/>
    <w:rsid w:val="00C60F4E"/>
    <w:rsid w:val="00C96C77"/>
    <w:rsid w:val="00C97F8F"/>
    <w:rsid w:val="00CB118A"/>
    <w:rsid w:val="00CB6AAC"/>
    <w:rsid w:val="00CD35C7"/>
    <w:rsid w:val="00CD67B4"/>
    <w:rsid w:val="00D02B37"/>
    <w:rsid w:val="00D1375F"/>
    <w:rsid w:val="00D151D4"/>
    <w:rsid w:val="00D22AD2"/>
    <w:rsid w:val="00D43B18"/>
    <w:rsid w:val="00D44A8F"/>
    <w:rsid w:val="00D56871"/>
    <w:rsid w:val="00D613C7"/>
    <w:rsid w:val="00D626C6"/>
    <w:rsid w:val="00D644E5"/>
    <w:rsid w:val="00D94DB6"/>
    <w:rsid w:val="00D954ED"/>
    <w:rsid w:val="00DB770F"/>
    <w:rsid w:val="00DC6CFF"/>
    <w:rsid w:val="00DE0158"/>
    <w:rsid w:val="00DE2495"/>
    <w:rsid w:val="00DE54C8"/>
    <w:rsid w:val="00DE7544"/>
    <w:rsid w:val="00DF0468"/>
    <w:rsid w:val="00DF28E7"/>
    <w:rsid w:val="00E05E90"/>
    <w:rsid w:val="00E14882"/>
    <w:rsid w:val="00E1565E"/>
    <w:rsid w:val="00E16368"/>
    <w:rsid w:val="00E20C04"/>
    <w:rsid w:val="00E27E3E"/>
    <w:rsid w:val="00E33178"/>
    <w:rsid w:val="00E362E3"/>
    <w:rsid w:val="00E4035B"/>
    <w:rsid w:val="00E61ADE"/>
    <w:rsid w:val="00E70CE5"/>
    <w:rsid w:val="00E87097"/>
    <w:rsid w:val="00E95D70"/>
    <w:rsid w:val="00E97CE5"/>
    <w:rsid w:val="00EA33DA"/>
    <w:rsid w:val="00EA52EC"/>
    <w:rsid w:val="00EC7853"/>
    <w:rsid w:val="00ED64EC"/>
    <w:rsid w:val="00F0053C"/>
    <w:rsid w:val="00F0124D"/>
    <w:rsid w:val="00F079A6"/>
    <w:rsid w:val="00F11A0A"/>
    <w:rsid w:val="00F22240"/>
    <w:rsid w:val="00F330F8"/>
    <w:rsid w:val="00F51F1F"/>
    <w:rsid w:val="00F56065"/>
    <w:rsid w:val="00F66144"/>
    <w:rsid w:val="00F7632B"/>
    <w:rsid w:val="00F77875"/>
    <w:rsid w:val="00F825F1"/>
    <w:rsid w:val="00F8300F"/>
    <w:rsid w:val="00F84640"/>
    <w:rsid w:val="00F848A5"/>
    <w:rsid w:val="00F924BF"/>
    <w:rsid w:val="00FC5D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A943D5"/>
  <w15:docId w15:val="{031A06AE-CCE7-4C7E-A676-DF5C6DA9F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Heading1">
    <w:name w:val="heading 1"/>
    <w:basedOn w:val="Normal"/>
    <w:next w:val="Normal"/>
    <w:link w:val="Heading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Heading2">
    <w:name w:val="heading 2"/>
    <w:basedOn w:val="Normal"/>
    <w:next w:val="Normal"/>
    <w:link w:val="Heading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TableNormal"/>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7CE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7CE5"/>
    <w:rPr>
      <w:rFonts w:ascii="Palatino Linotype" w:hAnsi="Palatino Linotype"/>
      <w:noProof/>
      <w:color w:val="000000"/>
      <w:szCs w:val="18"/>
    </w:rPr>
  </w:style>
  <w:style w:type="paragraph" w:styleId="Header">
    <w:name w:val="header"/>
    <w:basedOn w:val="Normal"/>
    <w:link w:val="Header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loonText">
    <w:name w:val="Balloon Text"/>
    <w:basedOn w:val="Normal"/>
    <w:link w:val="BalloonTextChar"/>
    <w:uiPriority w:val="99"/>
    <w:rsid w:val="00E97CE5"/>
    <w:rPr>
      <w:rFonts w:cs="Tahoma"/>
      <w:szCs w:val="18"/>
    </w:rPr>
  </w:style>
  <w:style w:type="character" w:customStyle="1" w:styleId="BalloonTextChar">
    <w:name w:val="Balloon Text Char"/>
    <w:link w:val="BalloonText"/>
    <w:uiPriority w:val="99"/>
    <w:rsid w:val="00E97CE5"/>
    <w:rPr>
      <w:rFonts w:ascii="Palatino Linotype" w:hAnsi="Palatino Linotype" w:cs="Tahoma"/>
      <w:noProof/>
      <w:color w:val="000000"/>
      <w:szCs w:val="18"/>
    </w:rPr>
  </w:style>
  <w:style w:type="character" w:styleId="LineNumber">
    <w:name w:val="line number"/>
    <w:uiPriority w:val="99"/>
    <w:rsid w:val="007A4A9A"/>
    <w:rPr>
      <w:rFonts w:ascii="Palatino Linotype" w:hAnsi="Palatino Linotype"/>
      <w:sz w:val="16"/>
    </w:rPr>
  </w:style>
  <w:style w:type="table" w:customStyle="1" w:styleId="MDPI41threelinetable">
    <w:name w:val="MDPI_4.1_three_line_table"/>
    <w:basedOn w:val="TableNormal"/>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7CE5"/>
    <w:rPr>
      <w:color w:val="0000FF"/>
      <w:u w:val="single"/>
    </w:rPr>
  </w:style>
  <w:style w:type="character" w:customStyle="1" w:styleId="zmlenmeyenBahsetme1">
    <w:name w:val="Çözümlenmeyen Bahsetme1"/>
    <w:uiPriority w:val="99"/>
    <w:semiHidden/>
    <w:unhideWhenUsed/>
    <w:rsid w:val="008C6908"/>
    <w:rPr>
      <w:color w:val="605E5C"/>
      <w:shd w:val="clear" w:color="auto" w:fill="E1DFDD"/>
    </w:rPr>
  </w:style>
  <w:style w:type="table" w:styleId="PlainTable4">
    <w:name w:val="Plain Table 4"/>
    <w:basedOn w:val="TableNormal"/>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TableNormal"/>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Bibliography">
    <w:name w:val="Bibliography"/>
    <w:basedOn w:val="Normal"/>
    <w:next w:val="Normal"/>
    <w:uiPriority w:val="37"/>
    <w:semiHidden/>
    <w:unhideWhenUsed/>
    <w:rsid w:val="00E97CE5"/>
  </w:style>
  <w:style w:type="paragraph" w:styleId="BodyText">
    <w:name w:val="Body Text"/>
    <w:link w:val="BodyTextChar"/>
    <w:rsid w:val="00E97CE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7CE5"/>
    <w:rPr>
      <w:rFonts w:ascii="Palatino Linotype" w:hAnsi="Palatino Linotype"/>
      <w:color w:val="000000"/>
      <w:sz w:val="24"/>
      <w:lang w:eastAsia="de-DE"/>
    </w:rPr>
  </w:style>
  <w:style w:type="character" w:styleId="CommentReference">
    <w:name w:val="annotation reference"/>
    <w:uiPriority w:val="99"/>
    <w:rsid w:val="00E97CE5"/>
    <w:rPr>
      <w:sz w:val="21"/>
      <w:szCs w:val="21"/>
    </w:rPr>
  </w:style>
  <w:style w:type="paragraph" w:styleId="CommentText">
    <w:name w:val="annotation text"/>
    <w:basedOn w:val="Normal"/>
    <w:link w:val="CommentTextChar"/>
    <w:uiPriority w:val="99"/>
    <w:rsid w:val="00E97CE5"/>
  </w:style>
  <w:style w:type="character" w:customStyle="1" w:styleId="CommentTextChar">
    <w:name w:val="Comment Text Char"/>
    <w:link w:val="CommentText"/>
    <w:uiPriority w:val="99"/>
    <w:rsid w:val="00E97CE5"/>
    <w:rPr>
      <w:rFonts w:ascii="Palatino Linotype" w:hAnsi="Palatino Linotype"/>
      <w:noProof/>
      <w:color w:val="000000"/>
    </w:rPr>
  </w:style>
  <w:style w:type="paragraph" w:styleId="CommentSubject">
    <w:name w:val="annotation subject"/>
    <w:basedOn w:val="CommentText"/>
    <w:next w:val="CommentText"/>
    <w:link w:val="CommentSubjectChar"/>
    <w:uiPriority w:val="99"/>
    <w:rsid w:val="00E97CE5"/>
    <w:rPr>
      <w:b/>
      <w:bCs/>
    </w:rPr>
  </w:style>
  <w:style w:type="character" w:customStyle="1" w:styleId="CommentSubjectChar">
    <w:name w:val="Comment Subject Char"/>
    <w:link w:val="CommentSubject"/>
    <w:uiPriority w:val="99"/>
    <w:rsid w:val="00E97CE5"/>
    <w:rPr>
      <w:rFonts w:ascii="Palatino Linotype" w:hAnsi="Palatino Linotype"/>
      <w:b/>
      <w:bCs/>
      <w:noProof/>
      <w:color w:val="000000"/>
    </w:rPr>
  </w:style>
  <w:style w:type="character" w:styleId="EndnoteReference">
    <w:name w:val="endnote reference"/>
    <w:rsid w:val="00E97CE5"/>
    <w:rPr>
      <w:vertAlign w:val="superscript"/>
    </w:rPr>
  </w:style>
  <w:style w:type="paragraph" w:styleId="EndnoteText">
    <w:name w:val="endnote text"/>
    <w:basedOn w:val="Normal"/>
    <w:link w:val="EndnoteTextChar"/>
    <w:semiHidden/>
    <w:unhideWhenUsed/>
    <w:rsid w:val="00E97CE5"/>
    <w:pPr>
      <w:spacing w:line="240" w:lineRule="auto"/>
    </w:pPr>
  </w:style>
  <w:style w:type="character" w:customStyle="1" w:styleId="EndnoteTextChar">
    <w:name w:val="Endnote Text Char"/>
    <w:link w:val="EndnoteText"/>
    <w:semiHidden/>
    <w:rsid w:val="00E97CE5"/>
    <w:rPr>
      <w:rFonts w:ascii="Palatino Linotype" w:hAnsi="Palatino Linotype"/>
      <w:noProof/>
      <w:color w:val="000000"/>
    </w:rPr>
  </w:style>
  <w:style w:type="character" w:styleId="FollowedHyperlink">
    <w:name w:val="FollowedHyperlink"/>
    <w:rsid w:val="00E97CE5"/>
    <w:rPr>
      <w:color w:val="954F72"/>
      <w:u w:val="single"/>
    </w:rPr>
  </w:style>
  <w:style w:type="paragraph" w:styleId="FootnoteText">
    <w:name w:val="footnote text"/>
    <w:basedOn w:val="Normal"/>
    <w:link w:val="FootnoteTextChar"/>
    <w:semiHidden/>
    <w:unhideWhenUsed/>
    <w:rsid w:val="00E97CE5"/>
    <w:pPr>
      <w:spacing w:line="240" w:lineRule="auto"/>
    </w:pPr>
  </w:style>
  <w:style w:type="character" w:customStyle="1" w:styleId="FootnoteTextChar">
    <w:name w:val="Footnote Text Char"/>
    <w:link w:val="FootnoteText"/>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PageNumber">
    <w:name w:val="page number"/>
    <w:rsid w:val="00E97CE5"/>
  </w:style>
  <w:style w:type="character" w:styleId="PlaceholderText">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Heading1Char">
    <w:name w:val="Heading 1 Char"/>
    <w:basedOn w:val="DefaultParagraphFont"/>
    <w:link w:val="Heading1"/>
    <w:uiPriority w:val="9"/>
    <w:rsid w:val="00AB6167"/>
    <w:rPr>
      <w:rFonts w:ascii="Segoe UI Light" w:eastAsia="Times New Roman" w:hAnsi="Segoe UI Light" w:cs="Segoe UI Light"/>
      <w:color w:val="000000" w:themeColor="text1"/>
      <w:sz w:val="48"/>
      <w:szCs w:val="56"/>
      <w:lang w:eastAsia="en-US"/>
    </w:rPr>
  </w:style>
  <w:style w:type="character" w:customStyle="1" w:styleId="Heading2Char">
    <w:name w:val="Heading 2 Char"/>
    <w:basedOn w:val="DefaultParagraphFont"/>
    <w:link w:val="Heading2"/>
    <w:uiPriority w:val="9"/>
    <w:rsid w:val="00AB6167"/>
    <w:rPr>
      <w:rFonts w:ascii="Segoe UI Light" w:eastAsia="Times New Roman" w:hAnsi="Segoe UI Light" w:cs="Segoe UI Light"/>
      <w:color w:val="000000" w:themeColor="text1"/>
      <w:sz w:val="36"/>
      <w:szCs w:val="36"/>
      <w:lang w:eastAsia="en-US"/>
    </w:rPr>
  </w:style>
  <w:style w:type="paragraph" w:styleId="ListParagraph">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1">
    <w:name w:val="Çözümlenmeyen Bahsetme11"/>
    <w:basedOn w:val="DefaultParagraphFont"/>
    <w:uiPriority w:val="99"/>
    <w:rsid w:val="00AB6167"/>
    <w:rPr>
      <w:color w:val="808080"/>
      <w:shd w:val="clear" w:color="auto" w:fill="E6E6E6"/>
    </w:rPr>
  </w:style>
  <w:style w:type="character" w:customStyle="1" w:styleId="rpv-coretext-layer-text">
    <w:name w:val="rpv-core__text-layer-text"/>
    <w:basedOn w:val="DefaultParagraphFont"/>
    <w:rsid w:val="00AB6167"/>
  </w:style>
  <w:style w:type="table" w:styleId="PlainTable2">
    <w:name w:val="Plain Table 2"/>
    <w:basedOn w:val="TableNormal"/>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890EE5"/>
    <w:rPr>
      <w:rFonts w:ascii="Palatino Linotype" w:hAnsi="Palatino Linotype"/>
      <w:noProof/>
      <w:color w:val="000000"/>
    </w:rPr>
  </w:style>
  <w:style w:type="character" w:customStyle="1" w:styleId="writecontent-moduleinputsentence--rklzx">
    <w:name w:val="writecontent-module__inputsentence--rklzx"/>
    <w:basedOn w:val="DefaultParagraphFont"/>
    <w:rsid w:val="00730EFE"/>
  </w:style>
  <w:style w:type="character" w:customStyle="1" w:styleId="writecontent-moduleinputword--bssz">
    <w:name w:val="writecontent-module__inputword--bs_sz"/>
    <w:basedOn w:val="DefaultParagraphFont"/>
    <w:rsid w:val="00730EFE"/>
  </w:style>
  <w:style w:type="character" w:customStyle="1" w:styleId="writecontent-modulehighlight--wnzwc">
    <w:name w:val="writecontent-module__highlight--wnzwc"/>
    <w:basedOn w:val="DefaultParagraphFont"/>
    <w:rsid w:val="0073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396">
      <w:bodyDiv w:val="1"/>
      <w:marLeft w:val="0"/>
      <w:marRight w:val="0"/>
      <w:marTop w:val="0"/>
      <w:marBottom w:val="0"/>
      <w:divBdr>
        <w:top w:val="none" w:sz="0" w:space="0" w:color="auto"/>
        <w:left w:val="none" w:sz="0" w:space="0" w:color="auto"/>
        <w:bottom w:val="none" w:sz="0" w:space="0" w:color="auto"/>
        <w:right w:val="none" w:sz="0" w:space="0" w:color="auto"/>
      </w:divBdr>
      <w:divsChild>
        <w:div w:id="15230761">
          <w:marLeft w:val="640"/>
          <w:marRight w:val="0"/>
          <w:marTop w:val="0"/>
          <w:marBottom w:val="0"/>
          <w:divBdr>
            <w:top w:val="none" w:sz="0" w:space="0" w:color="auto"/>
            <w:left w:val="none" w:sz="0" w:space="0" w:color="auto"/>
            <w:bottom w:val="none" w:sz="0" w:space="0" w:color="auto"/>
            <w:right w:val="none" w:sz="0" w:space="0" w:color="auto"/>
          </w:divBdr>
        </w:div>
        <w:div w:id="24524412">
          <w:marLeft w:val="640"/>
          <w:marRight w:val="0"/>
          <w:marTop w:val="0"/>
          <w:marBottom w:val="0"/>
          <w:divBdr>
            <w:top w:val="none" w:sz="0" w:space="0" w:color="auto"/>
            <w:left w:val="none" w:sz="0" w:space="0" w:color="auto"/>
            <w:bottom w:val="none" w:sz="0" w:space="0" w:color="auto"/>
            <w:right w:val="none" w:sz="0" w:space="0" w:color="auto"/>
          </w:divBdr>
        </w:div>
        <w:div w:id="38018881">
          <w:marLeft w:val="640"/>
          <w:marRight w:val="0"/>
          <w:marTop w:val="0"/>
          <w:marBottom w:val="0"/>
          <w:divBdr>
            <w:top w:val="none" w:sz="0" w:space="0" w:color="auto"/>
            <w:left w:val="none" w:sz="0" w:space="0" w:color="auto"/>
            <w:bottom w:val="none" w:sz="0" w:space="0" w:color="auto"/>
            <w:right w:val="none" w:sz="0" w:space="0" w:color="auto"/>
          </w:divBdr>
        </w:div>
        <w:div w:id="85226216">
          <w:marLeft w:val="640"/>
          <w:marRight w:val="0"/>
          <w:marTop w:val="0"/>
          <w:marBottom w:val="0"/>
          <w:divBdr>
            <w:top w:val="none" w:sz="0" w:space="0" w:color="auto"/>
            <w:left w:val="none" w:sz="0" w:space="0" w:color="auto"/>
            <w:bottom w:val="none" w:sz="0" w:space="0" w:color="auto"/>
            <w:right w:val="none" w:sz="0" w:space="0" w:color="auto"/>
          </w:divBdr>
        </w:div>
        <w:div w:id="193155424">
          <w:marLeft w:val="640"/>
          <w:marRight w:val="0"/>
          <w:marTop w:val="0"/>
          <w:marBottom w:val="0"/>
          <w:divBdr>
            <w:top w:val="none" w:sz="0" w:space="0" w:color="auto"/>
            <w:left w:val="none" w:sz="0" w:space="0" w:color="auto"/>
            <w:bottom w:val="none" w:sz="0" w:space="0" w:color="auto"/>
            <w:right w:val="none" w:sz="0" w:space="0" w:color="auto"/>
          </w:divBdr>
        </w:div>
        <w:div w:id="338627224">
          <w:marLeft w:val="640"/>
          <w:marRight w:val="0"/>
          <w:marTop w:val="0"/>
          <w:marBottom w:val="0"/>
          <w:divBdr>
            <w:top w:val="none" w:sz="0" w:space="0" w:color="auto"/>
            <w:left w:val="none" w:sz="0" w:space="0" w:color="auto"/>
            <w:bottom w:val="none" w:sz="0" w:space="0" w:color="auto"/>
            <w:right w:val="none" w:sz="0" w:space="0" w:color="auto"/>
          </w:divBdr>
        </w:div>
        <w:div w:id="387730743">
          <w:marLeft w:val="640"/>
          <w:marRight w:val="0"/>
          <w:marTop w:val="0"/>
          <w:marBottom w:val="0"/>
          <w:divBdr>
            <w:top w:val="none" w:sz="0" w:space="0" w:color="auto"/>
            <w:left w:val="none" w:sz="0" w:space="0" w:color="auto"/>
            <w:bottom w:val="none" w:sz="0" w:space="0" w:color="auto"/>
            <w:right w:val="none" w:sz="0" w:space="0" w:color="auto"/>
          </w:divBdr>
        </w:div>
        <w:div w:id="438567274">
          <w:marLeft w:val="640"/>
          <w:marRight w:val="0"/>
          <w:marTop w:val="0"/>
          <w:marBottom w:val="0"/>
          <w:divBdr>
            <w:top w:val="none" w:sz="0" w:space="0" w:color="auto"/>
            <w:left w:val="none" w:sz="0" w:space="0" w:color="auto"/>
            <w:bottom w:val="none" w:sz="0" w:space="0" w:color="auto"/>
            <w:right w:val="none" w:sz="0" w:space="0" w:color="auto"/>
          </w:divBdr>
        </w:div>
        <w:div w:id="535394462">
          <w:marLeft w:val="640"/>
          <w:marRight w:val="0"/>
          <w:marTop w:val="0"/>
          <w:marBottom w:val="0"/>
          <w:divBdr>
            <w:top w:val="none" w:sz="0" w:space="0" w:color="auto"/>
            <w:left w:val="none" w:sz="0" w:space="0" w:color="auto"/>
            <w:bottom w:val="none" w:sz="0" w:space="0" w:color="auto"/>
            <w:right w:val="none" w:sz="0" w:space="0" w:color="auto"/>
          </w:divBdr>
        </w:div>
        <w:div w:id="801734024">
          <w:marLeft w:val="640"/>
          <w:marRight w:val="0"/>
          <w:marTop w:val="0"/>
          <w:marBottom w:val="0"/>
          <w:divBdr>
            <w:top w:val="none" w:sz="0" w:space="0" w:color="auto"/>
            <w:left w:val="none" w:sz="0" w:space="0" w:color="auto"/>
            <w:bottom w:val="none" w:sz="0" w:space="0" w:color="auto"/>
            <w:right w:val="none" w:sz="0" w:space="0" w:color="auto"/>
          </w:divBdr>
        </w:div>
        <w:div w:id="810710610">
          <w:marLeft w:val="640"/>
          <w:marRight w:val="0"/>
          <w:marTop w:val="0"/>
          <w:marBottom w:val="0"/>
          <w:divBdr>
            <w:top w:val="none" w:sz="0" w:space="0" w:color="auto"/>
            <w:left w:val="none" w:sz="0" w:space="0" w:color="auto"/>
            <w:bottom w:val="none" w:sz="0" w:space="0" w:color="auto"/>
            <w:right w:val="none" w:sz="0" w:space="0" w:color="auto"/>
          </w:divBdr>
        </w:div>
        <w:div w:id="871721646">
          <w:marLeft w:val="640"/>
          <w:marRight w:val="0"/>
          <w:marTop w:val="0"/>
          <w:marBottom w:val="0"/>
          <w:divBdr>
            <w:top w:val="none" w:sz="0" w:space="0" w:color="auto"/>
            <w:left w:val="none" w:sz="0" w:space="0" w:color="auto"/>
            <w:bottom w:val="none" w:sz="0" w:space="0" w:color="auto"/>
            <w:right w:val="none" w:sz="0" w:space="0" w:color="auto"/>
          </w:divBdr>
        </w:div>
        <w:div w:id="877011744">
          <w:marLeft w:val="640"/>
          <w:marRight w:val="0"/>
          <w:marTop w:val="0"/>
          <w:marBottom w:val="0"/>
          <w:divBdr>
            <w:top w:val="none" w:sz="0" w:space="0" w:color="auto"/>
            <w:left w:val="none" w:sz="0" w:space="0" w:color="auto"/>
            <w:bottom w:val="none" w:sz="0" w:space="0" w:color="auto"/>
            <w:right w:val="none" w:sz="0" w:space="0" w:color="auto"/>
          </w:divBdr>
        </w:div>
        <w:div w:id="996960164">
          <w:marLeft w:val="640"/>
          <w:marRight w:val="0"/>
          <w:marTop w:val="0"/>
          <w:marBottom w:val="0"/>
          <w:divBdr>
            <w:top w:val="none" w:sz="0" w:space="0" w:color="auto"/>
            <w:left w:val="none" w:sz="0" w:space="0" w:color="auto"/>
            <w:bottom w:val="none" w:sz="0" w:space="0" w:color="auto"/>
            <w:right w:val="none" w:sz="0" w:space="0" w:color="auto"/>
          </w:divBdr>
        </w:div>
        <w:div w:id="1002243016">
          <w:marLeft w:val="640"/>
          <w:marRight w:val="0"/>
          <w:marTop w:val="0"/>
          <w:marBottom w:val="0"/>
          <w:divBdr>
            <w:top w:val="none" w:sz="0" w:space="0" w:color="auto"/>
            <w:left w:val="none" w:sz="0" w:space="0" w:color="auto"/>
            <w:bottom w:val="none" w:sz="0" w:space="0" w:color="auto"/>
            <w:right w:val="none" w:sz="0" w:space="0" w:color="auto"/>
          </w:divBdr>
        </w:div>
        <w:div w:id="1044910100">
          <w:marLeft w:val="640"/>
          <w:marRight w:val="0"/>
          <w:marTop w:val="0"/>
          <w:marBottom w:val="0"/>
          <w:divBdr>
            <w:top w:val="none" w:sz="0" w:space="0" w:color="auto"/>
            <w:left w:val="none" w:sz="0" w:space="0" w:color="auto"/>
            <w:bottom w:val="none" w:sz="0" w:space="0" w:color="auto"/>
            <w:right w:val="none" w:sz="0" w:space="0" w:color="auto"/>
          </w:divBdr>
        </w:div>
        <w:div w:id="1058868221">
          <w:marLeft w:val="640"/>
          <w:marRight w:val="0"/>
          <w:marTop w:val="0"/>
          <w:marBottom w:val="0"/>
          <w:divBdr>
            <w:top w:val="none" w:sz="0" w:space="0" w:color="auto"/>
            <w:left w:val="none" w:sz="0" w:space="0" w:color="auto"/>
            <w:bottom w:val="none" w:sz="0" w:space="0" w:color="auto"/>
            <w:right w:val="none" w:sz="0" w:space="0" w:color="auto"/>
          </w:divBdr>
        </w:div>
        <w:div w:id="1107310787">
          <w:marLeft w:val="640"/>
          <w:marRight w:val="0"/>
          <w:marTop w:val="0"/>
          <w:marBottom w:val="0"/>
          <w:divBdr>
            <w:top w:val="none" w:sz="0" w:space="0" w:color="auto"/>
            <w:left w:val="none" w:sz="0" w:space="0" w:color="auto"/>
            <w:bottom w:val="none" w:sz="0" w:space="0" w:color="auto"/>
            <w:right w:val="none" w:sz="0" w:space="0" w:color="auto"/>
          </w:divBdr>
        </w:div>
        <w:div w:id="1133015875">
          <w:marLeft w:val="640"/>
          <w:marRight w:val="0"/>
          <w:marTop w:val="0"/>
          <w:marBottom w:val="0"/>
          <w:divBdr>
            <w:top w:val="none" w:sz="0" w:space="0" w:color="auto"/>
            <w:left w:val="none" w:sz="0" w:space="0" w:color="auto"/>
            <w:bottom w:val="none" w:sz="0" w:space="0" w:color="auto"/>
            <w:right w:val="none" w:sz="0" w:space="0" w:color="auto"/>
          </w:divBdr>
        </w:div>
        <w:div w:id="1211116626">
          <w:marLeft w:val="640"/>
          <w:marRight w:val="0"/>
          <w:marTop w:val="0"/>
          <w:marBottom w:val="0"/>
          <w:divBdr>
            <w:top w:val="none" w:sz="0" w:space="0" w:color="auto"/>
            <w:left w:val="none" w:sz="0" w:space="0" w:color="auto"/>
            <w:bottom w:val="none" w:sz="0" w:space="0" w:color="auto"/>
            <w:right w:val="none" w:sz="0" w:space="0" w:color="auto"/>
          </w:divBdr>
        </w:div>
        <w:div w:id="1249844645">
          <w:marLeft w:val="640"/>
          <w:marRight w:val="0"/>
          <w:marTop w:val="0"/>
          <w:marBottom w:val="0"/>
          <w:divBdr>
            <w:top w:val="none" w:sz="0" w:space="0" w:color="auto"/>
            <w:left w:val="none" w:sz="0" w:space="0" w:color="auto"/>
            <w:bottom w:val="none" w:sz="0" w:space="0" w:color="auto"/>
            <w:right w:val="none" w:sz="0" w:space="0" w:color="auto"/>
          </w:divBdr>
        </w:div>
        <w:div w:id="1295023016">
          <w:marLeft w:val="640"/>
          <w:marRight w:val="0"/>
          <w:marTop w:val="0"/>
          <w:marBottom w:val="0"/>
          <w:divBdr>
            <w:top w:val="none" w:sz="0" w:space="0" w:color="auto"/>
            <w:left w:val="none" w:sz="0" w:space="0" w:color="auto"/>
            <w:bottom w:val="none" w:sz="0" w:space="0" w:color="auto"/>
            <w:right w:val="none" w:sz="0" w:space="0" w:color="auto"/>
          </w:divBdr>
        </w:div>
        <w:div w:id="1375736007">
          <w:marLeft w:val="640"/>
          <w:marRight w:val="0"/>
          <w:marTop w:val="0"/>
          <w:marBottom w:val="0"/>
          <w:divBdr>
            <w:top w:val="none" w:sz="0" w:space="0" w:color="auto"/>
            <w:left w:val="none" w:sz="0" w:space="0" w:color="auto"/>
            <w:bottom w:val="none" w:sz="0" w:space="0" w:color="auto"/>
            <w:right w:val="none" w:sz="0" w:space="0" w:color="auto"/>
          </w:divBdr>
        </w:div>
        <w:div w:id="1384018100">
          <w:marLeft w:val="640"/>
          <w:marRight w:val="0"/>
          <w:marTop w:val="0"/>
          <w:marBottom w:val="0"/>
          <w:divBdr>
            <w:top w:val="none" w:sz="0" w:space="0" w:color="auto"/>
            <w:left w:val="none" w:sz="0" w:space="0" w:color="auto"/>
            <w:bottom w:val="none" w:sz="0" w:space="0" w:color="auto"/>
            <w:right w:val="none" w:sz="0" w:space="0" w:color="auto"/>
          </w:divBdr>
        </w:div>
        <w:div w:id="1402563204">
          <w:marLeft w:val="640"/>
          <w:marRight w:val="0"/>
          <w:marTop w:val="0"/>
          <w:marBottom w:val="0"/>
          <w:divBdr>
            <w:top w:val="none" w:sz="0" w:space="0" w:color="auto"/>
            <w:left w:val="none" w:sz="0" w:space="0" w:color="auto"/>
            <w:bottom w:val="none" w:sz="0" w:space="0" w:color="auto"/>
            <w:right w:val="none" w:sz="0" w:space="0" w:color="auto"/>
          </w:divBdr>
        </w:div>
        <w:div w:id="1402944782">
          <w:marLeft w:val="640"/>
          <w:marRight w:val="0"/>
          <w:marTop w:val="0"/>
          <w:marBottom w:val="0"/>
          <w:divBdr>
            <w:top w:val="none" w:sz="0" w:space="0" w:color="auto"/>
            <w:left w:val="none" w:sz="0" w:space="0" w:color="auto"/>
            <w:bottom w:val="none" w:sz="0" w:space="0" w:color="auto"/>
            <w:right w:val="none" w:sz="0" w:space="0" w:color="auto"/>
          </w:divBdr>
        </w:div>
        <w:div w:id="1410075358">
          <w:marLeft w:val="640"/>
          <w:marRight w:val="0"/>
          <w:marTop w:val="0"/>
          <w:marBottom w:val="0"/>
          <w:divBdr>
            <w:top w:val="none" w:sz="0" w:space="0" w:color="auto"/>
            <w:left w:val="none" w:sz="0" w:space="0" w:color="auto"/>
            <w:bottom w:val="none" w:sz="0" w:space="0" w:color="auto"/>
            <w:right w:val="none" w:sz="0" w:space="0" w:color="auto"/>
          </w:divBdr>
        </w:div>
        <w:div w:id="1457917697">
          <w:marLeft w:val="640"/>
          <w:marRight w:val="0"/>
          <w:marTop w:val="0"/>
          <w:marBottom w:val="0"/>
          <w:divBdr>
            <w:top w:val="none" w:sz="0" w:space="0" w:color="auto"/>
            <w:left w:val="none" w:sz="0" w:space="0" w:color="auto"/>
            <w:bottom w:val="none" w:sz="0" w:space="0" w:color="auto"/>
            <w:right w:val="none" w:sz="0" w:space="0" w:color="auto"/>
          </w:divBdr>
        </w:div>
        <w:div w:id="1548032909">
          <w:marLeft w:val="640"/>
          <w:marRight w:val="0"/>
          <w:marTop w:val="0"/>
          <w:marBottom w:val="0"/>
          <w:divBdr>
            <w:top w:val="none" w:sz="0" w:space="0" w:color="auto"/>
            <w:left w:val="none" w:sz="0" w:space="0" w:color="auto"/>
            <w:bottom w:val="none" w:sz="0" w:space="0" w:color="auto"/>
            <w:right w:val="none" w:sz="0" w:space="0" w:color="auto"/>
          </w:divBdr>
        </w:div>
        <w:div w:id="1594780457">
          <w:marLeft w:val="640"/>
          <w:marRight w:val="0"/>
          <w:marTop w:val="0"/>
          <w:marBottom w:val="0"/>
          <w:divBdr>
            <w:top w:val="none" w:sz="0" w:space="0" w:color="auto"/>
            <w:left w:val="none" w:sz="0" w:space="0" w:color="auto"/>
            <w:bottom w:val="none" w:sz="0" w:space="0" w:color="auto"/>
            <w:right w:val="none" w:sz="0" w:space="0" w:color="auto"/>
          </w:divBdr>
        </w:div>
        <w:div w:id="1620987414">
          <w:marLeft w:val="640"/>
          <w:marRight w:val="0"/>
          <w:marTop w:val="0"/>
          <w:marBottom w:val="0"/>
          <w:divBdr>
            <w:top w:val="none" w:sz="0" w:space="0" w:color="auto"/>
            <w:left w:val="none" w:sz="0" w:space="0" w:color="auto"/>
            <w:bottom w:val="none" w:sz="0" w:space="0" w:color="auto"/>
            <w:right w:val="none" w:sz="0" w:space="0" w:color="auto"/>
          </w:divBdr>
        </w:div>
        <w:div w:id="1630086677">
          <w:marLeft w:val="640"/>
          <w:marRight w:val="0"/>
          <w:marTop w:val="0"/>
          <w:marBottom w:val="0"/>
          <w:divBdr>
            <w:top w:val="none" w:sz="0" w:space="0" w:color="auto"/>
            <w:left w:val="none" w:sz="0" w:space="0" w:color="auto"/>
            <w:bottom w:val="none" w:sz="0" w:space="0" w:color="auto"/>
            <w:right w:val="none" w:sz="0" w:space="0" w:color="auto"/>
          </w:divBdr>
        </w:div>
        <w:div w:id="1763377832">
          <w:marLeft w:val="640"/>
          <w:marRight w:val="0"/>
          <w:marTop w:val="0"/>
          <w:marBottom w:val="0"/>
          <w:divBdr>
            <w:top w:val="none" w:sz="0" w:space="0" w:color="auto"/>
            <w:left w:val="none" w:sz="0" w:space="0" w:color="auto"/>
            <w:bottom w:val="none" w:sz="0" w:space="0" w:color="auto"/>
            <w:right w:val="none" w:sz="0" w:space="0" w:color="auto"/>
          </w:divBdr>
        </w:div>
        <w:div w:id="1790121727">
          <w:marLeft w:val="640"/>
          <w:marRight w:val="0"/>
          <w:marTop w:val="0"/>
          <w:marBottom w:val="0"/>
          <w:divBdr>
            <w:top w:val="none" w:sz="0" w:space="0" w:color="auto"/>
            <w:left w:val="none" w:sz="0" w:space="0" w:color="auto"/>
            <w:bottom w:val="none" w:sz="0" w:space="0" w:color="auto"/>
            <w:right w:val="none" w:sz="0" w:space="0" w:color="auto"/>
          </w:divBdr>
        </w:div>
        <w:div w:id="1991251965">
          <w:marLeft w:val="640"/>
          <w:marRight w:val="0"/>
          <w:marTop w:val="0"/>
          <w:marBottom w:val="0"/>
          <w:divBdr>
            <w:top w:val="none" w:sz="0" w:space="0" w:color="auto"/>
            <w:left w:val="none" w:sz="0" w:space="0" w:color="auto"/>
            <w:bottom w:val="none" w:sz="0" w:space="0" w:color="auto"/>
            <w:right w:val="none" w:sz="0" w:space="0" w:color="auto"/>
          </w:divBdr>
        </w:div>
        <w:div w:id="2019236655">
          <w:marLeft w:val="640"/>
          <w:marRight w:val="0"/>
          <w:marTop w:val="0"/>
          <w:marBottom w:val="0"/>
          <w:divBdr>
            <w:top w:val="none" w:sz="0" w:space="0" w:color="auto"/>
            <w:left w:val="none" w:sz="0" w:space="0" w:color="auto"/>
            <w:bottom w:val="none" w:sz="0" w:space="0" w:color="auto"/>
            <w:right w:val="none" w:sz="0" w:space="0" w:color="auto"/>
          </w:divBdr>
        </w:div>
        <w:div w:id="2029793299">
          <w:marLeft w:val="640"/>
          <w:marRight w:val="0"/>
          <w:marTop w:val="0"/>
          <w:marBottom w:val="0"/>
          <w:divBdr>
            <w:top w:val="none" w:sz="0" w:space="0" w:color="auto"/>
            <w:left w:val="none" w:sz="0" w:space="0" w:color="auto"/>
            <w:bottom w:val="none" w:sz="0" w:space="0" w:color="auto"/>
            <w:right w:val="none" w:sz="0" w:space="0" w:color="auto"/>
          </w:divBdr>
        </w:div>
        <w:div w:id="2059359844">
          <w:marLeft w:val="640"/>
          <w:marRight w:val="0"/>
          <w:marTop w:val="0"/>
          <w:marBottom w:val="0"/>
          <w:divBdr>
            <w:top w:val="none" w:sz="0" w:space="0" w:color="auto"/>
            <w:left w:val="none" w:sz="0" w:space="0" w:color="auto"/>
            <w:bottom w:val="none" w:sz="0" w:space="0" w:color="auto"/>
            <w:right w:val="none" w:sz="0" w:space="0" w:color="auto"/>
          </w:divBdr>
        </w:div>
        <w:div w:id="2098016124">
          <w:marLeft w:val="640"/>
          <w:marRight w:val="0"/>
          <w:marTop w:val="0"/>
          <w:marBottom w:val="0"/>
          <w:divBdr>
            <w:top w:val="none" w:sz="0" w:space="0" w:color="auto"/>
            <w:left w:val="none" w:sz="0" w:space="0" w:color="auto"/>
            <w:bottom w:val="none" w:sz="0" w:space="0" w:color="auto"/>
            <w:right w:val="none" w:sz="0" w:space="0" w:color="auto"/>
          </w:divBdr>
        </w:div>
        <w:div w:id="2122724618">
          <w:marLeft w:val="640"/>
          <w:marRight w:val="0"/>
          <w:marTop w:val="0"/>
          <w:marBottom w:val="0"/>
          <w:divBdr>
            <w:top w:val="none" w:sz="0" w:space="0" w:color="auto"/>
            <w:left w:val="none" w:sz="0" w:space="0" w:color="auto"/>
            <w:bottom w:val="none" w:sz="0" w:space="0" w:color="auto"/>
            <w:right w:val="none" w:sz="0" w:space="0" w:color="auto"/>
          </w:divBdr>
        </w:div>
      </w:divsChild>
    </w:div>
    <w:div w:id="13387818">
      <w:bodyDiv w:val="1"/>
      <w:marLeft w:val="0"/>
      <w:marRight w:val="0"/>
      <w:marTop w:val="0"/>
      <w:marBottom w:val="0"/>
      <w:divBdr>
        <w:top w:val="none" w:sz="0" w:space="0" w:color="auto"/>
        <w:left w:val="none" w:sz="0" w:space="0" w:color="auto"/>
        <w:bottom w:val="none" w:sz="0" w:space="0" w:color="auto"/>
        <w:right w:val="none" w:sz="0" w:space="0" w:color="auto"/>
      </w:divBdr>
      <w:divsChild>
        <w:div w:id="85004390">
          <w:marLeft w:val="640"/>
          <w:marRight w:val="0"/>
          <w:marTop w:val="0"/>
          <w:marBottom w:val="0"/>
          <w:divBdr>
            <w:top w:val="none" w:sz="0" w:space="0" w:color="auto"/>
            <w:left w:val="none" w:sz="0" w:space="0" w:color="auto"/>
            <w:bottom w:val="none" w:sz="0" w:space="0" w:color="auto"/>
            <w:right w:val="none" w:sz="0" w:space="0" w:color="auto"/>
          </w:divBdr>
        </w:div>
        <w:div w:id="207304261">
          <w:marLeft w:val="640"/>
          <w:marRight w:val="0"/>
          <w:marTop w:val="0"/>
          <w:marBottom w:val="0"/>
          <w:divBdr>
            <w:top w:val="none" w:sz="0" w:space="0" w:color="auto"/>
            <w:left w:val="none" w:sz="0" w:space="0" w:color="auto"/>
            <w:bottom w:val="none" w:sz="0" w:space="0" w:color="auto"/>
            <w:right w:val="none" w:sz="0" w:space="0" w:color="auto"/>
          </w:divBdr>
        </w:div>
        <w:div w:id="314993164">
          <w:marLeft w:val="640"/>
          <w:marRight w:val="0"/>
          <w:marTop w:val="0"/>
          <w:marBottom w:val="0"/>
          <w:divBdr>
            <w:top w:val="none" w:sz="0" w:space="0" w:color="auto"/>
            <w:left w:val="none" w:sz="0" w:space="0" w:color="auto"/>
            <w:bottom w:val="none" w:sz="0" w:space="0" w:color="auto"/>
            <w:right w:val="none" w:sz="0" w:space="0" w:color="auto"/>
          </w:divBdr>
        </w:div>
        <w:div w:id="338702611">
          <w:marLeft w:val="640"/>
          <w:marRight w:val="0"/>
          <w:marTop w:val="0"/>
          <w:marBottom w:val="0"/>
          <w:divBdr>
            <w:top w:val="none" w:sz="0" w:space="0" w:color="auto"/>
            <w:left w:val="none" w:sz="0" w:space="0" w:color="auto"/>
            <w:bottom w:val="none" w:sz="0" w:space="0" w:color="auto"/>
            <w:right w:val="none" w:sz="0" w:space="0" w:color="auto"/>
          </w:divBdr>
        </w:div>
        <w:div w:id="400098126">
          <w:marLeft w:val="640"/>
          <w:marRight w:val="0"/>
          <w:marTop w:val="0"/>
          <w:marBottom w:val="0"/>
          <w:divBdr>
            <w:top w:val="none" w:sz="0" w:space="0" w:color="auto"/>
            <w:left w:val="none" w:sz="0" w:space="0" w:color="auto"/>
            <w:bottom w:val="none" w:sz="0" w:space="0" w:color="auto"/>
            <w:right w:val="none" w:sz="0" w:space="0" w:color="auto"/>
          </w:divBdr>
        </w:div>
        <w:div w:id="413598585">
          <w:marLeft w:val="640"/>
          <w:marRight w:val="0"/>
          <w:marTop w:val="0"/>
          <w:marBottom w:val="0"/>
          <w:divBdr>
            <w:top w:val="none" w:sz="0" w:space="0" w:color="auto"/>
            <w:left w:val="none" w:sz="0" w:space="0" w:color="auto"/>
            <w:bottom w:val="none" w:sz="0" w:space="0" w:color="auto"/>
            <w:right w:val="none" w:sz="0" w:space="0" w:color="auto"/>
          </w:divBdr>
        </w:div>
        <w:div w:id="538863228">
          <w:marLeft w:val="640"/>
          <w:marRight w:val="0"/>
          <w:marTop w:val="0"/>
          <w:marBottom w:val="0"/>
          <w:divBdr>
            <w:top w:val="none" w:sz="0" w:space="0" w:color="auto"/>
            <w:left w:val="none" w:sz="0" w:space="0" w:color="auto"/>
            <w:bottom w:val="none" w:sz="0" w:space="0" w:color="auto"/>
            <w:right w:val="none" w:sz="0" w:space="0" w:color="auto"/>
          </w:divBdr>
        </w:div>
        <w:div w:id="587731403">
          <w:marLeft w:val="640"/>
          <w:marRight w:val="0"/>
          <w:marTop w:val="0"/>
          <w:marBottom w:val="0"/>
          <w:divBdr>
            <w:top w:val="none" w:sz="0" w:space="0" w:color="auto"/>
            <w:left w:val="none" w:sz="0" w:space="0" w:color="auto"/>
            <w:bottom w:val="none" w:sz="0" w:space="0" w:color="auto"/>
            <w:right w:val="none" w:sz="0" w:space="0" w:color="auto"/>
          </w:divBdr>
        </w:div>
        <w:div w:id="629749673">
          <w:marLeft w:val="640"/>
          <w:marRight w:val="0"/>
          <w:marTop w:val="0"/>
          <w:marBottom w:val="0"/>
          <w:divBdr>
            <w:top w:val="none" w:sz="0" w:space="0" w:color="auto"/>
            <w:left w:val="none" w:sz="0" w:space="0" w:color="auto"/>
            <w:bottom w:val="none" w:sz="0" w:space="0" w:color="auto"/>
            <w:right w:val="none" w:sz="0" w:space="0" w:color="auto"/>
          </w:divBdr>
        </w:div>
        <w:div w:id="963775782">
          <w:marLeft w:val="640"/>
          <w:marRight w:val="0"/>
          <w:marTop w:val="0"/>
          <w:marBottom w:val="0"/>
          <w:divBdr>
            <w:top w:val="none" w:sz="0" w:space="0" w:color="auto"/>
            <w:left w:val="none" w:sz="0" w:space="0" w:color="auto"/>
            <w:bottom w:val="none" w:sz="0" w:space="0" w:color="auto"/>
            <w:right w:val="none" w:sz="0" w:space="0" w:color="auto"/>
          </w:divBdr>
        </w:div>
        <w:div w:id="1029332697">
          <w:marLeft w:val="640"/>
          <w:marRight w:val="0"/>
          <w:marTop w:val="0"/>
          <w:marBottom w:val="0"/>
          <w:divBdr>
            <w:top w:val="none" w:sz="0" w:space="0" w:color="auto"/>
            <w:left w:val="none" w:sz="0" w:space="0" w:color="auto"/>
            <w:bottom w:val="none" w:sz="0" w:space="0" w:color="auto"/>
            <w:right w:val="none" w:sz="0" w:space="0" w:color="auto"/>
          </w:divBdr>
        </w:div>
        <w:div w:id="1114982861">
          <w:marLeft w:val="640"/>
          <w:marRight w:val="0"/>
          <w:marTop w:val="0"/>
          <w:marBottom w:val="0"/>
          <w:divBdr>
            <w:top w:val="none" w:sz="0" w:space="0" w:color="auto"/>
            <w:left w:val="none" w:sz="0" w:space="0" w:color="auto"/>
            <w:bottom w:val="none" w:sz="0" w:space="0" w:color="auto"/>
            <w:right w:val="none" w:sz="0" w:space="0" w:color="auto"/>
          </w:divBdr>
        </w:div>
        <w:div w:id="1137453975">
          <w:marLeft w:val="640"/>
          <w:marRight w:val="0"/>
          <w:marTop w:val="0"/>
          <w:marBottom w:val="0"/>
          <w:divBdr>
            <w:top w:val="none" w:sz="0" w:space="0" w:color="auto"/>
            <w:left w:val="none" w:sz="0" w:space="0" w:color="auto"/>
            <w:bottom w:val="none" w:sz="0" w:space="0" w:color="auto"/>
            <w:right w:val="none" w:sz="0" w:space="0" w:color="auto"/>
          </w:divBdr>
        </w:div>
        <w:div w:id="1148520419">
          <w:marLeft w:val="640"/>
          <w:marRight w:val="0"/>
          <w:marTop w:val="0"/>
          <w:marBottom w:val="0"/>
          <w:divBdr>
            <w:top w:val="none" w:sz="0" w:space="0" w:color="auto"/>
            <w:left w:val="none" w:sz="0" w:space="0" w:color="auto"/>
            <w:bottom w:val="none" w:sz="0" w:space="0" w:color="auto"/>
            <w:right w:val="none" w:sz="0" w:space="0" w:color="auto"/>
          </w:divBdr>
        </w:div>
        <w:div w:id="1181818111">
          <w:marLeft w:val="640"/>
          <w:marRight w:val="0"/>
          <w:marTop w:val="0"/>
          <w:marBottom w:val="0"/>
          <w:divBdr>
            <w:top w:val="none" w:sz="0" w:space="0" w:color="auto"/>
            <w:left w:val="none" w:sz="0" w:space="0" w:color="auto"/>
            <w:bottom w:val="none" w:sz="0" w:space="0" w:color="auto"/>
            <w:right w:val="none" w:sz="0" w:space="0" w:color="auto"/>
          </w:divBdr>
        </w:div>
        <w:div w:id="1200775012">
          <w:marLeft w:val="640"/>
          <w:marRight w:val="0"/>
          <w:marTop w:val="0"/>
          <w:marBottom w:val="0"/>
          <w:divBdr>
            <w:top w:val="none" w:sz="0" w:space="0" w:color="auto"/>
            <w:left w:val="none" w:sz="0" w:space="0" w:color="auto"/>
            <w:bottom w:val="none" w:sz="0" w:space="0" w:color="auto"/>
            <w:right w:val="none" w:sz="0" w:space="0" w:color="auto"/>
          </w:divBdr>
        </w:div>
        <w:div w:id="1314525078">
          <w:marLeft w:val="640"/>
          <w:marRight w:val="0"/>
          <w:marTop w:val="0"/>
          <w:marBottom w:val="0"/>
          <w:divBdr>
            <w:top w:val="none" w:sz="0" w:space="0" w:color="auto"/>
            <w:left w:val="none" w:sz="0" w:space="0" w:color="auto"/>
            <w:bottom w:val="none" w:sz="0" w:space="0" w:color="auto"/>
            <w:right w:val="none" w:sz="0" w:space="0" w:color="auto"/>
          </w:divBdr>
        </w:div>
        <w:div w:id="1357779643">
          <w:marLeft w:val="640"/>
          <w:marRight w:val="0"/>
          <w:marTop w:val="0"/>
          <w:marBottom w:val="0"/>
          <w:divBdr>
            <w:top w:val="none" w:sz="0" w:space="0" w:color="auto"/>
            <w:left w:val="none" w:sz="0" w:space="0" w:color="auto"/>
            <w:bottom w:val="none" w:sz="0" w:space="0" w:color="auto"/>
            <w:right w:val="none" w:sz="0" w:space="0" w:color="auto"/>
          </w:divBdr>
        </w:div>
        <w:div w:id="1379403292">
          <w:marLeft w:val="640"/>
          <w:marRight w:val="0"/>
          <w:marTop w:val="0"/>
          <w:marBottom w:val="0"/>
          <w:divBdr>
            <w:top w:val="none" w:sz="0" w:space="0" w:color="auto"/>
            <w:left w:val="none" w:sz="0" w:space="0" w:color="auto"/>
            <w:bottom w:val="none" w:sz="0" w:space="0" w:color="auto"/>
            <w:right w:val="none" w:sz="0" w:space="0" w:color="auto"/>
          </w:divBdr>
        </w:div>
        <w:div w:id="1434742806">
          <w:marLeft w:val="640"/>
          <w:marRight w:val="0"/>
          <w:marTop w:val="0"/>
          <w:marBottom w:val="0"/>
          <w:divBdr>
            <w:top w:val="none" w:sz="0" w:space="0" w:color="auto"/>
            <w:left w:val="none" w:sz="0" w:space="0" w:color="auto"/>
            <w:bottom w:val="none" w:sz="0" w:space="0" w:color="auto"/>
            <w:right w:val="none" w:sz="0" w:space="0" w:color="auto"/>
          </w:divBdr>
        </w:div>
        <w:div w:id="1524594234">
          <w:marLeft w:val="640"/>
          <w:marRight w:val="0"/>
          <w:marTop w:val="0"/>
          <w:marBottom w:val="0"/>
          <w:divBdr>
            <w:top w:val="none" w:sz="0" w:space="0" w:color="auto"/>
            <w:left w:val="none" w:sz="0" w:space="0" w:color="auto"/>
            <w:bottom w:val="none" w:sz="0" w:space="0" w:color="auto"/>
            <w:right w:val="none" w:sz="0" w:space="0" w:color="auto"/>
          </w:divBdr>
        </w:div>
        <w:div w:id="1524788361">
          <w:marLeft w:val="640"/>
          <w:marRight w:val="0"/>
          <w:marTop w:val="0"/>
          <w:marBottom w:val="0"/>
          <w:divBdr>
            <w:top w:val="none" w:sz="0" w:space="0" w:color="auto"/>
            <w:left w:val="none" w:sz="0" w:space="0" w:color="auto"/>
            <w:bottom w:val="none" w:sz="0" w:space="0" w:color="auto"/>
            <w:right w:val="none" w:sz="0" w:space="0" w:color="auto"/>
          </w:divBdr>
        </w:div>
        <w:div w:id="1547832309">
          <w:marLeft w:val="640"/>
          <w:marRight w:val="0"/>
          <w:marTop w:val="0"/>
          <w:marBottom w:val="0"/>
          <w:divBdr>
            <w:top w:val="none" w:sz="0" w:space="0" w:color="auto"/>
            <w:left w:val="none" w:sz="0" w:space="0" w:color="auto"/>
            <w:bottom w:val="none" w:sz="0" w:space="0" w:color="auto"/>
            <w:right w:val="none" w:sz="0" w:space="0" w:color="auto"/>
          </w:divBdr>
        </w:div>
        <w:div w:id="1696732667">
          <w:marLeft w:val="640"/>
          <w:marRight w:val="0"/>
          <w:marTop w:val="0"/>
          <w:marBottom w:val="0"/>
          <w:divBdr>
            <w:top w:val="none" w:sz="0" w:space="0" w:color="auto"/>
            <w:left w:val="none" w:sz="0" w:space="0" w:color="auto"/>
            <w:bottom w:val="none" w:sz="0" w:space="0" w:color="auto"/>
            <w:right w:val="none" w:sz="0" w:space="0" w:color="auto"/>
          </w:divBdr>
        </w:div>
        <w:div w:id="1715813122">
          <w:marLeft w:val="640"/>
          <w:marRight w:val="0"/>
          <w:marTop w:val="0"/>
          <w:marBottom w:val="0"/>
          <w:divBdr>
            <w:top w:val="none" w:sz="0" w:space="0" w:color="auto"/>
            <w:left w:val="none" w:sz="0" w:space="0" w:color="auto"/>
            <w:bottom w:val="none" w:sz="0" w:space="0" w:color="auto"/>
            <w:right w:val="none" w:sz="0" w:space="0" w:color="auto"/>
          </w:divBdr>
        </w:div>
        <w:div w:id="1746804585">
          <w:marLeft w:val="640"/>
          <w:marRight w:val="0"/>
          <w:marTop w:val="0"/>
          <w:marBottom w:val="0"/>
          <w:divBdr>
            <w:top w:val="none" w:sz="0" w:space="0" w:color="auto"/>
            <w:left w:val="none" w:sz="0" w:space="0" w:color="auto"/>
            <w:bottom w:val="none" w:sz="0" w:space="0" w:color="auto"/>
            <w:right w:val="none" w:sz="0" w:space="0" w:color="auto"/>
          </w:divBdr>
        </w:div>
        <w:div w:id="1760758568">
          <w:marLeft w:val="640"/>
          <w:marRight w:val="0"/>
          <w:marTop w:val="0"/>
          <w:marBottom w:val="0"/>
          <w:divBdr>
            <w:top w:val="none" w:sz="0" w:space="0" w:color="auto"/>
            <w:left w:val="none" w:sz="0" w:space="0" w:color="auto"/>
            <w:bottom w:val="none" w:sz="0" w:space="0" w:color="auto"/>
            <w:right w:val="none" w:sz="0" w:space="0" w:color="auto"/>
          </w:divBdr>
        </w:div>
        <w:div w:id="1898740557">
          <w:marLeft w:val="640"/>
          <w:marRight w:val="0"/>
          <w:marTop w:val="0"/>
          <w:marBottom w:val="0"/>
          <w:divBdr>
            <w:top w:val="none" w:sz="0" w:space="0" w:color="auto"/>
            <w:left w:val="none" w:sz="0" w:space="0" w:color="auto"/>
            <w:bottom w:val="none" w:sz="0" w:space="0" w:color="auto"/>
            <w:right w:val="none" w:sz="0" w:space="0" w:color="auto"/>
          </w:divBdr>
        </w:div>
        <w:div w:id="1906062191">
          <w:marLeft w:val="640"/>
          <w:marRight w:val="0"/>
          <w:marTop w:val="0"/>
          <w:marBottom w:val="0"/>
          <w:divBdr>
            <w:top w:val="none" w:sz="0" w:space="0" w:color="auto"/>
            <w:left w:val="none" w:sz="0" w:space="0" w:color="auto"/>
            <w:bottom w:val="none" w:sz="0" w:space="0" w:color="auto"/>
            <w:right w:val="none" w:sz="0" w:space="0" w:color="auto"/>
          </w:divBdr>
        </w:div>
        <w:div w:id="2071147655">
          <w:marLeft w:val="640"/>
          <w:marRight w:val="0"/>
          <w:marTop w:val="0"/>
          <w:marBottom w:val="0"/>
          <w:divBdr>
            <w:top w:val="none" w:sz="0" w:space="0" w:color="auto"/>
            <w:left w:val="none" w:sz="0" w:space="0" w:color="auto"/>
            <w:bottom w:val="none" w:sz="0" w:space="0" w:color="auto"/>
            <w:right w:val="none" w:sz="0" w:space="0" w:color="auto"/>
          </w:divBdr>
        </w:div>
        <w:div w:id="2109692949">
          <w:marLeft w:val="640"/>
          <w:marRight w:val="0"/>
          <w:marTop w:val="0"/>
          <w:marBottom w:val="0"/>
          <w:divBdr>
            <w:top w:val="none" w:sz="0" w:space="0" w:color="auto"/>
            <w:left w:val="none" w:sz="0" w:space="0" w:color="auto"/>
            <w:bottom w:val="none" w:sz="0" w:space="0" w:color="auto"/>
            <w:right w:val="none" w:sz="0" w:space="0" w:color="auto"/>
          </w:divBdr>
        </w:div>
        <w:div w:id="2141069624">
          <w:marLeft w:val="640"/>
          <w:marRight w:val="0"/>
          <w:marTop w:val="0"/>
          <w:marBottom w:val="0"/>
          <w:divBdr>
            <w:top w:val="none" w:sz="0" w:space="0" w:color="auto"/>
            <w:left w:val="none" w:sz="0" w:space="0" w:color="auto"/>
            <w:bottom w:val="none" w:sz="0" w:space="0" w:color="auto"/>
            <w:right w:val="none" w:sz="0" w:space="0" w:color="auto"/>
          </w:divBdr>
        </w:div>
      </w:divsChild>
    </w:div>
    <w:div w:id="16464391">
      <w:bodyDiv w:val="1"/>
      <w:marLeft w:val="0"/>
      <w:marRight w:val="0"/>
      <w:marTop w:val="0"/>
      <w:marBottom w:val="0"/>
      <w:divBdr>
        <w:top w:val="none" w:sz="0" w:space="0" w:color="auto"/>
        <w:left w:val="none" w:sz="0" w:space="0" w:color="auto"/>
        <w:bottom w:val="none" w:sz="0" w:space="0" w:color="auto"/>
        <w:right w:val="none" w:sz="0" w:space="0" w:color="auto"/>
      </w:divBdr>
    </w:div>
    <w:div w:id="42144604">
      <w:bodyDiv w:val="1"/>
      <w:marLeft w:val="0"/>
      <w:marRight w:val="0"/>
      <w:marTop w:val="0"/>
      <w:marBottom w:val="0"/>
      <w:divBdr>
        <w:top w:val="none" w:sz="0" w:space="0" w:color="auto"/>
        <w:left w:val="none" w:sz="0" w:space="0" w:color="auto"/>
        <w:bottom w:val="none" w:sz="0" w:space="0" w:color="auto"/>
        <w:right w:val="none" w:sz="0" w:space="0" w:color="auto"/>
      </w:divBdr>
      <w:divsChild>
        <w:div w:id="119419956">
          <w:marLeft w:val="640"/>
          <w:marRight w:val="0"/>
          <w:marTop w:val="0"/>
          <w:marBottom w:val="0"/>
          <w:divBdr>
            <w:top w:val="none" w:sz="0" w:space="0" w:color="auto"/>
            <w:left w:val="none" w:sz="0" w:space="0" w:color="auto"/>
            <w:bottom w:val="none" w:sz="0" w:space="0" w:color="auto"/>
            <w:right w:val="none" w:sz="0" w:space="0" w:color="auto"/>
          </w:divBdr>
        </w:div>
        <w:div w:id="140077893">
          <w:marLeft w:val="640"/>
          <w:marRight w:val="0"/>
          <w:marTop w:val="0"/>
          <w:marBottom w:val="0"/>
          <w:divBdr>
            <w:top w:val="none" w:sz="0" w:space="0" w:color="auto"/>
            <w:left w:val="none" w:sz="0" w:space="0" w:color="auto"/>
            <w:bottom w:val="none" w:sz="0" w:space="0" w:color="auto"/>
            <w:right w:val="none" w:sz="0" w:space="0" w:color="auto"/>
          </w:divBdr>
        </w:div>
        <w:div w:id="177548456">
          <w:marLeft w:val="640"/>
          <w:marRight w:val="0"/>
          <w:marTop w:val="0"/>
          <w:marBottom w:val="0"/>
          <w:divBdr>
            <w:top w:val="none" w:sz="0" w:space="0" w:color="auto"/>
            <w:left w:val="none" w:sz="0" w:space="0" w:color="auto"/>
            <w:bottom w:val="none" w:sz="0" w:space="0" w:color="auto"/>
            <w:right w:val="none" w:sz="0" w:space="0" w:color="auto"/>
          </w:divBdr>
        </w:div>
        <w:div w:id="217591477">
          <w:marLeft w:val="640"/>
          <w:marRight w:val="0"/>
          <w:marTop w:val="0"/>
          <w:marBottom w:val="0"/>
          <w:divBdr>
            <w:top w:val="none" w:sz="0" w:space="0" w:color="auto"/>
            <w:left w:val="none" w:sz="0" w:space="0" w:color="auto"/>
            <w:bottom w:val="none" w:sz="0" w:space="0" w:color="auto"/>
            <w:right w:val="none" w:sz="0" w:space="0" w:color="auto"/>
          </w:divBdr>
        </w:div>
        <w:div w:id="306280349">
          <w:marLeft w:val="640"/>
          <w:marRight w:val="0"/>
          <w:marTop w:val="0"/>
          <w:marBottom w:val="0"/>
          <w:divBdr>
            <w:top w:val="none" w:sz="0" w:space="0" w:color="auto"/>
            <w:left w:val="none" w:sz="0" w:space="0" w:color="auto"/>
            <w:bottom w:val="none" w:sz="0" w:space="0" w:color="auto"/>
            <w:right w:val="none" w:sz="0" w:space="0" w:color="auto"/>
          </w:divBdr>
        </w:div>
        <w:div w:id="388304773">
          <w:marLeft w:val="640"/>
          <w:marRight w:val="0"/>
          <w:marTop w:val="0"/>
          <w:marBottom w:val="0"/>
          <w:divBdr>
            <w:top w:val="none" w:sz="0" w:space="0" w:color="auto"/>
            <w:left w:val="none" w:sz="0" w:space="0" w:color="auto"/>
            <w:bottom w:val="none" w:sz="0" w:space="0" w:color="auto"/>
            <w:right w:val="none" w:sz="0" w:space="0" w:color="auto"/>
          </w:divBdr>
        </w:div>
        <w:div w:id="502859292">
          <w:marLeft w:val="640"/>
          <w:marRight w:val="0"/>
          <w:marTop w:val="0"/>
          <w:marBottom w:val="0"/>
          <w:divBdr>
            <w:top w:val="none" w:sz="0" w:space="0" w:color="auto"/>
            <w:left w:val="none" w:sz="0" w:space="0" w:color="auto"/>
            <w:bottom w:val="none" w:sz="0" w:space="0" w:color="auto"/>
            <w:right w:val="none" w:sz="0" w:space="0" w:color="auto"/>
          </w:divBdr>
        </w:div>
        <w:div w:id="564339618">
          <w:marLeft w:val="640"/>
          <w:marRight w:val="0"/>
          <w:marTop w:val="0"/>
          <w:marBottom w:val="0"/>
          <w:divBdr>
            <w:top w:val="none" w:sz="0" w:space="0" w:color="auto"/>
            <w:left w:val="none" w:sz="0" w:space="0" w:color="auto"/>
            <w:bottom w:val="none" w:sz="0" w:space="0" w:color="auto"/>
            <w:right w:val="none" w:sz="0" w:space="0" w:color="auto"/>
          </w:divBdr>
        </w:div>
        <w:div w:id="625043588">
          <w:marLeft w:val="640"/>
          <w:marRight w:val="0"/>
          <w:marTop w:val="0"/>
          <w:marBottom w:val="0"/>
          <w:divBdr>
            <w:top w:val="none" w:sz="0" w:space="0" w:color="auto"/>
            <w:left w:val="none" w:sz="0" w:space="0" w:color="auto"/>
            <w:bottom w:val="none" w:sz="0" w:space="0" w:color="auto"/>
            <w:right w:val="none" w:sz="0" w:space="0" w:color="auto"/>
          </w:divBdr>
        </w:div>
        <w:div w:id="634680237">
          <w:marLeft w:val="640"/>
          <w:marRight w:val="0"/>
          <w:marTop w:val="0"/>
          <w:marBottom w:val="0"/>
          <w:divBdr>
            <w:top w:val="none" w:sz="0" w:space="0" w:color="auto"/>
            <w:left w:val="none" w:sz="0" w:space="0" w:color="auto"/>
            <w:bottom w:val="none" w:sz="0" w:space="0" w:color="auto"/>
            <w:right w:val="none" w:sz="0" w:space="0" w:color="auto"/>
          </w:divBdr>
        </w:div>
        <w:div w:id="706179637">
          <w:marLeft w:val="640"/>
          <w:marRight w:val="0"/>
          <w:marTop w:val="0"/>
          <w:marBottom w:val="0"/>
          <w:divBdr>
            <w:top w:val="none" w:sz="0" w:space="0" w:color="auto"/>
            <w:left w:val="none" w:sz="0" w:space="0" w:color="auto"/>
            <w:bottom w:val="none" w:sz="0" w:space="0" w:color="auto"/>
            <w:right w:val="none" w:sz="0" w:space="0" w:color="auto"/>
          </w:divBdr>
        </w:div>
        <w:div w:id="978412289">
          <w:marLeft w:val="640"/>
          <w:marRight w:val="0"/>
          <w:marTop w:val="0"/>
          <w:marBottom w:val="0"/>
          <w:divBdr>
            <w:top w:val="none" w:sz="0" w:space="0" w:color="auto"/>
            <w:left w:val="none" w:sz="0" w:space="0" w:color="auto"/>
            <w:bottom w:val="none" w:sz="0" w:space="0" w:color="auto"/>
            <w:right w:val="none" w:sz="0" w:space="0" w:color="auto"/>
          </w:divBdr>
        </w:div>
        <w:div w:id="1028724917">
          <w:marLeft w:val="640"/>
          <w:marRight w:val="0"/>
          <w:marTop w:val="0"/>
          <w:marBottom w:val="0"/>
          <w:divBdr>
            <w:top w:val="none" w:sz="0" w:space="0" w:color="auto"/>
            <w:left w:val="none" w:sz="0" w:space="0" w:color="auto"/>
            <w:bottom w:val="none" w:sz="0" w:space="0" w:color="auto"/>
            <w:right w:val="none" w:sz="0" w:space="0" w:color="auto"/>
          </w:divBdr>
        </w:div>
        <w:div w:id="1067924721">
          <w:marLeft w:val="640"/>
          <w:marRight w:val="0"/>
          <w:marTop w:val="0"/>
          <w:marBottom w:val="0"/>
          <w:divBdr>
            <w:top w:val="none" w:sz="0" w:space="0" w:color="auto"/>
            <w:left w:val="none" w:sz="0" w:space="0" w:color="auto"/>
            <w:bottom w:val="none" w:sz="0" w:space="0" w:color="auto"/>
            <w:right w:val="none" w:sz="0" w:space="0" w:color="auto"/>
          </w:divBdr>
        </w:div>
        <w:div w:id="1239562608">
          <w:marLeft w:val="640"/>
          <w:marRight w:val="0"/>
          <w:marTop w:val="0"/>
          <w:marBottom w:val="0"/>
          <w:divBdr>
            <w:top w:val="none" w:sz="0" w:space="0" w:color="auto"/>
            <w:left w:val="none" w:sz="0" w:space="0" w:color="auto"/>
            <w:bottom w:val="none" w:sz="0" w:space="0" w:color="auto"/>
            <w:right w:val="none" w:sz="0" w:space="0" w:color="auto"/>
          </w:divBdr>
        </w:div>
        <w:div w:id="1239748875">
          <w:marLeft w:val="640"/>
          <w:marRight w:val="0"/>
          <w:marTop w:val="0"/>
          <w:marBottom w:val="0"/>
          <w:divBdr>
            <w:top w:val="none" w:sz="0" w:space="0" w:color="auto"/>
            <w:left w:val="none" w:sz="0" w:space="0" w:color="auto"/>
            <w:bottom w:val="none" w:sz="0" w:space="0" w:color="auto"/>
            <w:right w:val="none" w:sz="0" w:space="0" w:color="auto"/>
          </w:divBdr>
        </w:div>
        <w:div w:id="1241602179">
          <w:marLeft w:val="640"/>
          <w:marRight w:val="0"/>
          <w:marTop w:val="0"/>
          <w:marBottom w:val="0"/>
          <w:divBdr>
            <w:top w:val="none" w:sz="0" w:space="0" w:color="auto"/>
            <w:left w:val="none" w:sz="0" w:space="0" w:color="auto"/>
            <w:bottom w:val="none" w:sz="0" w:space="0" w:color="auto"/>
            <w:right w:val="none" w:sz="0" w:space="0" w:color="auto"/>
          </w:divBdr>
        </w:div>
        <w:div w:id="1255743623">
          <w:marLeft w:val="640"/>
          <w:marRight w:val="0"/>
          <w:marTop w:val="0"/>
          <w:marBottom w:val="0"/>
          <w:divBdr>
            <w:top w:val="none" w:sz="0" w:space="0" w:color="auto"/>
            <w:left w:val="none" w:sz="0" w:space="0" w:color="auto"/>
            <w:bottom w:val="none" w:sz="0" w:space="0" w:color="auto"/>
            <w:right w:val="none" w:sz="0" w:space="0" w:color="auto"/>
          </w:divBdr>
        </w:div>
        <w:div w:id="1294022162">
          <w:marLeft w:val="640"/>
          <w:marRight w:val="0"/>
          <w:marTop w:val="0"/>
          <w:marBottom w:val="0"/>
          <w:divBdr>
            <w:top w:val="none" w:sz="0" w:space="0" w:color="auto"/>
            <w:left w:val="none" w:sz="0" w:space="0" w:color="auto"/>
            <w:bottom w:val="none" w:sz="0" w:space="0" w:color="auto"/>
            <w:right w:val="none" w:sz="0" w:space="0" w:color="auto"/>
          </w:divBdr>
        </w:div>
        <w:div w:id="1410618088">
          <w:marLeft w:val="640"/>
          <w:marRight w:val="0"/>
          <w:marTop w:val="0"/>
          <w:marBottom w:val="0"/>
          <w:divBdr>
            <w:top w:val="none" w:sz="0" w:space="0" w:color="auto"/>
            <w:left w:val="none" w:sz="0" w:space="0" w:color="auto"/>
            <w:bottom w:val="none" w:sz="0" w:space="0" w:color="auto"/>
            <w:right w:val="none" w:sz="0" w:space="0" w:color="auto"/>
          </w:divBdr>
        </w:div>
        <w:div w:id="1412895737">
          <w:marLeft w:val="640"/>
          <w:marRight w:val="0"/>
          <w:marTop w:val="0"/>
          <w:marBottom w:val="0"/>
          <w:divBdr>
            <w:top w:val="none" w:sz="0" w:space="0" w:color="auto"/>
            <w:left w:val="none" w:sz="0" w:space="0" w:color="auto"/>
            <w:bottom w:val="none" w:sz="0" w:space="0" w:color="auto"/>
            <w:right w:val="none" w:sz="0" w:space="0" w:color="auto"/>
          </w:divBdr>
        </w:div>
        <w:div w:id="1476989070">
          <w:marLeft w:val="640"/>
          <w:marRight w:val="0"/>
          <w:marTop w:val="0"/>
          <w:marBottom w:val="0"/>
          <w:divBdr>
            <w:top w:val="none" w:sz="0" w:space="0" w:color="auto"/>
            <w:left w:val="none" w:sz="0" w:space="0" w:color="auto"/>
            <w:bottom w:val="none" w:sz="0" w:space="0" w:color="auto"/>
            <w:right w:val="none" w:sz="0" w:space="0" w:color="auto"/>
          </w:divBdr>
        </w:div>
        <w:div w:id="1679893142">
          <w:marLeft w:val="640"/>
          <w:marRight w:val="0"/>
          <w:marTop w:val="0"/>
          <w:marBottom w:val="0"/>
          <w:divBdr>
            <w:top w:val="none" w:sz="0" w:space="0" w:color="auto"/>
            <w:left w:val="none" w:sz="0" w:space="0" w:color="auto"/>
            <w:bottom w:val="none" w:sz="0" w:space="0" w:color="auto"/>
            <w:right w:val="none" w:sz="0" w:space="0" w:color="auto"/>
          </w:divBdr>
        </w:div>
        <w:div w:id="1697848834">
          <w:marLeft w:val="640"/>
          <w:marRight w:val="0"/>
          <w:marTop w:val="0"/>
          <w:marBottom w:val="0"/>
          <w:divBdr>
            <w:top w:val="none" w:sz="0" w:space="0" w:color="auto"/>
            <w:left w:val="none" w:sz="0" w:space="0" w:color="auto"/>
            <w:bottom w:val="none" w:sz="0" w:space="0" w:color="auto"/>
            <w:right w:val="none" w:sz="0" w:space="0" w:color="auto"/>
          </w:divBdr>
        </w:div>
        <w:div w:id="1801848962">
          <w:marLeft w:val="640"/>
          <w:marRight w:val="0"/>
          <w:marTop w:val="0"/>
          <w:marBottom w:val="0"/>
          <w:divBdr>
            <w:top w:val="none" w:sz="0" w:space="0" w:color="auto"/>
            <w:left w:val="none" w:sz="0" w:space="0" w:color="auto"/>
            <w:bottom w:val="none" w:sz="0" w:space="0" w:color="auto"/>
            <w:right w:val="none" w:sz="0" w:space="0" w:color="auto"/>
          </w:divBdr>
        </w:div>
        <w:div w:id="1938707921">
          <w:marLeft w:val="640"/>
          <w:marRight w:val="0"/>
          <w:marTop w:val="0"/>
          <w:marBottom w:val="0"/>
          <w:divBdr>
            <w:top w:val="none" w:sz="0" w:space="0" w:color="auto"/>
            <w:left w:val="none" w:sz="0" w:space="0" w:color="auto"/>
            <w:bottom w:val="none" w:sz="0" w:space="0" w:color="auto"/>
            <w:right w:val="none" w:sz="0" w:space="0" w:color="auto"/>
          </w:divBdr>
        </w:div>
        <w:div w:id="1995330764">
          <w:marLeft w:val="640"/>
          <w:marRight w:val="0"/>
          <w:marTop w:val="0"/>
          <w:marBottom w:val="0"/>
          <w:divBdr>
            <w:top w:val="none" w:sz="0" w:space="0" w:color="auto"/>
            <w:left w:val="none" w:sz="0" w:space="0" w:color="auto"/>
            <w:bottom w:val="none" w:sz="0" w:space="0" w:color="auto"/>
            <w:right w:val="none" w:sz="0" w:space="0" w:color="auto"/>
          </w:divBdr>
        </w:div>
        <w:div w:id="2044594442">
          <w:marLeft w:val="640"/>
          <w:marRight w:val="0"/>
          <w:marTop w:val="0"/>
          <w:marBottom w:val="0"/>
          <w:divBdr>
            <w:top w:val="none" w:sz="0" w:space="0" w:color="auto"/>
            <w:left w:val="none" w:sz="0" w:space="0" w:color="auto"/>
            <w:bottom w:val="none" w:sz="0" w:space="0" w:color="auto"/>
            <w:right w:val="none" w:sz="0" w:space="0" w:color="auto"/>
          </w:divBdr>
        </w:div>
        <w:div w:id="2083982721">
          <w:marLeft w:val="640"/>
          <w:marRight w:val="0"/>
          <w:marTop w:val="0"/>
          <w:marBottom w:val="0"/>
          <w:divBdr>
            <w:top w:val="none" w:sz="0" w:space="0" w:color="auto"/>
            <w:left w:val="none" w:sz="0" w:space="0" w:color="auto"/>
            <w:bottom w:val="none" w:sz="0" w:space="0" w:color="auto"/>
            <w:right w:val="none" w:sz="0" w:space="0" w:color="auto"/>
          </w:divBdr>
        </w:div>
        <w:div w:id="2088451553">
          <w:marLeft w:val="640"/>
          <w:marRight w:val="0"/>
          <w:marTop w:val="0"/>
          <w:marBottom w:val="0"/>
          <w:divBdr>
            <w:top w:val="none" w:sz="0" w:space="0" w:color="auto"/>
            <w:left w:val="none" w:sz="0" w:space="0" w:color="auto"/>
            <w:bottom w:val="none" w:sz="0" w:space="0" w:color="auto"/>
            <w:right w:val="none" w:sz="0" w:space="0" w:color="auto"/>
          </w:divBdr>
        </w:div>
      </w:divsChild>
    </w:div>
    <w:div w:id="52433480">
      <w:bodyDiv w:val="1"/>
      <w:marLeft w:val="0"/>
      <w:marRight w:val="0"/>
      <w:marTop w:val="0"/>
      <w:marBottom w:val="0"/>
      <w:divBdr>
        <w:top w:val="none" w:sz="0" w:space="0" w:color="auto"/>
        <w:left w:val="none" w:sz="0" w:space="0" w:color="auto"/>
        <w:bottom w:val="none" w:sz="0" w:space="0" w:color="auto"/>
        <w:right w:val="none" w:sz="0" w:space="0" w:color="auto"/>
      </w:divBdr>
      <w:divsChild>
        <w:div w:id="35160030">
          <w:marLeft w:val="640"/>
          <w:marRight w:val="0"/>
          <w:marTop w:val="0"/>
          <w:marBottom w:val="0"/>
          <w:divBdr>
            <w:top w:val="none" w:sz="0" w:space="0" w:color="auto"/>
            <w:left w:val="none" w:sz="0" w:space="0" w:color="auto"/>
            <w:bottom w:val="none" w:sz="0" w:space="0" w:color="auto"/>
            <w:right w:val="none" w:sz="0" w:space="0" w:color="auto"/>
          </w:divBdr>
        </w:div>
        <w:div w:id="55781279">
          <w:marLeft w:val="640"/>
          <w:marRight w:val="0"/>
          <w:marTop w:val="0"/>
          <w:marBottom w:val="0"/>
          <w:divBdr>
            <w:top w:val="none" w:sz="0" w:space="0" w:color="auto"/>
            <w:left w:val="none" w:sz="0" w:space="0" w:color="auto"/>
            <w:bottom w:val="none" w:sz="0" w:space="0" w:color="auto"/>
            <w:right w:val="none" w:sz="0" w:space="0" w:color="auto"/>
          </w:divBdr>
        </w:div>
        <w:div w:id="72364407">
          <w:marLeft w:val="640"/>
          <w:marRight w:val="0"/>
          <w:marTop w:val="0"/>
          <w:marBottom w:val="0"/>
          <w:divBdr>
            <w:top w:val="none" w:sz="0" w:space="0" w:color="auto"/>
            <w:left w:val="none" w:sz="0" w:space="0" w:color="auto"/>
            <w:bottom w:val="none" w:sz="0" w:space="0" w:color="auto"/>
            <w:right w:val="none" w:sz="0" w:space="0" w:color="auto"/>
          </w:divBdr>
        </w:div>
        <w:div w:id="183908915">
          <w:marLeft w:val="640"/>
          <w:marRight w:val="0"/>
          <w:marTop w:val="0"/>
          <w:marBottom w:val="0"/>
          <w:divBdr>
            <w:top w:val="none" w:sz="0" w:space="0" w:color="auto"/>
            <w:left w:val="none" w:sz="0" w:space="0" w:color="auto"/>
            <w:bottom w:val="none" w:sz="0" w:space="0" w:color="auto"/>
            <w:right w:val="none" w:sz="0" w:space="0" w:color="auto"/>
          </w:divBdr>
        </w:div>
        <w:div w:id="213782204">
          <w:marLeft w:val="640"/>
          <w:marRight w:val="0"/>
          <w:marTop w:val="0"/>
          <w:marBottom w:val="0"/>
          <w:divBdr>
            <w:top w:val="none" w:sz="0" w:space="0" w:color="auto"/>
            <w:left w:val="none" w:sz="0" w:space="0" w:color="auto"/>
            <w:bottom w:val="none" w:sz="0" w:space="0" w:color="auto"/>
            <w:right w:val="none" w:sz="0" w:space="0" w:color="auto"/>
          </w:divBdr>
        </w:div>
        <w:div w:id="283196157">
          <w:marLeft w:val="640"/>
          <w:marRight w:val="0"/>
          <w:marTop w:val="0"/>
          <w:marBottom w:val="0"/>
          <w:divBdr>
            <w:top w:val="none" w:sz="0" w:space="0" w:color="auto"/>
            <w:left w:val="none" w:sz="0" w:space="0" w:color="auto"/>
            <w:bottom w:val="none" w:sz="0" w:space="0" w:color="auto"/>
            <w:right w:val="none" w:sz="0" w:space="0" w:color="auto"/>
          </w:divBdr>
        </w:div>
        <w:div w:id="317926522">
          <w:marLeft w:val="640"/>
          <w:marRight w:val="0"/>
          <w:marTop w:val="0"/>
          <w:marBottom w:val="0"/>
          <w:divBdr>
            <w:top w:val="none" w:sz="0" w:space="0" w:color="auto"/>
            <w:left w:val="none" w:sz="0" w:space="0" w:color="auto"/>
            <w:bottom w:val="none" w:sz="0" w:space="0" w:color="auto"/>
            <w:right w:val="none" w:sz="0" w:space="0" w:color="auto"/>
          </w:divBdr>
        </w:div>
        <w:div w:id="390929630">
          <w:marLeft w:val="640"/>
          <w:marRight w:val="0"/>
          <w:marTop w:val="0"/>
          <w:marBottom w:val="0"/>
          <w:divBdr>
            <w:top w:val="none" w:sz="0" w:space="0" w:color="auto"/>
            <w:left w:val="none" w:sz="0" w:space="0" w:color="auto"/>
            <w:bottom w:val="none" w:sz="0" w:space="0" w:color="auto"/>
            <w:right w:val="none" w:sz="0" w:space="0" w:color="auto"/>
          </w:divBdr>
        </w:div>
        <w:div w:id="406922917">
          <w:marLeft w:val="640"/>
          <w:marRight w:val="0"/>
          <w:marTop w:val="0"/>
          <w:marBottom w:val="0"/>
          <w:divBdr>
            <w:top w:val="none" w:sz="0" w:space="0" w:color="auto"/>
            <w:left w:val="none" w:sz="0" w:space="0" w:color="auto"/>
            <w:bottom w:val="none" w:sz="0" w:space="0" w:color="auto"/>
            <w:right w:val="none" w:sz="0" w:space="0" w:color="auto"/>
          </w:divBdr>
        </w:div>
        <w:div w:id="504594039">
          <w:marLeft w:val="640"/>
          <w:marRight w:val="0"/>
          <w:marTop w:val="0"/>
          <w:marBottom w:val="0"/>
          <w:divBdr>
            <w:top w:val="none" w:sz="0" w:space="0" w:color="auto"/>
            <w:left w:val="none" w:sz="0" w:space="0" w:color="auto"/>
            <w:bottom w:val="none" w:sz="0" w:space="0" w:color="auto"/>
            <w:right w:val="none" w:sz="0" w:space="0" w:color="auto"/>
          </w:divBdr>
        </w:div>
        <w:div w:id="650594243">
          <w:marLeft w:val="640"/>
          <w:marRight w:val="0"/>
          <w:marTop w:val="0"/>
          <w:marBottom w:val="0"/>
          <w:divBdr>
            <w:top w:val="none" w:sz="0" w:space="0" w:color="auto"/>
            <w:left w:val="none" w:sz="0" w:space="0" w:color="auto"/>
            <w:bottom w:val="none" w:sz="0" w:space="0" w:color="auto"/>
            <w:right w:val="none" w:sz="0" w:space="0" w:color="auto"/>
          </w:divBdr>
        </w:div>
        <w:div w:id="661008389">
          <w:marLeft w:val="640"/>
          <w:marRight w:val="0"/>
          <w:marTop w:val="0"/>
          <w:marBottom w:val="0"/>
          <w:divBdr>
            <w:top w:val="none" w:sz="0" w:space="0" w:color="auto"/>
            <w:left w:val="none" w:sz="0" w:space="0" w:color="auto"/>
            <w:bottom w:val="none" w:sz="0" w:space="0" w:color="auto"/>
            <w:right w:val="none" w:sz="0" w:space="0" w:color="auto"/>
          </w:divBdr>
        </w:div>
        <w:div w:id="712460278">
          <w:marLeft w:val="640"/>
          <w:marRight w:val="0"/>
          <w:marTop w:val="0"/>
          <w:marBottom w:val="0"/>
          <w:divBdr>
            <w:top w:val="none" w:sz="0" w:space="0" w:color="auto"/>
            <w:left w:val="none" w:sz="0" w:space="0" w:color="auto"/>
            <w:bottom w:val="none" w:sz="0" w:space="0" w:color="auto"/>
            <w:right w:val="none" w:sz="0" w:space="0" w:color="auto"/>
          </w:divBdr>
        </w:div>
        <w:div w:id="796488809">
          <w:marLeft w:val="640"/>
          <w:marRight w:val="0"/>
          <w:marTop w:val="0"/>
          <w:marBottom w:val="0"/>
          <w:divBdr>
            <w:top w:val="none" w:sz="0" w:space="0" w:color="auto"/>
            <w:left w:val="none" w:sz="0" w:space="0" w:color="auto"/>
            <w:bottom w:val="none" w:sz="0" w:space="0" w:color="auto"/>
            <w:right w:val="none" w:sz="0" w:space="0" w:color="auto"/>
          </w:divBdr>
        </w:div>
        <w:div w:id="823663781">
          <w:marLeft w:val="640"/>
          <w:marRight w:val="0"/>
          <w:marTop w:val="0"/>
          <w:marBottom w:val="0"/>
          <w:divBdr>
            <w:top w:val="none" w:sz="0" w:space="0" w:color="auto"/>
            <w:left w:val="none" w:sz="0" w:space="0" w:color="auto"/>
            <w:bottom w:val="none" w:sz="0" w:space="0" w:color="auto"/>
            <w:right w:val="none" w:sz="0" w:space="0" w:color="auto"/>
          </w:divBdr>
        </w:div>
        <w:div w:id="984940620">
          <w:marLeft w:val="640"/>
          <w:marRight w:val="0"/>
          <w:marTop w:val="0"/>
          <w:marBottom w:val="0"/>
          <w:divBdr>
            <w:top w:val="none" w:sz="0" w:space="0" w:color="auto"/>
            <w:left w:val="none" w:sz="0" w:space="0" w:color="auto"/>
            <w:bottom w:val="none" w:sz="0" w:space="0" w:color="auto"/>
            <w:right w:val="none" w:sz="0" w:space="0" w:color="auto"/>
          </w:divBdr>
        </w:div>
        <w:div w:id="1002245461">
          <w:marLeft w:val="640"/>
          <w:marRight w:val="0"/>
          <w:marTop w:val="0"/>
          <w:marBottom w:val="0"/>
          <w:divBdr>
            <w:top w:val="none" w:sz="0" w:space="0" w:color="auto"/>
            <w:left w:val="none" w:sz="0" w:space="0" w:color="auto"/>
            <w:bottom w:val="none" w:sz="0" w:space="0" w:color="auto"/>
            <w:right w:val="none" w:sz="0" w:space="0" w:color="auto"/>
          </w:divBdr>
        </w:div>
        <w:div w:id="1027949632">
          <w:marLeft w:val="640"/>
          <w:marRight w:val="0"/>
          <w:marTop w:val="0"/>
          <w:marBottom w:val="0"/>
          <w:divBdr>
            <w:top w:val="none" w:sz="0" w:space="0" w:color="auto"/>
            <w:left w:val="none" w:sz="0" w:space="0" w:color="auto"/>
            <w:bottom w:val="none" w:sz="0" w:space="0" w:color="auto"/>
            <w:right w:val="none" w:sz="0" w:space="0" w:color="auto"/>
          </w:divBdr>
        </w:div>
        <w:div w:id="1166818552">
          <w:marLeft w:val="640"/>
          <w:marRight w:val="0"/>
          <w:marTop w:val="0"/>
          <w:marBottom w:val="0"/>
          <w:divBdr>
            <w:top w:val="none" w:sz="0" w:space="0" w:color="auto"/>
            <w:left w:val="none" w:sz="0" w:space="0" w:color="auto"/>
            <w:bottom w:val="none" w:sz="0" w:space="0" w:color="auto"/>
            <w:right w:val="none" w:sz="0" w:space="0" w:color="auto"/>
          </w:divBdr>
        </w:div>
        <w:div w:id="1199120281">
          <w:marLeft w:val="640"/>
          <w:marRight w:val="0"/>
          <w:marTop w:val="0"/>
          <w:marBottom w:val="0"/>
          <w:divBdr>
            <w:top w:val="none" w:sz="0" w:space="0" w:color="auto"/>
            <w:left w:val="none" w:sz="0" w:space="0" w:color="auto"/>
            <w:bottom w:val="none" w:sz="0" w:space="0" w:color="auto"/>
            <w:right w:val="none" w:sz="0" w:space="0" w:color="auto"/>
          </w:divBdr>
        </w:div>
        <w:div w:id="1219897305">
          <w:marLeft w:val="640"/>
          <w:marRight w:val="0"/>
          <w:marTop w:val="0"/>
          <w:marBottom w:val="0"/>
          <w:divBdr>
            <w:top w:val="none" w:sz="0" w:space="0" w:color="auto"/>
            <w:left w:val="none" w:sz="0" w:space="0" w:color="auto"/>
            <w:bottom w:val="none" w:sz="0" w:space="0" w:color="auto"/>
            <w:right w:val="none" w:sz="0" w:space="0" w:color="auto"/>
          </w:divBdr>
        </w:div>
        <w:div w:id="1245916519">
          <w:marLeft w:val="640"/>
          <w:marRight w:val="0"/>
          <w:marTop w:val="0"/>
          <w:marBottom w:val="0"/>
          <w:divBdr>
            <w:top w:val="none" w:sz="0" w:space="0" w:color="auto"/>
            <w:left w:val="none" w:sz="0" w:space="0" w:color="auto"/>
            <w:bottom w:val="none" w:sz="0" w:space="0" w:color="auto"/>
            <w:right w:val="none" w:sz="0" w:space="0" w:color="auto"/>
          </w:divBdr>
        </w:div>
        <w:div w:id="1246957914">
          <w:marLeft w:val="640"/>
          <w:marRight w:val="0"/>
          <w:marTop w:val="0"/>
          <w:marBottom w:val="0"/>
          <w:divBdr>
            <w:top w:val="none" w:sz="0" w:space="0" w:color="auto"/>
            <w:left w:val="none" w:sz="0" w:space="0" w:color="auto"/>
            <w:bottom w:val="none" w:sz="0" w:space="0" w:color="auto"/>
            <w:right w:val="none" w:sz="0" w:space="0" w:color="auto"/>
          </w:divBdr>
        </w:div>
        <w:div w:id="1284388355">
          <w:marLeft w:val="640"/>
          <w:marRight w:val="0"/>
          <w:marTop w:val="0"/>
          <w:marBottom w:val="0"/>
          <w:divBdr>
            <w:top w:val="none" w:sz="0" w:space="0" w:color="auto"/>
            <w:left w:val="none" w:sz="0" w:space="0" w:color="auto"/>
            <w:bottom w:val="none" w:sz="0" w:space="0" w:color="auto"/>
            <w:right w:val="none" w:sz="0" w:space="0" w:color="auto"/>
          </w:divBdr>
        </w:div>
        <w:div w:id="1300771247">
          <w:marLeft w:val="640"/>
          <w:marRight w:val="0"/>
          <w:marTop w:val="0"/>
          <w:marBottom w:val="0"/>
          <w:divBdr>
            <w:top w:val="none" w:sz="0" w:space="0" w:color="auto"/>
            <w:left w:val="none" w:sz="0" w:space="0" w:color="auto"/>
            <w:bottom w:val="none" w:sz="0" w:space="0" w:color="auto"/>
            <w:right w:val="none" w:sz="0" w:space="0" w:color="auto"/>
          </w:divBdr>
        </w:div>
        <w:div w:id="1418213133">
          <w:marLeft w:val="640"/>
          <w:marRight w:val="0"/>
          <w:marTop w:val="0"/>
          <w:marBottom w:val="0"/>
          <w:divBdr>
            <w:top w:val="none" w:sz="0" w:space="0" w:color="auto"/>
            <w:left w:val="none" w:sz="0" w:space="0" w:color="auto"/>
            <w:bottom w:val="none" w:sz="0" w:space="0" w:color="auto"/>
            <w:right w:val="none" w:sz="0" w:space="0" w:color="auto"/>
          </w:divBdr>
        </w:div>
        <w:div w:id="1437561033">
          <w:marLeft w:val="640"/>
          <w:marRight w:val="0"/>
          <w:marTop w:val="0"/>
          <w:marBottom w:val="0"/>
          <w:divBdr>
            <w:top w:val="none" w:sz="0" w:space="0" w:color="auto"/>
            <w:left w:val="none" w:sz="0" w:space="0" w:color="auto"/>
            <w:bottom w:val="none" w:sz="0" w:space="0" w:color="auto"/>
            <w:right w:val="none" w:sz="0" w:space="0" w:color="auto"/>
          </w:divBdr>
        </w:div>
        <w:div w:id="1438406446">
          <w:marLeft w:val="640"/>
          <w:marRight w:val="0"/>
          <w:marTop w:val="0"/>
          <w:marBottom w:val="0"/>
          <w:divBdr>
            <w:top w:val="none" w:sz="0" w:space="0" w:color="auto"/>
            <w:left w:val="none" w:sz="0" w:space="0" w:color="auto"/>
            <w:bottom w:val="none" w:sz="0" w:space="0" w:color="auto"/>
            <w:right w:val="none" w:sz="0" w:space="0" w:color="auto"/>
          </w:divBdr>
        </w:div>
        <w:div w:id="1448429957">
          <w:marLeft w:val="640"/>
          <w:marRight w:val="0"/>
          <w:marTop w:val="0"/>
          <w:marBottom w:val="0"/>
          <w:divBdr>
            <w:top w:val="none" w:sz="0" w:space="0" w:color="auto"/>
            <w:left w:val="none" w:sz="0" w:space="0" w:color="auto"/>
            <w:bottom w:val="none" w:sz="0" w:space="0" w:color="auto"/>
            <w:right w:val="none" w:sz="0" w:space="0" w:color="auto"/>
          </w:divBdr>
        </w:div>
        <w:div w:id="1486892504">
          <w:marLeft w:val="640"/>
          <w:marRight w:val="0"/>
          <w:marTop w:val="0"/>
          <w:marBottom w:val="0"/>
          <w:divBdr>
            <w:top w:val="none" w:sz="0" w:space="0" w:color="auto"/>
            <w:left w:val="none" w:sz="0" w:space="0" w:color="auto"/>
            <w:bottom w:val="none" w:sz="0" w:space="0" w:color="auto"/>
            <w:right w:val="none" w:sz="0" w:space="0" w:color="auto"/>
          </w:divBdr>
        </w:div>
        <w:div w:id="1619872285">
          <w:marLeft w:val="640"/>
          <w:marRight w:val="0"/>
          <w:marTop w:val="0"/>
          <w:marBottom w:val="0"/>
          <w:divBdr>
            <w:top w:val="none" w:sz="0" w:space="0" w:color="auto"/>
            <w:left w:val="none" w:sz="0" w:space="0" w:color="auto"/>
            <w:bottom w:val="none" w:sz="0" w:space="0" w:color="auto"/>
            <w:right w:val="none" w:sz="0" w:space="0" w:color="auto"/>
          </w:divBdr>
        </w:div>
        <w:div w:id="1802384386">
          <w:marLeft w:val="640"/>
          <w:marRight w:val="0"/>
          <w:marTop w:val="0"/>
          <w:marBottom w:val="0"/>
          <w:divBdr>
            <w:top w:val="none" w:sz="0" w:space="0" w:color="auto"/>
            <w:left w:val="none" w:sz="0" w:space="0" w:color="auto"/>
            <w:bottom w:val="none" w:sz="0" w:space="0" w:color="auto"/>
            <w:right w:val="none" w:sz="0" w:space="0" w:color="auto"/>
          </w:divBdr>
        </w:div>
        <w:div w:id="1824810203">
          <w:marLeft w:val="640"/>
          <w:marRight w:val="0"/>
          <w:marTop w:val="0"/>
          <w:marBottom w:val="0"/>
          <w:divBdr>
            <w:top w:val="none" w:sz="0" w:space="0" w:color="auto"/>
            <w:left w:val="none" w:sz="0" w:space="0" w:color="auto"/>
            <w:bottom w:val="none" w:sz="0" w:space="0" w:color="auto"/>
            <w:right w:val="none" w:sz="0" w:space="0" w:color="auto"/>
          </w:divBdr>
        </w:div>
        <w:div w:id="1914506750">
          <w:marLeft w:val="640"/>
          <w:marRight w:val="0"/>
          <w:marTop w:val="0"/>
          <w:marBottom w:val="0"/>
          <w:divBdr>
            <w:top w:val="none" w:sz="0" w:space="0" w:color="auto"/>
            <w:left w:val="none" w:sz="0" w:space="0" w:color="auto"/>
            <w:bottom w:val="none" w:sz="0" w:space="0" w:color="auto"/>
            <w:right w:val="none" w:sz="0" w:space="0" w:color="auto"/>
          </w:divBdr>
        </w:div>
        <w:div w:id="1988825975">
          <w:marLeft w:val="640"/>
          <w:marRight w:val="0"/>
          <w:marTop w:val="0"/>
          <w:marBottom w:val="0"/>
          <w:divBdr>
            <w:top w:val="none" w:sz="0" w:space="0" w:color="auto"/>
            <w:left w:val="none" w:sz="0" w:space="0" w:color="auto"/>
            <w:bottom w:val="none" w:sz="0" w:space="0" w:color="auto"/>
            <w:right w:val="none" w:sz="0" w:space="0" w:color="auto"/>
          </w:divBdr>
        </w:div>
        <w:div w:id="2002467436">
          <w:marLeft w:val="640"/>
          <w:marRight w:val="0"/>
          <w:marTop w:val="0"/>
          <w:marBottom w:val="0"/>
          <w:divBdr>
            <w:top w:val="none" w:sz="0" w:space="0" w:color="auto"/>
            <w:left w:val="none" w:sz="0" w:space="0" w:color="auto"/>
            <w:bottom w:val="none" w:sz="0" w:space="0" w:color="auto"/>
            <w:right w:val="none" w:sz="0" w:space="0" w:color="auto"/>
          </w:divBdr>
        </w:div>
        <w:div w:id="2012173991">
          <w:marLeft w:val="640"/>
          <w:marRight w:val="0"/>
          <w:marTop w:val="0"/>
          <w:marBottom w:val="0"/>
          <w:divBdr>
            <w:top w:val="none" w:sz="0" w:space="0" w:color="auto"/>
            <w:left w:val="none" w:sz="0" w:space="0" w:color="auto"/>
            <w:bottom w:val="none" w:sz="0" w:space="0" w:color="auto"/>
            <w:right w:val="none" w:sz="0" w:space="0" w:color="auto"/>
          </w:divBdr>
        </w:div>
        <w:div w:id="2012485332">
          <w:marLeft w:val="640"/>
          <w:marRight w:val="0"/>
          <w:marTop w:val="0"/>
          <w:marBottom w:val="0"/>
          <w:divBdr>
            <w:top w:val="none" w:sz="0" w:space="0" w:color="auto"/>
            <w:left w:val="none" w:sz="0" w:space="0" w:color="auto"/>
            <w:bottom w:val="none" w:sz="0" w:space="0" w:color="auto"/>
            <w:right w:val="none" w:sz="0" w:space="0" w:color="auto"/>
          </w:divBdr>
        </w:div>
        <w:div w:id="2030176521">
          <w:marLeft w:val="640"/>
          <w:marRight w:val="0"/>
          <w:marTop w:val="0"/>
          <w:marBottom w:val="0"/>
          <w:divBdr>
            <w:top w:val="none" w:sz="0" w:space="0" w:color="auto"/>
            <w:left w:val="none" w:sz="0" w:space="0" w:color="auto"/>
            <w:bottom w:val="none" w:sz="0" w:space="0" w:color="auto"/>
            <w:right w:val="none" w:sz="0" w:space="0" w:color="auto"/>
          </w:divBdr>
        </w:div>
        <w:div w:id="2063944644">
          <w:marLeft w:val="640"/>
          <w:marRight w:val="0"/>
          <w:marTop w:val="0"/>
          <w:marBottom w:val="0"/>
          <w:divBdr>
            <w:top w:val="none" w:sz="0" w:space="0" w:color="auto"/>
            <w:left w:val="none" w:sz="0" w:space="0" w:color="auto"/>
            <w:bottom w:val="none" w:sz="0" w:space="0" w:color="auto"/>
            <w:right w:val="none" w:sz="0" w:space="0" w:color="auto"/>
          </w:divBdr>
        </w:div>
        <w:div w:id="2072118703">
          <w:marLeft w:val="640"/>
          <w:marRight w:val="0"/>
          <w:marTop w:val="0"/>
          <w:marBottom w:val="0"/>
          <w:divBdr>
            <w:top w:val="none" w:sz="0" w:space="0" w:color="auto"/>
            <w:left w:val="none" w:sz="0" w:space="0" w:color="auto"/>
            <w:bottom w:val="none" w:sz="0" w:space="0" w:color="auto"/>
            <w:right w:val="none" w:sz="0" w:space="0" w:color="auto"/>
          </w:divBdr>
        </w:div>
        <w:div w:id="2122645762">
          <w:marLeft w:val="640"/>
          <w:marRight w:val="0"/>
          <w:marTop w:val="0"/>
          <w:marBottom w:val="0"/>
          <w:divBdr>
            <w:top w:val="none" w:sz="0" w:space="0" w:color="auto"/>
            <w:left w:val="none" w:sz="0" w:space="0" w:color="auto"/>
            <w:bottom w:val="none" w:sz="0" w:space="0" w:color="auto"/>
            <w:right w:val="none" w:sz="0" w:space="0" w:color="auto"/>
          </w:divBdr>
        </w:div>
      </w:divsChild>
    </w:div>
    <w:div w:id="71702574">
      <w:bodyDiv w:val="1"/>
      <w:marLeft w:val="0"/>
      <w:marRight w:val="0"/>
      <w:marTop w:val="0"/>
      <w:marBottom w:val="0"/>
      <w:divBdr>
        <w:top w:val="none" w:sz="0" w:space="0" w:color="auto"/>
        <w:left w:val="none" w:sz="0" w:space="0" w:color="auto"/>
        <w:bottom w:val="none" w:sz="0" w:space="0" w:color="auto"/>
        <w:right w:val="none" w:sz="0" w:space="0" w:color="auto"/>
      </w:divBdr>
      <w:divsChild>
        <w:div w:id="72431775">
          <w:marLeft w:val="640"/>
          <w:marRight w:val="0"/>
          <w:marTop w:val="0"/>
          <w:marBottom w:val="0"/>
          <w:divBdr>
            <w:top w:val="none" w:sz="0" w:space="0" w:color="auto"/>
            <w:left w:val="none" w:sz="0" w:space="0" w:color="auto"/>
            <w:bottom w:val="none" w:sz="0" w:space="0" w:color="auto"/>
            <w:right w:val="none" w:sz="0" w:space="0" w:color="auto"/>
          </w:divBdr>
        </w:div>
        <w:div w:id="88815324">
          <w:marLeft w:val="640"/>
          <w:marRight w:val="0"/>
          <w:marTop w:val="0"/>
          <w:marBottom w:val="0"/>
          <w:divBdr>
            <w:top w:val="none" w:sz="0" w:space="0" w:color="auto"/>
            <w:left w:val="none" w:sz="0" w:space="0" w:color="auto"/>
            <w:bottom w:val="none" w:sz="0" w:space="0" w:color="auto"/>
            <w:right w:val="none" w:sz="0" w:space="0" w:color="auto"/>
          </w:divBdr>
        </w:div>
        <w:div w:id="120809870">
          <w:marLeft w:val="640"/>
          <w:marRight w:val="0"/>
          <w:marTop w:val="0"/>
          <w:marBottom w:val="0"/>
          <w:divBdr>
            <w:top w:val="none" w:sz="0" w:space="0" w:color="auto"/>
            <w:left w:val="none" w:sz="0" w:space="0" w:color="auto"/>
            <w:bottom w:val="none" w:sz="0" w:space="0" w:color="auto"/>
            <w:right w:val="none" w:sz="0" w:space="0" w:color="auto"/>
          </w:divBdr>
        </w:div>
        <w:div w:id="140467974">
          <w:marLeft w:val="640"/>
          <w:marRight w:val="0"/>
          <w:marTop w:val="0"/>
          <w:marBottom w:val="0"/>
          <w:divBdr>
            <w:top w:val="none" w:sz="0" w:space="0" w:color="auto"/>
            <w:left w:val="none" w:sz="0" w:space="0" w:color="auto"/>
            <w:bottom w:val="none" w:sz="0" w:space="0" w:color="auto"/>
            <w:right w:val="none" w:sz="0" w:space="0" w:color="auto"/>
          </w:divBdr>
        </w:div>
        <w:div w:id="187181642">
          <w:marLeft w:val="640"/>
          <w:marRight w:val="0"/>
          <w:marTop w:val="0"/>
          <w:marBottom w:val="0"/>
          <w:divBdr>
            <w:top w:val="none" w:sz="0" w:space="0" w:color="auto"/>
            <w:left w:val="none" w:sz="0" w:space="0" w:color="auto"/>
            <w:bottom w:val="none" w:sz="0" w:space="0" w:color="auto"/>
            <w:right w:val="none" w:sz="0" w:space="0" w:color="auto"/>
          </w:divBdr>
        </w:div>
        <w:div w:id="210725839">
          <w:marLeft w:val="640"/>
          <w:marRight w:val="0"/>
          <w:marTop w:val="0"/>
          <w:marBottom w:val="0"/>
          <w:divBdr>
            <w:top w:val="none" w:sz="0" w:space="0" w:color="auto"/>
            <w:left w:val="none" w:sz="0" w:space="0" w:color="auto"/>
            <w:bottom w:val="none" w:sz="0" w:space="0" w:color="auto"/>
            <w:right w:val="none" w:sz="0" w:space="0" w:color="auto"/>
          </w:divBdr>
        </w:div>
        <w:div w:id="215165326">
          <w:marLeft w:val="640"/>
          <w:marRight w:val="0"/>
          <w:marTop w:val="0"/>
          <w:marBottom w:val="0"/>
          <w:divBdr>
            <w:top w:val="none" w:sz="0" w:space="0" w:color="auto"/>
            <w:left w:val="none" w:sz="0" w:space="0" w:color="auto"/>
            <w:bottom w:val="none" w:sz="0" w:space="0" w:color="auto"/>
            <w:right w:val="none" w:sz="0" w:space="0" w:color="auto"/>
          </w:divBdr>
        </w:div>
        <w:div w:id="255793823">
          <w:marLeft w:val="640"/>
          <w:marRight w:val="0"/>
          <w:marTop w:val="0"/>
          <w:marBottom w:val="0"/>
          <w:divBdr>
            <w:top w:val="none" w:sz="0" w:space="0" w:color="auto"/>
            <w:left w:val="none" w:sz="0" w:space="0" w:color="auto"/>
            <w:bottom w:val="none" w:sz="0" w:space="0" w:color="auto"/>
            <w:right w:val="none" w:sz="0" w:space="0" w:color="auto"/>
          </w:divBdr>
        </w:div>
        <w:div w:id="334191534">
          <w:marLeft w:val="640"/>
          <w:marRight w:val="0"/>
          <w:marTop w:val="0"/>
          <w:marBottom w:val="0"/>
          <w:divBdr>
            <w:top w:val="none" w:sz="0" w:space="0" w:color="auto"/>
            <w:left w:val="none" w:sz="0" w:space="0" w:color="auto"/>
            <w:bottom w:val="none" w:sz="0" w:space="0" w:color="auto"/>
            <w:right w:val="none" w:sz="0" w:space="0" w:color="auto"/>
          </w:divBdr>
        </w:div>
        <w:div w:id="367728346">
          <w:marLeft w:val="640"/>
          <w:marRight w:val="0"/>
          <w:marTop w:val="0"/>
          <w:marBottom w:val="0"/>
          <w:divBdr>
            <w:top w:val="none" w:sz="0" w:space="0" w:color="auto"/>
            <w:left w:val="none" w:sz="0" w:space="0" w:color="auto"/>
            <w:bottom w:val="none" w:sz="0" w:space="0" w:color="auto"/>
            <w:right w:val="none" w:sz="0" w:space="0" w:color="auto"/>
          </w:divBdr>
        </w:div>
        <w:div w:id="443354162">
          <w:marLeft w:val="640"/>
          <w:marRight w:val="0"/>
          <w:marTop w:val="0"/>
          <w:marBottom w:val="0"/>
          <w:divBdr>
            <w:top w:val="none" w:sz="0" w:space="0" w:color="auto"/>
            <w:left w:val="none" w:sz="0" w:space="0" w:color="auto"/>
            <w:bottom w:val="none" w:sz="0" w:space="0" w:color="auto"/>
            <w:right w:val="none" w:sz="0" w:space="0" w:color="auto"/>
          </w:divBdr>
        </w:div>
        <w:div w:id="691152230">
          <w:marLeft w:val="640"/>
          <w:marRight w:val="0"/>
          <w:marTop w:val="0"/>
          <w:marBottom w:val="0"/>
          <w:divBdr>
            <w:top w:val="none" w:sz="0" w:space="0" w:color="auto"/>
            <w:left w:val="none" w:sz="0" w:space="0" w:color="auto"/>
            <w:bottom w:val="none" w:sz="0" w:space="0" w:color="auto"/>
            <w:right w:val="none" w:sz="0" w:space="0" w:color="auto"/>
          </w:divBdr>
        </w:div>
        <w:div w:id="703405395">
          <w:marLeft w:val="640"/>
          <w:marRight w:val="0"/>
          <w:marTop w:val="0"/>
          <w:marBottom w:val="0"/>
          <w:divBdr>
            <w:top w:val="none" w:sz="0" w:space="0" w:color="auto"/>
            <w:left w:val="none" w:sz="0" w:space="0" w:color="auto"/>
            <w:bottom w:val="none" w:sz="0" w:space="0" w:color="auto"/>
            <w:right w:val="none" w:sz="0" w:space="0" w:color="auto"/>
          </w:divBdr>
        </w:div>
        <w:div w:id="811094862">
          <w:marLeft w:val="640"/>
          <w:marRight w:val="0"/>
          <w:marTop w:val="0"/>
          <w:marBottom w:val="0"/>
          <w:divBdr>
            <w:top w:val="none" w:sz="0" w:space="0" w:color="auto"/>
            <w:left w:val="none" w:sz="0" w:space="0" w:color="auto"/>
            <w:bottom w:val="none" w:sz="0" w:space="0" w:color="auto"/>
            <w:right w:val="none" w:sz="0" w:space="0" w:color="auto"/>
          </w:divBdr>
        </w:div>
        <w:div w:id="913247642">
          <w:marLeft w:val="640"/>
          <w:marRight w:val="0"/>
          <w:marTop w:val="0"/>
          <w:marBottom w:val="0"/>
          <w:divBdr>
            <w:top w:val="none" w:sz="0" w:space="0" w:color="auto"/>
            <w:left w:val="none" w:sz="0" w:space="0" w:color="auto"/>
            <w:bottom w:val="none" w:sz="0" w:space="0" w:color="auto"/>
            <w:right w:val="none" w:sz="0" w:space="0" w:color="auto"/>
          </w:divBdr>
        </w:div>
        <w:div w:id="933628809">
          <w:marLeft w:val="640"/>
          <w:marRight w:val="0"/>
          <w:marTop w:val="0"/>
          <w:marBottom w:val="0"/>
          <w:divBdr>
            <w:top w:val="none" w:sz="0" w:space="0" w:color="auto"/>
            <w:left w:val="none" w:sz="0" w:space="0" w:color="auto"/>
            <w:bottom w:val="none" w:sz="0" w:space="0" w:color="auto"/>
            <w:right w:val="none" w:sz="0" w:space="0" w:color="auto"/>
          </w:divBdr>
        </w:div>
        <w:div w:id="936793152">
          <w:marLeft w:val="640"/>
          <w:marRight w:val="0"/>
          <w:marTop w:val="0"/>
          <w:marBottom w:val="0"/>
          <w:divBdr>
            <w:top w:val="none" w:sz="0" w:space="0" w:color="auto"/>
            <w:left w:val="none" w:sz="0" w:space="0" w:color="auto"/>
            <w:bottom w:val="none" w:sz="0" w:space="0" w:color="auto"/>
            <w:right w:val="none" w:sz="0" w:space="0" w:color="auto"/>
          </w:divBdr>
        </w:div>
        <w:div w:id="943414448">
          <w:marLeft w:val="640"/>
          <w:marRight w:val="0"/>
          <w:marTop w:val="0"/>
          <w:marBottom w:val="0"/>
          <w:divBdr>
            <w:top w:val="none" w:sz="0" w:space="0" w:color="auto"/>
            <w:left w:val="none" w:sz="0" w:space="0" w:color="auto"/>
            <w:bottom w:val="none" w:sz="0" w:space="0" w:color="auto"/>
            <w:right w:val="none" w:sz="0" w:space="0" w:color="auto"/>
          </w:divBdr>
        </w:div>
        <w:div w:id="950861999">
          <w:marLeft w:val="640"/>
          <w:marRight w:val="0"/>
          <w:marTop w:val="0"/>
          <w:marBottom w:val="0"/>
          <w:divBdr>
            <w:top w:val="none" w:sz="0" w:space="0" w:color="auto"/>
            <w:left w:val="none" w:sz="0" w:space="0" w:color="auto"/>
            <w:bottom w:val="none" w:sz="0" w:space="0" w:color="auto"/>
            <w:right w:val="none" w:sz="0" w:space="0" w:color="auto"/>
          </w:divBdr>
        </w:div>
        <w:div w:id="951978230">
          <w:marLeft w:val="640"/>
          <w:marRight w:val="0"/>
          <w:marTop w:val="0"/>
          <w:marBottom w:val="0"/>
          <w:divBdr>
            <w:top w:val="none" w:sz="0" w:space="0" w:color="auto"/>
            <w:left w:val="none" w:sz="0" w:space="0" w:color="auto"/>
            <w:bottom w:val="none" w:sz="0" w:space="0" w:color="auto"/>
            <w:right w:val="none" w:sz="0" w:space="0" w:color="auto"/>
          </w:divBdr>
        </w:div>
        <w:div w:id="963149794">
          <w:marLeft w:val="640"/>
          <w:marRight w:val="0"/>
          <w:marTop w:val="0"/>
          <w:marBottom w:val="0"/>
          <w:divBdr>
            <w:top w:val="none" w:sz="0" w:space="0" w:color="auto"/>
            <w:left w:val="none" w:sz="0" w:space="0" w:color="auto"/>
            <w:bottom w:val="none" w:sz="0" w:space="0" w:color="auto"/>
            <w:right w:val="none" w:sz="0" w:space="0" w:color="auto"/>
          </w:divBdr>
        </w:div>
        <w:div w:id="1021400625">
          <w:marLeft w:val="640"/>
          <w:marRight w:val="0"/>
          <w:marTop w:val="0"/>
          <w:marBottom w:val="0"/>
          <w:divBdr>
            <w:top w:val="none" w:sz="0" w:space="0" w:color="auto"/>
            <w:left w:val="none" w:sz="0" w:space="0" w:color="auto"/>
            <w:bottom w:val="none" w:sz="0" w:space="0" w:color="auto"/>
            <w:right w:val="none" w:sz="0" w:space="0" w:color="auto"/>
          </w:divBdr>
        </w:div>
        <w:div w:id="1109735313">
          <w:marLeft w:val="640"/>
          <w:marRight w:val="0"/>
          <w:marTop w:val="0"/>
          <w:marBottom w:val="0"/>
          <w:divBdr>
            <w:top w:val="none" w:sz="0" w:space="0" w:color="auto"/>
            <w:left w:val="none" w:sz="0" w:space="0" w:color="auto"/>
            <w:bottom w:val="none" w:sz="0" w:space="0" w:color="auto"/>
            <w:right w:val="none" w:sz="0" w:space="0" w:color="auto"/>
          </w:divBdr>
        </w:div>
        <w:div w:id="1194032665">
          <w:marLeft w:val="640"/>
          <w:marRight w:val="0"/>
          <w:marTop w:val="0"/>
          <w:marBottom w:val="0"/>
          <w:divBdr>
            <w:top w:val="none" w:sz="0" w:space="0" w:color="auto"/>
            <w:left w:val="none" w:sz="0" w:space="0" w:color="auto"/>
            <w:bottom w:val="none" w:sz="0" w:space="0" w:color="auto"/>
            <w:right w:val="none" w:sz="0" w:space="0" w:color="auto"/>
          </w:divBdr>
        </w:div>
        <w:div w:id="1220245853">
          <w:marLeft w:val="640"/>
          <w:marRight w:val="0"/>
          <w:marTop w:val="0"/>
          <w:marBottom w:val="0"/>
          <w:divBdr>
            <w:top w:val="none" w:sz="0" w:space="0" w:color="auto"/>
            <w:left w:val="none" w:sz="0" w:space="0" w:color="auto"/>
            <w:bottom w:val="none" w:sz="0" w:space="0" w:color="auto"/>
            <w:right w:val="none" w:sz="0" w:space="0" w:color="auto"/>
          </w:divBdr>
        </w:div>
        <w:div w:id="1285190013">
          <w:marLeft w:val="640"/>
          <w:marRight w:val="0"/>
          <w:marTop w:val="0"/>
          <w:marBottom w:val="0"/>
          <w:divBdr>
            <w:top w:val="none" w:sz="0" w:space="0" w:color="auto"/>
            <w:left w:val="none" w:sz="0" w:space="0" w:color="auto"/>
            <w:bottom w:val="none" w:sz="0" w:space="0" w:color="auto"/>
            <w:right w:val="none" w:sz="0" w:space="0" w:color="auto"/>
          </w:divBdr>
        </w:div>
        <w:div w:id="1286228003">
          <w:marLeft w:val="640"/>
          <w:marRight w:val="0"/>
          <w:marTop w:val="0"/>
          <w:marBottom w:val="0"/>
          <w:divBdr>
            <w:top w:val="none" w:sz="0" w:space="0" w:color="auto"/>
            <w:left w:val="none" w:sz="0" w:space="0" w:color="auto"/>
            <w:bottom w:val="none" w:sz="0" w:space="0" w:color="auto"/>
            <w:right w:val="none" w:sz="0" w:space="0" w:color="auto"/>
          </w:divBdr>
        </w:div>
        <w:div w:id="1390108345">
          <w:marLeft w:val="640"/>
          <w:marRight w:val="0"/>
          <w:marTop w:val="0"/>
          <w:marBottom w:val="0"/>
          <w:divBdr>
            <w:top w:val="none" w:sz="0" w:space="0" w:color="auto"/>
            <w:left w:val="none" w:sz="0" w:space="0" w:color="auto"/>
            <w:bottom w:val="none" w:sz="0" w:space="0" w:color="auto"/>
            <w:right w:val="none" w:sz="0" w:space="0" w:color="auto"/>
          </w:divBdr>
        </w:div>
        <w:div w:id="1402286625">
          <w:marLeft w:val="640"/>
          <w:marRight w:val="0"/>
          <w:marTop w:val="0"/>
          <w:marBottom w:val="0"/>
          <w:divBdr>
            <w:top w:val="none" w:sz="0" w:space="0" w:color="auto"/>
            <w:left w:val="none" w:sz="0" w:space="0" w:color="auto"/>
            <w:bottom w:val="none" w:sz="0" w:space="0" w:color="auto"/>
            <w:right w:val="none" w:sz="0" w:space="0" w:color="auto"/>
          </w:divBdr>
        </w:div>
        <w:div w:id="1422332259">
          <w:marLeft w:val="640"/>
          <w:marRight w:val="0"/>
          <w:marTop w:val="0"/>
          <w:marBottom w:val="0"/>
          <w:divBdr>
            <w:top w:val="none" w:sz="0" w:space="0" w:color="auto"/>
            <w:left w:val="none" w:sz="0" w:space="0" w:color="auto"/>
            <w:bottom w:val="none" w:sz="0" w:space="0" w:color="auto"/>
            <w:right w:val="none" w:sz="0" w:space="0" w:color="auto"/>
          </w:divBdr>
        </w:div>
        <w:div w:id="1429959203">
          <w:marLeft w:val="640"/>
          <w:marRight w:val="0"/>
          <w:marTop w:val="0"/>
          <w:marBottom w:val="0"/>
          <w:divBdr>
            <w:top w:val="none" w:sz="0" w:space="0" w:color="auto"/>
            <w:left w:val="none" w:sz="0" w:space="0" w:color="auto"/>
            <w:bottom w:val="none" w:sz="0" w:space="0" w:color="auto"/>
            <w:right w:val="none" w:sz="0" w:space="0" w:color="auto"/>
          </w:divBdr>
        </w:div>
        <w:div w:id="1436511326">
          <w:marLeft w:val="640"/>
          <w:marRight w:val="0"/>
          <w:marTop w:val="0"/>
          <w:marBottom w:val="0"/>
          <w:divBdr>
            <w:top w:val="none" w:sz="0" w:space="0" w:color="auto"/>
            <w:left w:val="none" w:sz="0" w:space="0" w:color="auto"/>
            <w:bottom w:val="none" w:sz="0" w:space="0" w:color="auto"/>
            <w:right w:val="none" w:sz="0" w:space="0" w:color="auto"/>
          </w:divBdr>
        </w:div>
        <w:div w:id="1440758185">
          <w:marLeft w:val="640"/>
          <w:marRight w:val="0"/>
          <w:marTop w:val="0"/>
          <w:marBottom w:val="0"/>
          <w:divBdr>
            <w:top w:val="none" w:sz="0" w:space="0" w:color="auto"/>
            <w:left w:val="none" w:sz="0" w:space="0" w:color="auto"/>
            <w:bottom w:val="none" w:sz="0" w:space="0" w:color="auto"/>
            <w:right w:val="none" w:sz="0" w:space="0" w:color="auto"/>
          </w:divBdr>
        </w:div>
        <w:div w:id="1454210349">
          <w:marLeft w:val="640"/>
          <w:marRight w:val="0"/>
          <w:marTop w:val="0"/>
          <w:marBottom w:val="0"/>
          <w:divBdr>
            <w:top w:val="none" w:sz="0" w:space="0" w:color="auto"/>
            <w:left w:val="none" w:sz="0" w:space="0" w:color="auto"/>
            <w:bottom w:val="none" w:sz="0" w:space="0" w:color="auto"/>
            <w:right w:val="none" w:sz="0" w:space="0" w:color="auto"/>
          </w:divBdr>
        </w:div>
        <w:div w:id="1787429602">
          <w:marLeft w:val="640"/>
          <w:marRight w:val="0"/>
          <w:marTop w:val="0"/>
          <w:marBottom w:val="0"/>
          <w:divBdr>
            <w:top w:val="none" w:sz="0" w:space="0" w:color="auto"/>
            <w:left w:val="none" w:sz="0" w:space="0" w:color="auto"/>
            <w:bottom w:val="none" w:sz="0" w:space="0" w:color="auto"/>
            <w:right w:val="none" w:sz="0" w:space="0" w:color="auto"/>
          </w:divBdr>
        </w:div>
        <w:div w:id="1802724323">
          <w:marLeft w:val="640"/>
          <w:marRight w:val="0"/>
          <w:marTop w:val="0"/>
          <w:marBottom w:val="0"/>
          <w:divBdr>
            <w:top w:val="none" w:sz="0" w:space="0" w:color="auto"/>
            <w:left w:val="none" w:sz="0" w:space="0" w:color="auto"/>
            <w:bottom w:val="none" w:sz="0" w:space="0" w:color="auto"/>
            <w:right w:val="none" w:sz="0" w:space="0" w:color="auto"/>
          </w:divBdr>
        </w:div>
        <w:div w:id="1942104797">
          <w:marLeft w:val="640"/>
          <w:marRight w:val="0"/>
          <w:marTop w:val="0"/>
          <w:marBottom w:val="0"/>
          <w:divBdr>
            <w:top w:val="none" w:sz="0" w:space="0" w:color="auto"/>
            <w:left w:val="none" w:sz="0" w:space="0" w:color="auto"/>
            <w:bottom w:val="none" w:sz="0" w:space="0" w:color="auto"/>
            <w:right w:val="none" w:sz="0" w:space="0" w:color="auto"/>
          </w:divBdr>
        </w:div>
        <w:div w:id="1990939709">
          <w:marLeft w:val="640"/>
          <w:marRight w:val="0"/>
          <w:marTop w:val="0"/>
          <w:marBottom w:val="0"/>
          <w:divBdr>
            <w:top w:val="none" w:sz="0" w:space="0" w:color="auto"/>
            <w:left w:val="none" w:sz="0" w:space="0" w:color="auto"/>
            <w:bottom w:val="none" w:sz="0" w:space="0" w:color="auto"/>
            <w:right w:val="none" w:sz="0" w:space="0" w:color="auto"/>
          </w:divBdr>
        </w:div>
        <w:div w:id="1995646635">
          <w:marLeft w:val="640"/>
          <w:marRight w:val="0"/>
          <w:marTop w:val="0"/>
          <w:marBottom w:val="0"/>
          <w:divBdr>
            <w:top w:val="none" w:sz="0" w:space="0" w:color="auto"/>
            <w:left w:val="none" w:sz="0" w:space="0" w:color="auto"/>
            <w:bottom w:val="none" w:sz="0" w:space="0" w:color="auto"/>
            <w:right w:val="none" w:sz="0" w:space="0" w:color="auto"/>
          </w:divBdr>
        </w:div>
        <w:div w:id="2029522092">
          <w:marLeft w:val="640"/>
          <w:marRight w:val="0"/>
          <w:marTop w:val="0"/>
          <w:marBottom w:val="0"/>
          <w:divBdr>
            <w:top w:val="none" w:sz="0" w:space="0" w:color="auto"/>
            <w:left w:val="none" w:sz="0" w:space="0" w:color="auto"/>
            <w:bottom w:val="none" w:sz="0" w:space="0" w:color="auto"/>
            <w:right w:val="none" w:sz="0" w:space="0" w:color="auto"/>
          </w:divBdr>
        </w:div>
        <w:div w:id="2090731056">
          <w:marLeft w:val="640"/>
          <w:marRight w:val="0"/>
          <w:marTop w:val="0"/>
          <w:marBottom w:val="0"/>
          <w:divBdr>
            <w:top w:val="none" w:sz="0" w:space="0" w:color="auto"/>
            <w:left w:val="none" w:sz="0" w:space="0" w:color="auto"/>
            <w:bottom w:val="none" w:sz="0" w:space="0" w:color="auto"/>
            <w:right w:val="none" w:sz="0" w:space="0" w:color="auto"/>
          </w:divBdr>
        </w:div>
        <w:div w:id="2115009949">
          <w:marLeft w:val="640"/>
          <w:marRight w:val="0"/>
          <w:marTop w:val="0"/>
          <w:marBottom w:val="0"/>
          <w:divBdr>
            <w:top w:val="none" w:sz="0" w:space="0" w:color="auto"/>
            <w:left w:val="none" w:sz="0" w:space="0" w:color="auto"/>
            <w:bottom w:val="none" w:sz="0" w:space="0" w:color="auto"/>
            <w:right w:val="none" w:sz="0" w:space="0" w:color="auto"/>
          </w:divBdr>
        </w:div>
      </w:divsChild>
    </w:div>
    <w:div w:id="80877164">
      <w:bodyDiv w:val="1"/>
      <w:marLeft w:val="0"/>
      <w:marRight w:val="0"/>
      <w:marTop w:val="0"/>
      <w:marBottom w:val="0"/>
      <w:divBdr>
        <w:top w:val="none" w:sz="0" w:space="0" w:color="auto"/>
        <w:left w:val="none" w:sz="0" w:space="0" w:color="auto"/>
        <w:bottom w:val="none" w:sz="0" w:space="0" w:color="auto"/>
        <w:right w:val="none" w:sz="0" w:space="0" w:color="auto"/>
      </w:divBdr>
      <w:divsChild>
        <w:div w:id="201676545">
          <w:marLeft w:val="640"/>
          <w:marRight w:val="0"/>
          <w:marTop w:val="0"/>
          <w:marBottom w:val="0"/>
          <w:divBdr>
            <w:top w:val="none" w:sz="0" w:space="0" w:color="auto"/>
            <w:left w:val="none" w:sz="0" w:space="0" w:color="auto"/>
            <w:bottom w:val="none" w:sz="0" w:space="0" w:color="auto"/>
            <w:right w:val="none" w:sz="0" w:space="0" w:color="auto"/>
          </w:divBdr>
        </w:div>
        <w:div w:id="264121470">
          <w:marLeft w:val="640"/>
          <w:marRight w:val="0"/>
          <w:marTop w:val="0"/>
          <w:marBottom w:val="0"/>
          <w:divBdr>
            <w:top w:val="none" w:sz="0" w:space="0" w:color="auto"/>
            <w:left w:val="none" w:sz="0" w:space="0" w:color="auto"/>
            <w:bottom w:val="none" w:sz="0" w:space="0" w:color="auto"/>
            <w:right w:val="none" w:sz="0" w:space="0" w:color="auto"/>
          </w:divBdr>
        </w:div>
        <w:div w:id="308099174">
          <w:marLeft w:val="640"/>
          <w:marRight w:val="0"/>
          <w:marTop w:val="0"/>
          <w:marBottom w:val="0"/>
          <w:divBdr>
            <w:top w:val="none" w:sz="0" w:space="0" w:color="auto"/>
            <w:left w:val="none" w:sz="0" w:space="0" w:color="auto"/>
            <w:bottom w:val="none" w:sz="0" w:space="0" w:color="auto"/>
            <w:right w:val="none" w:sz="0" w:space="0" w:color="auto"/>
          </w:divBdr>
        </w:div>
        <w:div w:id="321936190">
          <w:marLeft w:val="640"/>
          <w:marRight w:val="0"/>
          <w:marTop w:val="0"/>
          <w:marBottom w:val="0"/>
          <w:divBdr>
            <w:top w:val="none" w:sz="0" w:space="0" w:color="auto"/>
            <w:left w:val="none" w:sz="0" w:space="0" w:color="auto"/>
            <w:bottom w:val="none" w:sz="0" w:space="0" w:color="auto"/>
            <w:right w:val="none" w:sz="0" w:space="0" w:color="auto"/>
          </w:divBdr>
        </w:div>
        <w:div w:id="403919397">
          <w:marLeft w:val="640"/>
          <w:marRight w:val="0"/>
          <w:marTop w:val="0"/>
          <w:marBottom w:val="0"/>
          <w:divBdr>
            <w:top w:val="none" w:sz="0" w:space="0" w:color="auto"/>
            <w:left w:val="none" w:sz="0" w:space="0" w:color="auto"/>
            <w:bottom w:val="none" w:sz="0" w:space="0" w:color="auto"/>
            <w:right w:val="none" w:sz="0" w:space="0" w:color="auto"/>
          </w:divBdr>
        </w:div>
        <w:div w:id="454104984">
          <w:marLeft w:val="640"/>
          <w:marRight w:val="0"/>
          <w:marTop w:val="0"/>
          <w:marBottom w:val="0"/>
          <w:divBdr>
            <w:top w:val="none" w:sz="0" w:space="0" w:color="auto"/>
            <w:left w:val="none" w:sz="0" w:space="0" w:color="auto"/>
            <w:bottom w:val="none" w:sz="0" w:space="0" w:color="auto"/>
            <w:right w:val="none" w:sz="0" w:space="0" w:color="auto"/>
          </w:divBdr>
        </w:div>
        <w:div w:id="557976674">
          <w:marLeft w:val="640"/>
          <w:marRight w:val="0"/>
          <w:marTop w:val="0"/>
          <w:marBottom w:val="0"/>
          <w:divBdr>
            <w:top w:val="none" w:sz="0" w:space="0" w:color="auto"/>
            <w:left w:val="none" w:sz="0" w:space="0" w:color="auto"/>
            <w:bottom w:val="none" w:sz="0" w:space="0" w:color="auto"/>
            <w:right w:val="none" w:sz="0" w:space="0" w:color="auto"/>
          </w:divBdr>
        </w:div>
        <w:div w:id="595485803">
          <w:marLeft w:val="640"/>
          <w:marRight w:val="0"/>
          <w:marTop w:val="0"/>
          <w:marBottom w:val="0"/>
          <w:divBdr>
            <w:top w:val="none" w:sz="0" w:space="0" w:color="auto"/>
            <w:left w:val="none" w:sz="0" w:space="0" w:color="auto"/>
            <w:bottom w:val="none" w:sz="0" w:space="0" w:color="auto"/>
            <w:right w:val="none" w:sz="0" w:space="0" w:color="auto"/>
          </w:divBdr>
        </w:div>
        <w:div w:id="635180792">
          <w:marLeft w:val="640"/>
          <w:marRight w:val="0"/>
          <w:marTop w:val="0"/>
          <w:marBottom w:val="0"/>
          <w:divBdr>
            <w:top w:val="none" w:sz="0" w:space="0" w:color="auto"/>
            <w:left w:val="none" w:sz="0" w:space="0" w:color="auto"/>
            <w:bottom w:val="none" w:sz="0" w:space="0" w:color="auto"/>
            <w:right w:val="none" w:sz="0" w:space="0" w:color="auto"/>
          </w:divBdr>
        </w:div>
        <w:div w:id="660890230">
          <w:marLeft w:val="640"/>
          <w:marRight w:val="0"/>
          <w:marTop w:val="0"/>
          <w:marBottom w:val="0"/>
          <w:divBdr>
            <w:top w:val="none" w:sz="0" w:space="0" w:color="auto"/>
            <w:left w:val="none" w:sz="0" w:space="0" w:color="auto"/>
            <w:bottom w:val="none" w:sz="0" w:space="0" w:color="auto"/>
            <w:right w:val="none" w:sz="0" w:space="0" w:color="auto"/>
          </w:divBdr>
        </w:div>
        <w:div w:id="693306962">
          <w:marLeft w:val="640"/>
          <w:marRight w:val="0"/>
          <w:marTop w:val="0"/>
          <w:marBottom w:val="0"/>
          <w:divBdr>
            <w:top w:val="none" w:sz="0" w:space="0" w:color="auto"/>
            <w:left w:val="none" w:sz="0" w:space="0" w:color="auto"/>
            <w:bottom w:val="none" w:sz="0" w:space="0" w:color="auto"/>
            <w:right w:val="none" w:sz="0" w:space="0" w:color="auto"/>
          </w:divBdr>
        </w:div>
        <w:div w:id="761027073">
          <w:marLeft w:val="640"/>
          <w:marRight w:val="0"/>
          <w:marTop w:val="0"/>
          <w:marBottom w:val="0"/>
          <w:divBdr>
            <w:top w:val="none" w:sz="0" w:space="0" w:color="auto"/>
            <w:left w:val="none" w:sz="0" w:space="0" w:color="auto"/>
            <w:bottom w:val="none" w:sz="0" w:space="0" w:color="auto"/>
            <w:right w:val="none" w:sz="0" w:space="0" w:color="auto"/>
          </w:divBdr>
        </w:div>
        <w:div w:id="762797395">
          <w:marLeft w:val="640"/>
          <w:marRight w:val="0"/>
          <w:marTop w:val="0"/>
          <w:marBottom w:val="0"/>
          <w:divBdr>
            <w:top w:val="none" w:sz="0" w:space="0" w:color="auto"/>
            <w:left w:val="none" w:sz="0" w:space="0" w:color="auto"/>
            <w:bottom w:val="none" w:sz="0" w:space="0" w:color="auto"/>
            <w:right w:val="none" w:sz="0" w:space="0" w:color="auto"/>
          </w:divBdr>
        </w:div>
        <w:div w:id="885721571">
          <w:marLeft w:val="640"/>
          <w:marRight w:val="0"/>
          <w:marTop w:val="0"/>
          <w:marBottom w:val="0"/>
          <w:divBdr>
            <w:top w:val="none" w:sz="0" w:space="0" w:color="auto"/>
            <w:left w:val="none" w:sz="0" w:space="0" w:color="auto"/>
            <w:bottom w:val="none" w:sz="0" w:space="0" w:color="auto"/>
            <w:right w:val="none" w:sz="0" w:space="0" w:color="auto"/>
          </w:divBdr>
        </w:div>
        <w:div w:id="890189847">
          <w:marLeft w:val="640"/>
          <w:marRight w:val="0"/>
          <w:marTop w:val="0"/>
          <w:marBottom w:val="0"/>
          <w:divBdr>
            <w:top w:val="none" w:sz="0" w:space="0" w:color="auto"/>
            <w:left w:val="none" w:sz="0" w:space="0" w:color="auto"/>
            <w:bottom w:val="none" w:sz="0" w:space="0" w:color="auto"/>
            <w:right w:val="none" w:sz="0" w:space="0" w:color="auto"/>
          </w:divBdr>
        </w:div>
        <w:div w:id="993143544">
          <w:marLeft w:val="640"/>
          <w:marRight w:val="0"/>
          <w:marTop w:val="0"/>
          <w:marBottom w:val="0"/>
          <w:divBdr>
            <w:top w:val="none" w:sz="0" w:space="0" w:color="auto"/>
            <w:left w:val="none" w:sz="0" w:space="0" w:color="auto"/>
            <w:bottom w:val="none" w:sz="0" w:space="0" w:color="auto"/>
            <w:right w:val="none" w:sz="0" w:space="0" w:color="auto"/>
          </w:divBdr>
        </w:div>
        <w:div w:id="1015227417">
          <w:marLeft w:val="640"/>
          <w:marRight w:val="0"/>
          <w:marTop w:val="0"/>
          <w:marBottom w:val="0"/>
          <w:divBdr>
            <w:top w:val="none" w:sz="0" w:space="0" w:color="auto"/>
            <w:left w:val="none" w:sz="0" w:space="0" w:color="auto"/>
            <w:bottom w:val="none" w:sz="0" w:space="0" w:color="auto"/>
            <w:right w:val="none" w:sz="0" w:space="0" w:color="auto"/>
          </w:divBdr>
        </w:div>
        <w:div w:id="1079331324">
          <w:marLeft w:val="640"/>
          <w:marRight w:val="0"/>
          <w:marTop w:val="0"/>
          <w:marBottom w:val="0"/>
          <w:divBdr>
            <w:top w:val="none" w:sz="0" w:space="0" w:color="auto"/>
            <w:left w:val="none" w:sz="0" w:space="0" w:color="auto"/>
            <w:bottom w:val="none" w:sz="0" w:space="0" w:color="auto"/>
            <w:right w:val="none" w:sz="0" w:space="0" w:color="auto"/>
          </w:divBdr>
        </w:div>
        <w:div w:id="1255093550">
          <w:marLeft w:val="640"/>
          <w:marRight w:val="0"/>
          <w:marTop w:val="0"/>
          <w:marBottom w:val="0"/>
          <w:divBdr>
            <w:top w:val="none" w:sz="0" w:space="0" w:color="auto"/>
            <w:left w:val="none" w:sz="0" w:space="0" w:color="auto"/>
            <w:bottom w:val="none" w:sz="0" w:space="0" w:color="auto"/>
            <w:right w:val="none" w:sz="0" w:space="0" w:color="auto"/>
          </w:divBdr>
        </w:div>
        <w:div w:id="1286158175">
          <w:marLeft w:val="640"/>
          <w:marRight w:val="0"/>
          <w:marTop w:val="0"/>
          <w:marBottom w:val="0"/>
          <w:divBdr>
            <w:top w:val="none" w:sz="0" w:space="0" w:color="auto"/>
            <w:left w:val="none" w:sz="0" w:space="0" w:color="auto"/>
            <w:bottom w:val="none" w:sz="0" w:space="0" w:color="auto"/>
            <w:right w:val="none" w:sz="0" w:space="0" w:color="auto"/>
          </w:divBdr>
        </w:div>
        <w:div w:id="1316297457">
          <w:marLeft w:val="640"/>
          <w:marRight w:val="0"/>
          <w:marTop w:val="0"/>
          <w:marBottom w:val="0"/>
          <w:divBdr>
            <w:top w:val="none" w:sz="0" w:space="0" w:color="auto"/>
            <w:left w:val="none" w:sz="0" w:space="0" w:color="auto"/>
            <w:bottom w:val="none" w:sz="0" w:space="0" w:color="auto"/>
            <w:right w:val="none" w:sz="0" w:space="0" w:color="auto"/>
          </w:divBdr>
        </w:div>
        <w:div w:id="1354764191">
          <w:marLeft w:val="640"/>
          <w:marRight w:val="0"/>
          <w:marTop w:val="0"/>
          <w:marBottom w:val="0"/>
          <w:divBdr>
            <w:top w:val="none" w:sz="0" w:space="0" w:color="auto"/>
            <w:left w:val="none" w:sz="0" w:space="0" w:color="auto"/>
            <w:bottom w:val="none" w:sz="0" w:space="0" w:color="auto"/>
            <w:right w:val="none" w:sz="0" w:space="0" w:color="auto"/>
          </w:divBdr>
        </w:div>
        <w:div w:id="1399938281">
          <w:marLeft w:val="640"/>
          <w:marRight w:val="0"/>
          <w:marTop w:val="0"/>
          <w:marBottom w:val="0"/>
          <w:divBdr>
            <w:top w:val="none" w:sz="0" w:space="0" w:color="auto"/>
            <w:left w:val="none" w:sz="0" w:space="0" w:color="auto"/>
            <w:bottom w:val="none" w:sz="0" w:space="0" w:color="auto"/>
            <w:right w:val="none" w:sz="0" w:space="0" w:color="auto"/>
          </w:divBdr>
        </w:div>
        <w:div w:id="1442066892">
          <w:marLeft w:val="640"/>
          <w:marRight w:val="0"/>
          <w:marTop w:val="0"/>
          <w:marBottom w:val="0"/>
          <w:divBdr>
            <w:top w:val="none" w:sz="0" w:space="0" w:color="auto"/>
            <w:left w:val="none" w:sz="0" w:space="0" w:color="auto"/>
            <w:bottom w:val="none" w:sz="0" w:space="0" w:color="auto"/>
            <w:right w:val="none" w:sz="0" w:space="0" w:color="auto"/>
          </w:divBdr>
        </w:div>
        <w:div w:id="1446148571">
          <w:marLeft w:val="640"/>
          <w:marRight w:val="0"/>
          <w:marTop w:val="0"/>
          <w:marBottom w:val="0"/>
          <w:divBdr>
            <w:top w:val="none" w:sz="0" w:space="0" w:color="auto"/>
            <w:left w:val="none" w:sz="0" w:space="0" w:color="auto"/>
            <w:bottom w:val="none" w:sz="0" w:space="0" w:color="auto"/>
            <w:right w:val="none" w:sz="0" w:space="0" w:color="auto"/>
          </w:divBdr>
        </w:div>
        <w:div w:id="1467044638">
          <w:marLeft w:val="640"/>
          <w:marRight w:val="0"/>
          <w:marTop w:val="0"/>
          <w:marBottom w:val="0"/>
          <w:divBdr>
            <w:top w:val="none" w:sz="0" w:space="0" w:color="auto"/>
            <w:left w:val="none" w:sz="0" w:space="0" w:color="auto"/>
            <w:bottom w:val="none" w:sz="0" w:space="0" w:color="auto"/>
            <w:right w:val="none" w:sz="0" w:space="0" w:color="auto"/>
          </w:divBdr>
        </w:div>
        <w:div w:id="1485392153">
          <w:marLeft w:val="640"/>
          <w:marRight w:val="0"/>
          <w:marTop w:val="0"/>
          <w:marBottom w:val="0"/>
          <w:divBdr>
            <w:top w:val="none" w:sz="0" w:space="0" w:color="auto"/>
            <w:left w:val="none" w:sz="0" w:space="0" w:color="auto"/>
            <w:bottom w:val="none" w:sz="0" w:space="0" w:color="auto"/>
            <w:right w:val="none" w:sz="0" w:space="0" w:color="auto"/>
          </w:divBdr>
        </w:div>
        <w:div w:id="1489789355">
          <w:marLeft w:val="640"/>
          <w:marRight w:val="0"/>
          <w:marTop w:val="0"/>
          <w:marBottom w:val="0"/>
          <w:divBdr>
            <w:top w:val="none" w:sz="0" w:space="0" w:color="auto"/>
            <w:left w:val="none" w:sz="0" w:space="0" w:color="auto"/>
            <w:bottom w:val="none" w:sz="0" w:space="0" w:color="auto"/>
            <w:right w:val="none" w:sz="0" w:space="0" w:color="auto"/>
          </w:divBdr>
        </w:div>
        <w:div w:id="1504121845">
          <w:marLeft w:val="640"/>
          <w:marRight w:val="0"/>
          <w:marTop w:val="0"/>
          <w:marBottom w:val="0"/>
          <w:divBdr>
            <w:top w:val="none" w:sz="0" w:space="0" w:color="auto"/>
            <w:left w:val="none" w:sz="0" w:space="0" w:color="auto"/>
            <w:bottom w:val="none" w:sz="0" w:space="0" w:color="auto"/>
            <w:right w:val="none" w:sz="0" w:space="0" w:color="auto"/>
          </w:divBdr>
        </w:div>
        <w:div w:id="1519394490">
          <w:marLeft w:val="640"/>
          <w:marRight w:val="0"/>
          <w:marTop w:val="0"/>
          <w:marBottom w:val="0"/>
          <w:divBdr>
            <w:top w:val="none" w:sz="0" w:space="0" w:color="auto"/>
            <w:left w:val="none" w:sz="0" w:space="0" w:color="auto"/>
            <w:bottom w:val="none" w:sz="0" w:space="0" w:color="auto"/>
            <w:right w:val="none" w:sz="0" w:space="0" w:color="auto"/>
          </w:divBdr>
        </w:div>
        <w:div w:id="1548561617">
          <w:marLeft w:val="640"/>
          <w:marRight w:val="0"/>
          <w:marTop w:val="0"/>
          <w:marBottom w:val="0"/>
          <w:divBdr>
            <w:top w:val="none" w:sz="0" w:space="0" w:color="auto"/>
            <w:left w:val="none" w:sz="0" w:space="0" w:color="auto"/>
            <w:bottom w:val="none" w:sz="0" w:space="0" w:color="auto"/>
            <w:right w:val="none" w:sz="0" w:space="0" w:color="auto"/>
          </w:divBdr>
        </w:div>
        <w:div w:id="1648582992">
          <w:marLeft w:val="640"/>
          <w:marRight w:val="0"/>
          <w:marTop w:val="0"/>
          <w:marBottom w:val="0"/>
          <w:divBdr>
            <w:top w:val="none" w:sz="0" w:space="0" w:color="auto"/>
            <w:left w:val="none" w:sz="0" w:space="0" w:color="auto"/>
            <w:bottom w:val="none" w:sz="0" w:space="0" w:color="auto"/>
            <w:right w:val="none" w:sz="0" w:space="0" w:color="auto"/>
          </w:divBdr>
        </w:div>
        <w:div w:id="1689401911">
          <w:marLeft w:val="640"/>
          <w:marRight w:val="0"/>
          <w:marTop w:val="0"/>
          <w:marBottom w:val="0"/>
          <w:divBdr>
            <w:top w:val="none" w:sz="0" w:space="0" w:color="auto"/>
            <w:left w:val="none" w:sz="0" w:space="0" w:color="auto"/>
            <w:bottom w:val="none" w:sz="0" w:space="0" w:color="auto"/>
            <w:right w:val="none" w:sz="0" w:space="0" w:color="auto"/>
          </w:divBdr>
        </w:div>
        <w:div w:id="1694377131">
          <w:marLeft w:val="640"/>
          <w:marRight w:val="0"/>
          <w:marTop w:val="0"/>
          <w:marBottom w:val="0"/>
          <w:divBdr>
            <w:top w:val="none" w:sz="0" w:space="0" w:color="auto"/>
            <w:left w:val="none" w:sz="0" w:space="0" w:color="auto"/>
            <w:bottom w:val="none" w:sz="0" w:space="0" w:color="auto"/>
            <w:right w:val="none" w:sz="0" w:space="0" w:color="auto"/>
          </w:divBdr>
        </w:div>
        <w:div w:id="1712684232">
          <w:marLeft w:val="640"/>
          <w:marRight w:val="0"/>
          <w:marTop w:val="0"/>
          <w:marBottom w:val="0"/>
          <w:divBdr>
            <w:top w:val="none" w:sz="0" w:space="0" w:color="auto"/>
            <w:left w:val="none" w:sz="0" w:space="0" w:color="auto"/>
            <w:bottom w:val="none" w:sz="0" w:space="0" w:color="auto"/>
            <w:right w:val="none" w:sz="0" w:space="0" w:color="auto"/>
          </w:divBdr>
        </w:div>
        <w:div w:id="1753745892">
          <w:marLeft w:val="640"/>
          <w:marRight w:val="0"/>
          <w:marTop w:val="0"/>
          <w:marBottom w:val="0"/>
          <w:divBdr>
            <w:top w:val="none" w:sz="0" w:space="0" w:color="auto"/>
            <w:left w:val="none" w:sz="0" w:space="0" w:color="auto"/>
            <w:bottom w:val="none" w:sz="0" w:space="0" w:color="auto"/>
            <w:right w:val="none" w:sz="0" w:space="0" w:color="auto"/>
          </w:divBdr>
        </w:div>
        <w:div w:id="1775785919">
          <w:marLeft w:val="640"/>
          <w:marRight w:val="0"/>
          <w:marTop w:val="0"/>
          <w:marBottom w:val="0"/>
          <w:divBdr>
            <w:top w:val="none" w:sz="0" w:space="0" w:color="auto"/>
            <w:left w:val="none" w:sz="0" w:space="0" w:color="auto"/>
            <w:bottom w:val="none" w:sz="0" w:space="0" w:color="auto"/>
            <w:right w:val="none" w:sz="0" w:space="0" w:color="auto"/>
          </w:divBdr>
        </w:div>
        <w:div w:id="1809980224">
          <w:marLeft w:val="640"/>
          <w:marRight w:val="0"/>
          <w:marTop w:val="0"/>
          <w:marBottom w:val="0"/>
          <w:divBdr>
            <w:top w:val="none" w:sz="0" w:space="0" w:color="auto"/>
            <w:left w:val="none" w:sz="0" w:space="0" w:color="auto"/>
            <w:bottom w:val="none" w:sz="0" w:space="0" w:color="auto"/>
            <w:right w:val="none" w:sz="0" w:space="0" w:color="auto"/>
          </w:divBdr>
        </w:div>
        <w:div w:id="1924755794">
          <w:marLeft w:val="640"/>
          <w:marRight w:val="0"/>
          <w:marTop w:val="0"/>
          <w:marBottom w:val="0"/>
          <w:divBdr>
            <w:top w:val="none" w:sz="0" w:space="0" w:color="auto"/>
            <w:left w:val="none" w:sz="0" w:space="0" w:color="auto"/>
            <w:bottom w:val="none" w:sz="0" w:space="0" w:color="auto"/>
            <w:right w:val="none" w:sz="0" w:space="0" w:color="auto"/>
          </w:divBdr>
        </w:div>
        <w:div w:id="2015107694">
          <w:marLeft w:val="640"/>
          <w:marRight w:val="0"/>
          <w:marTop w:val="0"/>
          <w:marBottom w:val="0"/>
          <w:divBdr>
            <w:top w:val="none" w:sz="0" w:space="0" w:color="auto"/>
            <w:left w:val="none" w:sz="0" w:space="0" w:color="auto"/>
            <w:bottom w:val="none" w:sz="0" w:space="0" w:color="auto"/>
            <w:right w:val="none" w:sz="0" w:space="0" w:color="auto"/>
          </w:divBdr>
        </w:div>
        <w:div w:id="2109538831">
          <w:marLeft w:val="640"/>
          <w:marRight w:val="0"/>
          <w:marTop w:val="0"/>
          <w:marBottom w:val="0"/>
          <w:divBdr>
            <w:top w:val="none" w:sz="0" w:space="0" w:color="auto"/>
            <w:left w:val="none" w:sz="0" w:space="0" w:color="auto"/>
            <w:bottom w:val="none" w:sz="0" w:space="0" w:color="auto"/>
            <w:right w:val="none" w:sz="0" w:space="0" w:color="auto"/>
          </w:divBdr>
        </w:div>
        <w:div w:id="2111048421">
          <w:marLeft w:val="640"/>
          <w:marRight w:val="0"/>
          <w:marTop w:val="0"/>
          <w:marBottom w:val="0"/>
          <w:divBdr>
            <w:top w:val="none" w:sz="0" w:space="0" w:color="auto"/>
            <w:left w:val="none" w:sz="0" w:space="0" w:color="auto"/>
            <w:bottom w:val="none" w:sz="0" w:space="0" w:color="auto"/>
            <w:right w:val="none" w:sz="0" w:space="0" w:color="auto"/>
          </w:divBdr>
        </w:div>
      </w:divsChild>
    </w:div>
    <w:div w:id="117141120">
      <w:bodyDiv w:val="1"/>
      <w:marLeft w:val="0"/>
      <w:marRight w:val="0"/>
      <w:marTop w:val="0"/>
      <w:marBottom w:val="0"/>
      <w:divBdr>
        <w:top w:val="none" w:sz="0" w:space="0" w:color="auto"/>
        <w:left w:val="none" w:sz="0" w:space="0" w:color="auto"/>
        <w:bottom w:val="none" w:sz="0" w:space="0" w:color="auto"/>
        <w:right w:val="none" w:sz="0" w:space="0" w:color="auto"/>
      </w:divBdr>
      <w:divsChild>
        <w:div w:id="67312935">
          <w:marLeft w:val="640"/>
          <w:marRight w:val="0"/>
          <w:marTop w:val="0"/>
          <w:marBottom w:val="0"/>
          <w:divBdr>
            <w:top w:val="none" w:sz="0" w:space="0" w:color="auto"/>
            <w:left w:val="none" w:sz="0" w:space="0" w:color="auto"/>
            <w:bottom w:val="none" w:sz="0" w:space="0" w:color="auto"/>
            <w:right w:val="none" w:sz="0" w:space="0" w:color="auto"/>
          </w:divBdr>
        </w:div>
        <w:div w:id="70470454">
          <w:marLeft w:val="640"/>
          <w:marRight w:val="0"/>
          <w:marTop w:val="0"/>
          <w:marBottom w:val="0"/>
          <w:divBdr>
            <w:top w:val="none" w:sz="0" w:space="0" w:color="auto"/>
            <w:left w:val="none" w:sz="0" w:space="0" w:color="auto"/>
            <w:bottom w:val="none" w:sz="0" w:space="0" w:color="auto"/>
            <w:right w:val="none" w:sz="0" w:space="0" w:color="auto"/>
          </w:divBdr>
        </w:div>
        <w:div w:id="129326053">
          <w:marLeft w:val="640"/>
          <w:marRight w:val="0"/>
          <w:marTop w:val="0"/>
          <w:marBottom w:val="0"/>
          <w:divBdr>
            <w:top w:val="none" w:sz="0" w:space="0" w:color="auto"/>
            <w:left w:val="none" w:sz="0" w:space="0" w:color="auto"/>
            <w:bottom w:val="none" w:sz="0" w:space="0" w:color="auto"/>
            <w:right w:val="none" w:sz="0" w:space="0" w:color="auto"/>
          </w:divBdr>
        </w:div>
        <w:div w:id="258562866">
          <w:marLeft w:val="640"/>
          <w:marRight w:val="0"/>
          <w:marTop w:val="0"/>
          <w:marBottom w:val="0"/>
          <w:divBdr>
            <w:top w:val="none" w:sz="0" w:space="0" w:color="auto"/>
            <w:left w:val="none" w:sz="0" w:space="0" w:color="auto"/>
            <w:bottom w:val="none" w:sz="0" w:space="0" w:color="auto"/>
            <w:right w:val="none" w:sz="0" w:space="0" w:color="auto"/>
          </w:divBdr>
        </w:div>
        <w:div w:id="277495333">
          <w:marLeft w:val="640"/>
          <w:marRight w:val="0"/>
          <w:marTop w:val="0"/>
          <w:marBottom w:val="0"/>
          <w:divBdr>
            <w:top w:val="none" w:sz="0" w:space="0" w:color="auto"/>
            <w:left w:val="none" w:sz="0" w:space="0" w:color="auto"/>
            <w:bottom w:val="none" w:sz="0" w:space="0" w:color="auto"/>
            <w:right w:val="none" w:sz="0" w:space="0" w:color="auto"/>
          </w:divBdr>
        </w:div>
        <w:div w:id="282418817">
          <w:marLeft w:val="640"/>
          <w:marRight w:val="0"/>
          <w:marTop w:val="0"/>
          <w:marBottom w:val="0"/>
          <w:divBdr>
            <w:top w:val="none" w:sz="0" w:space="0" w:color="auto"/>
            <w:left w:val="none" w:sz="0" w:space="0" w:color="auto"/>
            <w:bottom w:val="none" w:sz="0" w:space="0" w:color="auto"/>
            <w:right w:val="none" w:sz="0" w:space="0" w:color="auto"/>
          </w:divBdr>
        </w:div>
        <w:div w:id="306936691">
          <w:marLeft w:val="640"/>
          <w:marRight w:val="0"/>
          <w:marTop w:val="0"/>
          <w:marBottom w:val="0"/>
          <w:divBdr>
            <w:top w:val="none" w:sz="0" w:space="0" w:color="auto"/>
            <w:left w:val="none" w:sz="0" w:space="0" w:color="auto"/>
            <w:bottom w:val="none" w:sz="0" w:space="0" w:color="auto"/>
            <w:right w:val="none" w:sz="0" w:space="0" w:color="auto"/>
          </w:divBdr>
        </w:div>
        <w:div w:id="363211102">
          <w:marLeft w:val="640"/>
          <w:marRight w:val="0"/>
          <w:marTop w:val="0"/>
          <w:marBottom w:val="0"/>
          <w:divBdr>
            <w:top w:val="none" w:sz="0" w:space="0" w:color="auto"/>
            <w:left w:val="none" w:sz="0" w:space="0" w:color="auto"/>
            <w:bottom w:val="none" w:sz="0" w:space="0" w:color="auto"/>
            <w:right w:val="none" w:sz="0" w:space="0" w:color="auto"/>
          </w:divBdr>
        </w:div>
        <w:div w:id="366178589">
          <w:marLeft w:val="640"/>
          <w:marRight w:val="0"/>
          <w:marTop w:val="0"/>
          <w:marBottom w:val="0"/>
          <w:divBdr>
            <w:top w:val="none" w:sz="0" w:space="0" w:color="auto"/>
            <w:left w:val="none" w:sz="0" w:space="0" w:color="auto"/>
            <w:bottom w:val="none" w:sz="0" w:space="0" w:color="auto"/>
            <w:right w:val="none" w:sz="0" w:space="0" w:color="auto"/>
          </w:divBdr>
        </w:div>
        <w:div w:id="390542864">
          <w:marLeft w:val="640"/>
          <w:marRight w:val="0"/>
          <w:marTop w:val="0"/>
          <w:marBottom w:val="0"/>
          <w:divBdr>
            <w:top w:val="none" w:sz="0" w:space="0" w:color="auto"/>
            <w:left w:val="none" w:sz="0" w:space="0" w:color="auto"/>
            <w:bottom w:val="none" w:sz="0" w:space="0" w:color="auto"/>
            <w:right w:val="none" w:sz="0" w:space="0" w:color="auto"/>
          </w:divBdr>
        </w:div>
        <w:div w:id="412091249">
          <w:marLeft w:val="640"/>
          <w:marRight w:val="0"/>
          <w:marTop w:val="0"/>
          <w:marBottom w:val="0"/>
          <w:divBdr>
            <w:top w:val="none" w:sz="0" w:space="0" w:color="auto"/>
            <w:left w:val="none" w:sz="0" w:space="0" w:color="auto"/>
            <w:bottom w:val="none" w:sz="0" w:space="0" w:color="auto"/>
            <w:right w:val="none" w:sz="0" w:space="0" w:color="auto"/>
          </w:divBdr>
        </w:div>
        <w:div w:id="488405957">
          <w:marLeft w:val="640"/>
          <w:marRight w:val="0"/>
          <w:marTop w:val="0"/>
          <w:marBottom w:val="0"/>
          <w:divBdr>
            <w:top w:val="none" w:sz="0" w:space="0" w:color="auto"/>
            <w:left w:val="none" w:sz="0" w:space="0" w:color="auto"/>
            <w:bottom w:val="none" w:sz="0" w:space="0" w:color="auto"/>
            <w:right w:val="none" w:sz="0" w:space="0" w:color="auto"/>
          </w:divBdr>
        </w:div>
        <w:div w:id="504129613">
          <w:marLeft w:val="640"/>
          <w:marRight w:val="0"/>
          <w:marTop w:val="0"/>
          <w:marBottom w:val="0"/>
          <w:divBdr>
            <w:top w:val="none" w:sz="0" w:space="0" w:color="auto"/>
            <w:left w:val="none" w:sz="0" w:space="0" w:color="auto"/>
            <w:bottom w:val="none" w:sz="0" w:space="0" w:color="auto"/>
            <w:right w:val="none" w:sz="0" w:space="0" w:color="auto"/>
          </w:divBdr>
        </w:div>
        <w:div w:id="594048915">
          <w:marLeft w:val="640"/>
          <w:marRight w:val="0"/>
          <w:marTop w:val="0"/>
          <w:marBottom w:val="0"/>
          <w:divBdr>
            <w:top w:val="none" w:sz="0" w:space="0" w:color="auto"/>
            <w:left w:val="none" w:sz="0" w:space="0" w:color="auto"/>
            <w:bottom w:val="none" w:sz="0" w:space="0" w:color="auto"/>
            <w:right w:val="none" w:sz="0" w:space="0" w:color="auto"/>
          </w:divBdr>
        </w:div>
        <w:div w:id="655694170">
          <w:marLeft w:val="640"/>
          <w:marRight w:val="0"/>
          <w:marTop w:val="0"/>
          <w:marBottom w:val="0"/>
          <w:divBdr>
            <w:top w:val="none" w:sz="0" w:space="0" w:color="auto"/>
            <w:left w:val="none" w:sz="0" w:space="0" w:color="auto"/>
            <w:bottom w:val="none" w:sz="0" w:space="0" w:color="auto"/>
            <w:right w:val="none" w:sz="0" w:space="0" w:color="auto"/>
          </w:divBdr>
        </w:div>
        <w:div w:id="882444098">
          <w:marLeft w:val="640"/>
          <w:marRight w:val="0"/>
          <w:marTop w:val="0"/>
          <w:marBottom w:val="0"/>
          <w:divBdr>
            <w:top w:val="none" w:sz="0" w:space="0" w:color="auto"/>
            <w:left w:val="none" w:sz="0" w:space="0" w:color="auto"/>
            <w:bottom w:val="none" w:sz="0" w:space="0" w:color="auto"/>
            <w:right w:val="none" w:sz="0" w:space="0" w:color="auto"/>
          </w:divBdr>
        </w:div>
        <w:div w:id="998966434">
          <w:marLeft w:val="640"/>
          <w:marRight w:val="0"/>
          <w:marTop w:val="0"/>
          <w:marBottom w:val="0"/>
          <w:divBdr>
            <w:top w:val="none" w:sz="0" w:space="0" w:color="auto"/>
            <w:left w:val="none" w:sz="0" w:space="0" w:color="auto"/>
            <w:bottom w:val="none" w:sz="0" w:space="0" w:color="auto"/>
            <w:right w:val="none" w:sz="0" w:space="0" w:color="auto"/>
          </w:divBdr>
        </w:div>
        <w:div w:id="1001466866">
          <w:marLeft w:val="640"/>
          <w:marRight w:val="0"/>
          <w:marTop w:val="0"/>
          <w:marBottom w:val="0"/>
          <w:divBdr>
            <w:top w:val="none" w:sz="0" w:space="0" w:color="auto"/>
            <w:left w:val="none" w:sz="0" w:space="0" w:color="auto"/>
            <w:bottom w:val="none" w:sz="0" w:space="0" w:color="auto"/>
            <w:right w:val="none" w:sz="0" w:space="0" w:color="auto"/>
          </w:divBdr>
        </w:div>
        <w:div w:id="1013996508">
          <w:marLeft w:val="640"/>
          <w:marRight w:val="0"/>
          <w:marTop w:val="0"/>
          <w:marBottom w:val="0"/>
          <w:divBdr>
            <w:top w:val="none" w:sz="0" w:space="0" w:color="auto"/>
            <w:left w:val="none" w:sz="0" w:space="0" w:color="auto"/>
            <w:bottom w:val="none" w:sz="0" w:space="0" w:color="auto"/>
            <w:right w:val="none" w:sz="0" w:space="0" w:color="auto"/>
          </w:divBdr>
        </w:div>
        <w:div w:id="1024673278">
          <w:marLeft w:val="640"/>
          <w:marRight w:val="0"/>
          <w:marTop w:val="0"/>
          <w:marBottom w:val="0"/>
          <w:divBdr>
            <w:top w:val="none" w:sz="0" w:space="0" w:color="auto"/>
            <w:left w:val="none" w:sz="0" w:space="0" w:color="auto"/>
            <w:bottom w:val="none" w:sz="0" w:space="0" w:color="auto"/>
            <w:right w:val="none" w:sz="0" w:space="0" w:color="auto"/>
          </w:divBdr>
        </w:div>
        <w:div w:id="1025407827">
          <w:marLeft w:val="640"/>
          <w:marRight w:val="0"/>
          <w:marTop w:val="0"/>
          <w:marBottom w:val="0"/>
          <w:divBdr>
            <w:top w:val="none" w:sz="0" w:space="0" w:color="auto"/>
            <w:left w:val="none" w:sz="0" w:space="0" w:color="auto"/>
            <w:bottom w:val="none" w:sz="0" w:space="0" w:color="auto"/>
            <w:right w:val="none" w:sz="0" w:space="0" w:color="auto"/>
          </w:divBdr>
        </w:div>
        <w:div w:id="1147742695">
          <w:marLeft w:val="640"/>
          <w:marRight w:val="0"/>
          <w:marTop w:val="0"/>
          <w:marBottom w:val="0"/>
          <w:divBdr>
            <w:top w:val="none" w:sz="0" w:space="0" w:color="auto"/>
            <w:left w:val="none" w:sz="0" w:space="0" w:color="auto"/>
            <w:bottom w:val="none" w:sz="0" w:space="0" w:color="auto"/>
            <w:right w:val="none" w:sz="0" w:space="0" w:color="auto"/>
          </w:divBdr>
        </w:div>
        <w:div w:id="1283732226">
          <w:marLeft w:val="640"/>
          <w:marRight w:val="0"/>
          <w:marTop w:val="0"/>
          <w:marBottom w:val="0"/>
          <w:divBdr>
            <w:top w:val="none" w:sz="0" w:space="0" w:color="auto"/>
            <w:left w:val="none" w:sz="0" w:space="0" w:color="auto"/>
            <w:bottom w:val="none" w:sz="0" w:space="0" w:color="auto"/>
            <w:right w:val="none" w:sz="0" w:space="0" w:color="auto"/>
          </w:divBdr>
        </w:div>
        <w:div w:id="1327515046">
          <w:marLeft w:val="640"/>
          <w:marRight w:val="0"/>
          <w:marTop w:val="0"/>
          <w:marBottom w:val="0"/>
          <w:divBdr>
            <w:top w:val="none" w:sz="0" w:space="0" w:color="auto"/>
            <w:left w:val="none" w:sz="0" w:space="0" w:color="auto"/>
            <w:bottom w:val="none" w:sz="0" w:space="0" w:color="auto"/>
            <w:right w:val="none" w:sz="0" w:space="0" w:color="auto"/>
          </w:divBdr>
        </w:div>
        <w:div w:id="1350063362">
          <w:marLeft w:val="640"/>
          <w:marRight w:val="0"/>
          <w:marTop w:val="0"/>
          <w:marBottom w:val="0"/>
          <w:divBdr>
            <w:top w:val="none" w:sz="0" w:space="0" w:color="auto"/>
            <w:left w:val="none" w:sz="0" w:space="0" w:color="auto"/>
            <w:bottom w:val="none" w:sz="0" w:space="0" w:color="auto"/>
            <w:right w:val="none" w:sz="0" w:space="0" w:color="auto"/>
          </w:divBdr>
        </w:div>
        <w:div w:id="1521041899">
          <w:marLeft w:val="640"/>
          <w:marRight w:val="0"/>
          <w:marTop w:val="0"/>
          <w:marBottom w:val="0"/>
          <w:divBdr>
            <w:top w:val="none" w:sz="0" w:space="0" w:color="auto"/>
            <w:left w:val="none" w:sz="0" w:space="0" w:color="auto"/>
            <w:bottom w:val="none" w:sz="0" w:space="0" w:color="auto"/>
            <w:right w:val="none" w:sz="0" w:space="0" w:color="auto"/>
          </w:divBdr>
        </w:div>
        <w:div w:id="1537696881">
          <w:marLeft w:val="640"/>
          <w:marRight w:val="0"/>
          <w:marTop w:val="0"/>
          <w:marBottom w:val="0"/>
          <w:divBdr>
            <w:top w:val="none" w:sz="0" w:space="0" w:color="auto"/>
            <w:left w:val="none" w:sz="0" w:space="0" w:color="auto"/>
            <w:bottom w:val="none" w:sz="0" w:space="0" w:color="auto"/>
            <w:right w:val="none" w:sz="0" w:space="0" w:color="auto"/>
          </w:divBdr>
        </w:div>
        <w:div w:id="1543709868">
          <w:marLeft w:val="640"/>
          <w:marRight w:val="0"/>
          <w:marTop w:val="0"/>
          <w:marBottom w:val="0"/>
          <w:divBdr>
            <w:top w:val="none" w:sz="0" w:space="0" w:color="auto"/>
            <w:left w:val="none" w:sz="0" w:space="0" w:color="auto"/>
            <w:bottom w:val="none" w:sz="0" w:space="0" w:color="auto"/>
            <w:right w:val="none" w:sz="0" w:space="0" w:color="auto"/>
          </w:divBdr>
        </w:div>
        <w:div w:id="1652950476">
          <w:marLeft w:val="640"/>
          <w:marRight w:val="0"/>
          <w:marTop w:val="0"/>
          <w:marBottom w:val="0"/>
          <w:divBdr>
            <w:top w:val="none" w:sz="0" w:space="0" w:color="auto"/>
            <w:left w:val="none" w:sz="0" w:space="0" w:color="auto"/>
            <w:bottom w:val="none" w:sz="0" w:space="0" w:color="auto"/>
            <w:right w:val="none" w:sz="0" w:space="0" w:color="auto"/>
          </w:divBdr>
        </w:div>
        <w:div w:id="1653411464">
          <w:marLeft w:val="640"/>
          <w:marRight w:val="0"/>
          <w:marTop w:val="0"/>
          <w:marBottom w:val="0"/>
          <w:divBdr>
            <w:top w:val="none" w:sz="0" w:space="0" w:color="auto"/>
            <w:left w:val="none" w:sz="0" w:space="0" w:color="auto"/>
            <w:bottom w:val="none" w:sz="0" w:space="0" w:color="auto"/>
            <w:right w:val="none" w:sz="0" w:space="0" w:color="auto"/>
          </w:divBdr>
        </w:div>
        <w:div w:id="1708673467">
          <w:marLeft w:val="640"/>
          <w:marRight w:val="0"/>
          <w:marTop w:val="0"/>
          <w:marBottom w:val="0"/>
          <w:divBdr>
            <w:top w:val="none" w:sz="0" w:space="0" w:color="auto"/>
            <w:left w:val="none" w:sz="0" w:space="0" w:color="auto"/>
            <w:bottom w:val="none" w:sz="0" w:space="0" w:color="auto"/>
            <w:right w:val="none" w:sz="0" w:space="0" w:color="auto"/>
          </w:divBdr>
        </w:div>
        <w:div w:id="1713185655">
          <w:marLeft w:val="640"/>
          <w:marRight w:val="0"/>
          <w:marTop w:val="0"/>
          <w:marBottom w:val="0"/>
          <w:divBdr>
            <w:top w:val="none" w:sz="0" w:space="0" w:color="auto"/>
            <w:left w:val="none" w:sz="0" w:space="0" w:color="auto"/>
            <w:bottom w:val="none" w:sz="0" w:space="0" w:color="auto"/>
            <w:right w:val="none" w:sz="0" w:space="0" w:color="auto"/>
          </w:divBdr>
        </w:div>
        <w:div w:id="1813209310">
          <w:marLeft w:val="640"/>
          <w:marRight w:val="0"/>
          <w:marTop w:val="0"/>
          <w:marBottom w:val="0"/>
          <w:divBdr>
            <w:top w:val="none" w:sz="0" w:space="0" w:color="auto"/>
            <w:left w:val="none" w:sz="0" w:space="0" w:color="auto"/>
            <w:bottom w:val="none" w:sz="0" w:space="0" w:color="auto"/>
            <w:right w:val="none" w:sz="0" w:space="0" w:color="auto"/>
          </w:divBdr>
        </w:div>
        <w:div w:id="1825000962">
          <w:marLeft w:val="640"/>
          <w:marRight w:val="0"/>
          <w:marTop w:val="0"/>
          <w:marBottom w:val="0"/>
          <w:divBdr>
            <w:top w:val="none" w:sz="0" w:space="0" w:color="auto"/>
            <w:left w:val="none" w:sz="0" w:space="0" w:color="auto"/>
            <w:bottom w:val="none" w:sz="0" w:space="0" w:color="auto"/>
            <w:right w:val="none" w:sz="0" w:space="0" w:color="auto"/>
          </w:divBdr>
        </w:div>
        <w:div w:id="1869249759">
          <w:marLeft w:val="640"/>
          <w:marRight w:val="0"/>
          <w:marTop w:val="0"/>
          <w:marBottom w:val="0"/>
          <w:divBdr>
            <w:top w:val="none" w:sz="0" w:space="0" w:color="auto"/>
            <w:left w:val="none" w:sz="0" w:space="0" w:color="auto"/>
            <w:bottom w:val="none" w:sz="0" w:space="0" w:color="auto"/>
            <w:right w:val="none" w:sz="0" w:space="0" w:color="auto"/>
          </w:divBdr>
        </w:div>
        <w:div w:id="1899707379">
          <w:marLeft w:val="640"/>
          <w:marRight w:val="0"/>
          <w:marTop w:val="0"/>
          <w:marBottom w:val="0"/>
          <w:divBdr>
            <w:top w:val="none" w:sz="0" w:space="0" w:color="auto"/>
            <w:left w:val="none" w:sz="0" w:space="0" w:color="auto"/>
            <w:bottom w:val="none" w:sz="0" w:space="0" w:color="auto"/>
            <w:right w:val="none" w:sz="0" w:space="0" w:color="auto"/>
          </w:divBdr>
        </w:div>
        <w:div w:id="1911769468">
          <w:marLeft w:val="640"/>
          <w:marRight w:val="0"/>
          <w:marTop w:val="0"/>
          <w:marBottom w:val="0"/>
          <w:divBdr>
            <w:top w:val="none" w:sz="0" w:space="0" w:color="auto"/>
            <w:left w:val="none" w:sz="0" w:space="0" w:color="auto"/>
            <w:bottom w:val="none" w:sz="0" w:space="0" w:color="auto"/>
            <w:right w:val="none" w:sz="0" w:space="0" w:color="auto"/>
          </w:divBdr>
        </w:div>
        <w:div w:id="2003239682">
          <w:marLeft w:val="640"/>
          <w:marRight w:val="0"/>
          <w:marTop w:val="0"/>
          <w:marBottom w:val="0"/>
          <w:divBdr>
            <w:top w:val="none" w:sz="0" w:space="0" w:color="auto"/>
            <w:left w:val="none" w:sz="0" w:space="0" w:color="auto"/>
            <w:bottom w:val="none" w:sz="0" w:space="0" w:color="auto"/>
            <w:right w:val="none" w:sz="0" w:space="0" w:color="auto"/>
          </w:divBdr>
        </w:div>
        <w:div w:id="2003504023">
          <w:marLeft w:val="640"/>
          <w:marRight w:val="0"/>
          <w:marTop w:val="0"/>
          <w:marBottom w:val="0"/>
          <w:divBdr>
            <w:top w:val="none" w:sz="0" w:space="0" w:color="auto"/>
            <w:left w:val="none" w:sz="0" w:space="0" w:color="auto"/>
            <w:bottom w:val="none" w:sz="0" w:space="0" w:color="auto"/>
            <w:right w:val="none" w:sz="0" w:space="0" w:color="auto"/>
          </w:divBdr>
        </w:div>
        <w:div w:id="2036300065">
          <w:marLeft w:val="640"/>
          <w:marRight w:val="0"/>
          <w:marTop w:val="0"/>
          <w:marBottom w:val="0"/>
          <w:divBdr>
            <w:top w:val="none" w:sz="0" w:space="0" w:color="auto"/>
            <w:left w:val="none" w:sz="0" w:space="0" w:color="auto"/>
            <w:bottom w:val="none" w:sz="0" w:space="0" w:color="auto"/>
            <w:right w:val="none" w:sz="0" w:space="0" w:color="auto"/>
          </w:divBdr>
        </w:div>
        <w:div w:id="2093038183">
          <w:marLeft w:val="640"/>
          <w:marRight w:val="0"/>
          <w:marTop w:val="0"/>
          <w:marBottom w:val="0"/>
          <w:divBdr>
            <w:top w:val="none" w:sz="0" w:space="0" w:color="auto"/>
            <w:left w:val="none" w:sz="0" w:space="0" w:color="auto"/>
            <w:bottom w:val="none" w:sz="0" w:space="0" w:color="auto"/>
            <w:right w:val="none" w:sz="0" w:space="0" w:color="auto"/>
          </w:divBdr>
        </w:div>
        <w:div w:id="2114401831">
          <w:marLeft w:val="640"/>
          <w:marRight w:val="0"/>
          <w:marTop w:val="0"/>
          <w:marBottom w:val="0"/>
          <w:divBdr>
            <w:top w:val="none" w:sz="0" w:space="0" w:color="auto"/>
            <w:left w:val="none" w:sz="0" w:space="0" w:color="auto"/>
            <w:bottom w:val="none" w:sz="0" w:space="0" w:color="auto"/>
            <w:right w:val="none" w:sz="0" w:space="0" w:color="auto"/>
          </w:divBdr>
        </w:div>
      </w:divsChild>
    </w:div>
    <w:div w:id="173418380">
      <w:bodyDiv w:val="1"/>
      <w:marLeft w:val="0"/>
      <w:marRight w:val="0"/>
      <w:marTop w:val="0"/>
      <w:marBottom w:val="0"/>
      <w:divBdr>
        <w:top w:val="none" w:sz="0" w:space="0" w:color="auto"/>
        <w:left w:val="none" w:sz="0" w:space="0" w:color="auto"/>
        <w:bottom w:val="none" w:sz="0" w:space="0" w:color="auto"/>
        <w:right w:val="none" w:sz="0" w:space="0" w:color="auto"/>
      </w:divBdr>
      <w:divsChild>
        <w:div w:id="81028129">
          <w:marLeft w:val="640"/>
          <w:marRight w:val="0"/>
          <w:marTop w:val="0"/>
          <w:marBottom w:val="0"/>
          <w:divBdr>
            <w:top w:val="none" w:sz="0" w:space="0" w:color="auto"/>
            <w:left w:val="none" w:sz="0" w:space="0" w:color="auto"/>
            <w:bottom w:val="none" w:sz="0" w:space="0" w:color="auto"/>
            <w:right w:val="none" w:sz="0" w:space="0" w:color="auto"/>
          </w:divBdr>
        </w:div>
        <w:div w:id="163060103">
          <w:marLeft w:val="640"/>
          <w:marRight w:val="0"/>
          <w:marTop w:val="0"/>
          <w:marBottom w:val="0"/>
          <w:divBdr>
            <w:top w:val="none" w:sz="0" w:space="0" w:color="auto"/>
            <w:left w:val="none" w:sz="0" w:space="0" w:color="auto"/>
            <w:bottom w:val="none" w:sz="0" w:space="0" w:color="auto"/>
            <w:right w:val="none" w:sz="0" w:space="0" w:color="auto"/>
          </w:divBdr>
        </w:div>
        <w:div w:id="323701644">
          <w:marLeft w:val="640"/>
          <w:marRight w:val="0"/>
          <w:marTop w:val="0"/>
          <w:marBottom w:val="0"/>
          <w:divBdr>
            <w:top w:val="none" w:sz="0" w:space="0" w:color="auto"/>
            <w:left w:val="none" w:sz="0" w:space="0" w:color="auto"/>
            <w:bottom w:val="none" w:sz="0" w:space="0" w:color="auto"/>
            <w:right w:val="none" w:sz="0" w:space="0" w:color="auto"/>
          </w:divBdr>
        </w:div>
        <w:div w:id="364063116">
          <w:marLeft w:val="640"/>
          <w:marRight w:val="0"/>
          <w:marTop w:val="0"/>
          <w:marBottom w:val="0"/>
          <w:divBdr>
            <w:top w:val="none" w:sz="0" w:space="0" w:color="auto"/>
            <w:left w:val="none" w:sz="0" w:space="0" w:color="auto"/>
            <w:bottom w:val="none" w:sz="0" w:space="0" w:color="auto"/>
            <w:right w:val="none" w:sz="0" w:space="0" w:color="auto"/>
          </w:divBdr>
        </w:div>
        <w:div w:id="617762379">
          <w:marLeft w:val="640"/>
          <w:marRight w:val="0"/>
          <w:marTop w:val="0"/>
          <w:marBottom w:val="0"/>
          <w:divBdr>
            <w:top w:val="none" w:sz="0" w:space="0" w:color="auto"/>
            <w:left w:val="none" w:sz="0" w:space="0" w:color="auto"/>
            <w:bottom w:val="none" w:sz="0" w:space="0" w:color="auto"/>
            <w:right w:val="none" w:sz="0" w:space="0" w:color="auto"/>
          </w:divBdr>
        </w:div>
        <w:div w:id="670067574">
          <w:marLeft w:val="640"/>
          <w:marRight w:val="0"/>
          <w:marTop w:val="0"/>
          <w:marBottom w:val="0"/>
          <w:divBdr>
            <w:top w:val="none" w:sz="0" w:space="0" w:color="auto"/>
            <w:left w:val="none" w:sz="0" w:space="0" w:color="auto"/>
            <w:bottom w:val="none" w:sz="0" w:space="0" w:color="auto"/>
            <w:right w:val="none" w:sz="0" w:space="0" w:color="auto"/>
          </w:divBdr>
        </w:div>
        <w:div w:id="714744736">
          <w:marLeft w:val="640"/>
          <w:marRight w:val="0"/>
          <w:marTop w:val="0"/>
          <w:marBottom w:val="0"/>
          <w:divBdr>
            <w:top w:val="none" w:sz="0" w:space="0" w:color="auto"/>
            <w:left w:val="none" w:sz="0" w:space="0" w:color="auto"/>
            <w:bottom w:val="none" w:sz="0" w:space="0" w:color="auto"/>
            <w:right w:val="none" w:sz="0" w:space="0" w:color="auto"/>
          </w:divBdr>
        </w:div>
        <w:div w:id="843008866">
          <w:marLeft w:val="640"/>
          <w:marRight w:val="0"/>
          <w:marTop w:val="0"/>
          <w:marBottom w:val="0"/>
          <w:divBdr>
            <w:top w:val="none" w:sz="0" w:space="0" w:color="auto"/>
            <w:left w:val="none" w:sz="0" w:space="0" w:color="auto"/>
            <w:bottom w:val="none" w:sz="0" w:space="0" w:color="auto"/>
            <w:right w:val="none" w:sz="0" w:space="0" w:color="auto"/>
          </w:divBdr>
        </w:div>
        <w:div w:id="872154635">
          <w:marLeft w:val="640"/>
          <w:marRight w:val="0"/>
          <w:marTop w:val="0"/>
          <w:marBottom w:val="0"/>
          <w:divBdr>
            <w:top w:val="none" w:sz="0" w:space="0" w:color="auto"/>
            <w:left w:val="none" w:sz="0" w:space="0" w:color="auto"/>
            <w:bottom w:val="none" w:sz="0" w:space="0" w:color="auto"/>
            <w:right w:val="none" w:sz="0" w:space="0" w:color="auto"/>
          </w:divBdr>
        </w:div>
        <w:div w:id="1035959604">
          <w:marLeft w:val="640"/>
          <w:marRight w:val="0"/>
          <w:marTop w:val="0"/>
          <w:marBottom w:val="0"/>
          <w:divBdr>
            <w:top w:val="none" w:sz="0" w:space="0" w:color="auto"/>
            <w:left w:val="none" w:sz="0" w:space="0" w:color="auto"/>
            <w:bottom w:val="none" w:sz="0" w:space="0" w:color="auto"/>
            <w:right w:val="none" w:sz="0" w:space="0" w:color="auto"/>
          </w:divBdr>
        </w:div>
        <w:div w:id="1065953394">
          <w:marLeft w:val="640"/>
          <w:marRight w:val="0"/>
          <w:marTop w:val="0"/>
          <w:marBottom w:val="0"/>
          <w:divBdr>
            <w:top w:val="none" w:sz="0" w:space="0" w:color="auto"/>
            <w:left w:val="none" w:sz="0" w:space="0" w:color="auto"/>
            <w:bottom w:val="none" w:sz="0" w:space="0" w:color="auto"/>
            <w:right w:val="none" w:sz="0" w:space="0" w:color="auto"/>
          </w:divBdr>
        </w:div>
        <w:div w:id="1098790527">
          <w:marLeft w:val="640"/>
          <w:marRight w:val="0"/>
          <w:marTop w:val="0"/>
          <w:marBottom w:val="0"/>
          <w:divBdr>
            <w:top w:val="none" w:sz="0" w:space="0" w:color="auto"/>
            <w:left w:val="none" w:sz="0" w:space="0" w:color="auto"/>
            <w:bottom w:val="none" w:sz="0" w:space="0" w:color="auto"/>
            <w:right w:val="none" w:sz="0" w:space="0" w:color="auto"/>
          </w:divBdr>
        </w:div>
        <w:div w:id="1192574311">
          <w:marLeft w:val="640"/>
          <w:marRight w:val="0"/>
          <w:marTop w:val="0"/>
          <w:marBottom w:val="0"/>
          <w:divBdr>
            <w:top w:val="none" w:sz="0" w:space="0" w:color="auto"/>
            <w:left w:val="none" w:sz="0" w:space="0" w:color="auto"/>
            <w:bottom w:val="none" w:sz="0" w:space="0" w:color="auto"/>
            <w:right w:val="none" w:sz="0" w:space="0" w:color="auto"/>
          </w:divBdr>
        </w:div>
        <w:div w:id="1216044804">
          <w:marLeft w:val="640"/>
          <w:marRight w:val="0"/>
          <w:marTop w:val="0"/>
          <w:marBottom w:val="0"/>
          <w:divBdr>
            <w:top w:val="none" w:sz="0" w:space="0" w:color="auto"/>
            <w:left w:val="none" w:sz="0" w:space="0" w:color="auto"/>
            <w:bottom w:val="none" w:sz="0" w:space="0" w:color="auto"/>
            <w:right w:val="none" w:sz="0" w:space="0" w:color="auto"/>
          </w:divBdr>
        </w:div>
        <w:div w:id="1224682856">
          <w:marLeft w:val="640"/>
          <w:marRight w:val="0"/>
          <w:marTop w:val="0"/>
          <w:marBottom w:val="0"/>
          <w:divBdr>
            <w:top w:val="none" w:sz="0" w:space="0" w:color="auto"/>
            <w:left w:val="none" w:sz="0" w:space="0" w:color="auto"/>
            <w:bottom w:val="none" w:sz="0" w:space="0" w:color="auto"/>
            <w:right w:val="none" w:sz="0" w:space="0" w:color="auto"/>
          </w:divBdr>
        </w:div>
        <w:div w:id="1264415197">
          <w:marLeft w:val="640"/>
          <w:marRight w:val="0"/>
          <w:marTop w:val="0"/>
          <w:marBottom w:val="0"/>
          <w:divBdr>
            <w:top w:val="none" w:sz="0" w:space="0" w:color="auto"/>
            <w:left w:val="none" w:sz="0" w:space="0" w:color="auto"/>
            <w:bottom w:val="none" w:sz="0" w:space="0" w:color="auto"/>
            <w:right w:val="none" w:sz="0" w:space="0" w:color="auto"/>
          </w:divBdr>
        </w:div>
        <w:div w:id="1309087900">
          <w:marLeft w:val="640"/>
          <w:marRight w:val="0"/>
          <w:marTop w:val="0"/>
          <w:marBottom w:val="0"/>
          <w:divBdr>
            <w:top w:val="none" w:sz="0" w:space="0" w:color="auto"/>
            <w:left w:val="none" w:sz="0" w:space="0" w:color="auto"/>
            <w:bottom w:val="none" w:sz="0" w:space="0" w:color="auto"/>
            <w:right w:val="none" w:sz="0" w:space="0" w:color="auto"/>
          </w:divBdr>
        </w:div>
        <w:div w:id="1324695735">
          <w:marLeft w:val="640"/>
          <w:marRight w:val="0"/>
          <w:marTop w:val="0"/>
          <w:marBottom w:val="0"/>
          <w:divBdr>
            <w:top w:val="none" w:sz="0" w:space="0" w:color="auto"/>
            <w:left w:val="none" w:sz="0" w:space="0" w:color="auto"/>
            <w:bottom w:val="none" w:sz="0" w:space="0" w:color="auto"/>
            <w:right w:val="none" w:sz="0" w:space="0" w:color="auto"/>
          </w:divBdr>
        </w:div>
        <w:div w:id="1354646638">
          <w:marLeft w:val="640"/>
          <w:marRight w:val="0"/>
          <w:marTop w:val="0"/>
          <w:marBottom w:val="0"/>
          <w:divBdr>
            <w:top w:val="none" w:sz="0" w:space="0" w:color="auto"/>
            <w:left w:val="none" w:sz="0" w:space="0" w:color="auto"/>
            <w:bottom w:val="none" w:sz="0" w:space="0" w:color="auto"/>
            <w:right w:val="none" w:sz="0" w:space="0" w:color="auto"/>
          </w:divBdr>
        </w:div>
        <w:div w:id="1535197072">
          <w:marLeft w:val="640"/>
          <w:marRight w:val="0"/>
          <w:marTop w:val="0"/>
          <w:marBottom w:val="0"/>
          <w:divBdr>
            <w:top w:val="none" w:sz="0" w:space="0" w:color="auto"/>
            <w:left w:val="none" w:sz="0" w:space="0" w:color="auto"/>
            <w:bottom w:val="none" w:sz="0" w:space="0" w:color="auto"/>
            <w:right w:val="none" w:sz="0" w:space="0" w:color="auto"/>
          </w:divBdr>
        </w:div>
        <w:div w:id="1852916955">
          <w:marLeft w:val="640"/>
          <w:marRight w:val="0"/>
          <w:marTop w:val="0"/>
          <w:marBottom w:val="0"/>
          <w:divBdr>
            <w:top w:val="none" w:sz="0" w:space="0" w:color="auto"/>
            <w:left w:val="none" w:sz="0" w:space="0" w:color="auto"/>
            <w:bottom w:val="none" w:sz="0" w:space="0" w:color="auto"/>
            <w:right w:val="none" w:sz="0" w:space="0" w:color="auto"/>
          </w:divBdr>
        </w:div>
        <w:div w:id="1854952663">
          <w:marLeft w:val="640"/>
          <w:marRight w:val="0"/>
          <w:marTop w:val="0"/>
          <w:marBottom w:val="0"/>
          <w:divBdr>
            <w:top w:val="none" w:sz="0" w:space="0" w:color="auto"/>
            <w:left w:val="none" w:sz="0" w:space="0" w:color="auto"/>
            <w:bottom w:val="none" w:sz="0" w:space="0" w:color="auto"/>
            <w:right w:val="none" w:sz="0" w:space="0" w:color="auto"/>
          </w:divBdr>
        </w:div>
        <w:div w:id="1913392697">
          <w:marLeft w:val="640"/>
          <w:marRight w:val="0"/>
          <w:marTop w:val="0"/>
          <w:marBottom w:val="0"/>
          <w:divBdr>
            <w:top w:val="none" w:sz="0" w:space="0" w:color="auto"/>
            <w:left w:val="none" w:sz="0" w:space="0" w:color="auto"/>
            <w:bottom w:val="none" w:sz="0" w:space="0" w:color="auto"/>
            <w:right w:val="none" w:sz="0" w:space="0" w:color="auto"/>
          </w:divBdr>
        </w:div>
        <w:div w:id="2129886497">
          <w:marLeft w:val="640"/>
          <w:marRight w:val="0"/>
          <w:marTop w:val="0"/>
          <w:marBottom w:val="0"/>
          <w:divBdr>
            <w:top w:val="none" w:sz="0" w:space="0" w:color="auto"/>
            <w:left w:val="none" w:sz="0" w:space="0" w:color="auto"/>
            <w:bottom w:val="none" w:sz="0" w:space="0" w:color="auto"/>
            <w:right w:val="none" w:sz="0" w:space="0" w:color="auto"/>
          </w:divBdr>
        </w:div>
      </w:divsChild>
    </w:div>
    <w:div w:id="186411494">
      <w:bodyDiv w:val="1"/>
      <w:marLeft w:val="0"/>
      <w:marRight w:val="0"/>
      <w:marTop w:val="0"/>
      <w:marBottom w:val="0"/>
      <w:divBdr>
        <w:top w:val="none" w:sz="0" w:space="0" w:color="auto"/>
        <w:left w:val="none" w:sz="0" w:space="0" w:color="auto"/>
        <w:bottom w:val="none" w:sz="0" w:space="0" w:color="auto"/>
        <w:right w:val="none" w:sz="0" w:space="0" w:color="auto"/>
      </w:divBdr>
      <w:divsChild>
        <w:div w:id="261492099">
          <w:marLeft w:val="640"/>
          <w:marRight w:val="0"/>
          <w:marTop w:val="0"/>
          <w:marBottom w:val="0"/>
          <w:divBdr>
            <w:top w:val="none" w:sz="0" w:space="0" w:color="auto"/>
            <w:left w:val="none" w:sz="0" w:space="0" w:color="auto"/>
            <w:bottom w:val="none" w:sz="0" w:space="0" w:color="auto"/>
            <w:right w:val="none" w:sz="0" w:space="0" w:color="auto"/>
          </w:divBdr>
        </w:div>
        <w:div w:id="394208680">
          <w:marLeft w:val="640"/>
          <w:marRight w:val="0"/>
          <w:marTop w:val="0"/>
          <w:marBottom w:val="0"/>
          <w:divBdr>
            <w:top w:val="none" w:sz="0" w:space="0" w:color="auto"/>
            <w:left w:val="none" w:sz="0" w:space="0" w:color="auto"/>
            <w:bottom w:val="none" w:sz="0" w:space="0" w:color="auto"/>
            <w:right w:val="none" w:sz="0" w:space="0" w:color="auto"/>
          </w:divBdr>
        </w:div>
        <w:div w:id="435490332">
          <w:marLeft w:val="640"/>
          <w:marRight w:val="0"/>
          <w:marTop w:val="0"/>
          <w:marBottom w:val="0"/>
          <w:divBdr>
            <w:top w:val="none" w:sz="0" w:space="0" w:color="auto"/>
            <w:left w:val="none" w:sz="0" w:space="0" w:color="auto"/>
            <w:bottom w:val="none" w:sz="0" w:space="0" w:color="auto"/>
            <w:right w:val="none" w:sz="0" w:space="0" w:color="auto"/>
          </w:divBdr>
        </w:div>
        <w:div w:id="545025666">
          <w:marLeft w:val="640"/>
          <w:marRight w:val="0"/>
          <w:marTop w:val="0"/>
          <w:marBottom w:val="0"/>
          <w:divBdr>
            <w:top w:val="none" w:sz="0" w:space="0" w:color="auto"/>
            <w:left w:val="none" w:sz="0" w:space="0" w:color="auto"/>
            <w:bottom w:val="none" w:sz="0" w:space="0" w:color="auto"/>
            <w:right w:val="none" w:sz="0" w:space="0" w:color="auto"/>
          </w:divBdr>
        </w:div>
        <w:div w:id="552425067">
          <w:marLeft w:val="640"/>
          <w:marRight w:val="0"/>
          <w:marTop w:val="0"/>
          <w:marBottom w:val="0"/>
          <w:divBdr>
            <w:top w:val="none" w:sz="0" w:space="0" w:color="auto"/>
            <w:left w:val="none" w:sz="0" w:space="0" w:color="auto"/>
            <w:bottom w:val="none" w:sz="0" w:space="0" w:color="auto"/>
            <w:right w:val="none" w:sz="0" w:space="0" w:color="auto"/>
          </w:divBdr>
        </w:div>
        <w:div w:id="585456455">
          <w:marLeft w:val="640"/>
          <w:marRight w:val="0"/>
          <w:marTop w:val="0"/>
          <w:marBottom w:val="0"/>
          <w:divBdr>
            <w:top w:val="none" w:sz="0" w:space="0" w:color="auto"/>
            <w:left w:val="none" w:sz="0" w:space="0" w:color="auto"/>
            <w:bottom w:val="none" w:sz="0" w:space="0" w:color="auto"/>
            <w:right w:val="none" w:sz="0" w:space="0" w:color="auto"/>
          </w:divBdr>
        </w:div>
        <w:div w:id="611670771">
          <w:marLeft w:val="640"/>
          <w:marRight w:val="0"/>
          <w:marTop w:val="0"/>
          <w:marBottom w:val="0"/>
          <w:divBdr>
            <w:top w:val="none" w:sz="0" w:space="0" w:color="auto"/>
            <w:left w:val="none" w:sz="0" w:space="0" w:color="auto"/>
            <w:bottom w:val="none" w:sz="0" w:space="0" w:color="auto"/>
            <w:right w:val="none" w:sz="0" w:space="0" w:color="auto"/>
          </w:divBdr>
        </w:div>
        <w:div w:id="629212741">
          <w:marLeft w:val="640"/>
          <w:marRight w:val="0"/>
          <w:marTop w:val="0"/>
          <w:marBottom w:val="0"/>
          <w:divBdr>
            <w:top w:val="none" w:sz="0" w:space="0" w:color="auto"/>
            <w:left w:val="none" w:sz="0" w:space="0" w:color="auto"/>
            <w:bottom w:val="none" w:sz="0" w:space="0" w:color="auto"/>
            <w:right w:val="none" w:sz="0" w:space="0" w:color="auto"/>
          </w:divBdr>
        </w:div>
        <w:div w:id="795442326">
          <w:marLeft w:val="640"/>
          <w:marRight w:val="0"/>
          <w:marTop w:val="0"/>
          <w:marBottom w:val="0"/>
          <w:divBdr>
            <w:top w:val="none" w:sz="0" w:space="0" w:color="auto"/>
            <w:left w:val="none" w:sz="0" w:space="0" w:color="auto"/>
            <w:bottom w:val="none" w:sz="0" w:space="0" w:color="auto"/>
            <w:right w:val="none" w:sz="0" w:space="0" w:color="auto"/>
          </w:divBdr>
        </w:div>
        <w:div w:id="849489818">
          <w:marLeft w:val="640"/>
          <w:marRight w:val="0"/>
          <w:marTop w:val="0"/>
          <w:marBottom w:val="0"/>
          <w:divBdr>
            <w:top w:val="none" w:sz="0" w:space="0" w:color="auto"/>
            <w:left w:val="none" w:sz="0" w:space="0" w:color="auto"/>
            <w:bottom w:val="none" w:sz="0" w:space="0" w:color="auto"/>
            <w:right w:val="none" w:sz="0" w:space="0" w:color="auto"/>
          </w:divBdr>
        </w:div>
        <w:div w:id="951519668">
          <w:marLeft w:val="640"/>
          <w:marRight w:val="0"/>
          <w:marTop w:val="0"/>
          <w:marBottom w:val="0"/>
          <w:divBdr>
            <w:top w:val="none" w:sz="0" w:space="0" w:color="auto"/>
            <w:left w:val="none" w:sz="0" w:space="0" w:color="auto"/>
            <w:bottom w:val="none" w:sz="0" w:space="0" w:color="auto"/>
            <w:right w:val="none" w:sz="0" w:space="0" w:color="auto"/>
          </w:divBdr>
        </w:div>
        <w:div w:id="996156062">
          <w:marLeft w:val="640"/>
          <w:marRight w:val="0"/>
          <w:marTop w:val="0"/>
          <w:marBottom w:val="0"/>
          <w:divBdr>
            <w:top w:val="none" w:sz="0" w:space="0" w:color="auto"/>
            <w:left w:val="none" w:sz="0" w:space="0" w:color="auto"/>
            <w:bottom w:val="none" w:sz="0" w:space="0" w:color="auto"/>
            <w:right w:val="none" w:sz="0" w:space="0" w:color="auto"/>
          </w:divBdr>
        </w:div>
        <w:div w:id="1117404860">
          <w:marLeft w:val="640"/>
          <w:marRight w:val="0"/>
          <w:marTop w:val="0"/>
          <w:marBottom w:val="0"/>
          <w:divBdr>
            <w:top w:val="none" w:sz="0" w:space="0" w:color="auto"/>
            <w:left w:val="none" w:sz="0" w:space="0" w:color="auto"/>
            <w:bottom w:val="none" w:sz="0" w:space="0" w:color="auto"/>
            <w:right w:val="none" w:sz="0" w:space="0" w:color="auto"/>
          </w:divBdr>
        </w:div>
        <w:div w:id="1272320891">
          <w:marLeft w:val="640"/>
          <w:marRight w:val="0"/>
          <w:marTop w:val="0"/>
          <w:marBottom w:val="0"/>
          <w:divBdr>
            <w:top w:val="none" w:sz="0" w:space="0" w:color="auto"/>
            <w:left w:val="none" w:sz="0" w:space="0" w:color="auto"/>
            <w:bottom w:val="none" w:sz="0" w:space="0" w:color="auto"/>
            <w:right w:val="none" w:sz="0" w:space="0" w:color="auto"/>
          </w:divBdr>
        </w:div>
        <w:div w:id="1312128037">
          <w:marLeft w:val="640"/>
          <w:marRight w:val="0"/>
          <w:marTop w:val="0"/>
          <w:marBottom w:val="0"/>
          <w:divBdr>
            <w:top w:val="none" w:sz="0" w:space="0" w:color="auto"/>
            <w:left w:val="none" w:sz="0" w:space="0" w:color="auto"/>
            <w:bottom w:val="none" w:sz="0" w:space="0" w:color="auto"/>
            <w:right w:val="none" w:sz="0" w:space="0" w:color="auto"/>
          </w:divBdr>
        </w:div>
        <w:div w:id="1517889543">
          <w:marLeft w:val="640"/>
          <w:marRight w:val="0"/>
          <w:marTop w:val="0"/>
          <w:marBottom w:val="0"/>
          <w:divBdr>
            <w:top w:val="none" w:sz="0" w:space="0" w:color="auto"/>
            <w:left w:val="none" w:sz="0" w:space="0" w:color="auto"/>
            <w:bottom w:val="none" w:sz="0" w:space="0" w:color="auto"/>
            <w:right w:val="none" w:sz="0" w:space="0" w:color="auto"/>
          </w:divBdr>
        </w:div>
        <w:div w:id="1609923727">
          <w:marLeft w:val="640"/>
          <w:marRight w:val="0"/>
          <w:marTop w:val="0"/>
          <w:marBottom w:val="0"/>
          <w:divBdr>
            <w:top w:val="none" w:sz="0" w:space="0" w:color="auto"/>
            <w:left w:val="none" w:sz="0" w:space="0" w:color="auto"/>
            <w:bottom w:val="none" w:sz="0" w:space="0" w:color="auto"/>
            <w:right w:val="none" w:sz="0" w:space="0" w:color="auto"/>
          </w:divBdr>
        </w:div>
        <w:div w:id="1612661256">
          <w:marLeft w:val="640"/>
          <w:marRight w:val="0"/>
          <w:marTop w:val="0"/>
          <w:marBottom w:val="0"/>
          <w:divBdr>
            <w:top w:val="none" w:sz="0" w:space="0" w:color="auto"/>
            <w:left w:val="none" w:sz="0" w:space="0" w:color="auto"/>
            <w:bottom w:val="none" w:sz="0" w:space="0" w:color="auto"/>
            <w:right w:val="none" w:sz="0" w:space="0" w:color="auto"/>
          </w:divBdr>
        </w:div>
        <w:div w:id="1640305371">
          <w:marLeft w:val="640"/>
          <w:marRight w:val="0"/>
          <w:marTop w:val="0"/>
          <w:marBottom w:val="0"/>
          <w:divBdr>
            <w:top w:val="none" w:sz="0" w:space="0" w:color="auto"/>
            <w:left w:val="none" w:sz="0" w:space="0" w:color="auto"/>
            <w:bottom w:val="none" w:sz="0" w:space="0" w:color="auto"/>
            <w:right w:val="none" w:sz="0" w:space="0" w:color="auto"/>
          </w:divBdr>
        </w:div>
        <w:div w:id="1879009440">
          <w:marLeft w:val="640"/>
          <w:marRight w:val="0"/>
          <w:marTop w:val="0"/>
          <w:marBottom w:val="0"/>
          <w:divBdr>
            <w:top w:val="none" w:sz="0" w:space="0" w:color="auto"/>
            <w:left w:val="none" w:sz="0" w:space="0" w:color="auto"/>
            <w:bottom w:val="none" w:sz="0" w:space="0" w:color="auto"/>
            <w:right w:val="none" w:sz="0" w:space="0" w:color="auto"/>
          </w:divBdr>
        </w:div>
        <w:div w:id="1990668010">
          <w:marLeft w:val="640"/>
          <w:marRight w:val="0"/>
          <w:marTop w:val="0"/>
          <w:marBottom w:val="0"/>
          <w:divBdr>
            <w:top w:val="none" w:sz="0" w:space="0" w:color="auto"/>
            <w:left w:val="none" w:sz="0" w:space="0" w:color="auto"/>
            <w:bottom w:val="none" w:sz="0" w:space="0" w:color="auto"/>
            <w:right w:val="none" w:sz="0" w:space="0" w:color="auto"/>
          </w:divBdr>
        </w:div>
        <w:div w:id="2026327860">
          <w:marLeft w:val="640"/>
          <w:marRight w:val="0"/>
          <w:marTop w:val="0"/>
          <w:marBottom w:val="0"/>
          <w:divBdr>
            <w:top w:val="none" w:sz="0" w:space="0" w:color="auto"/>
            <w:left w:val="none" w:sz="0" w:space="0" w:color="auto"/>
            <w:bottom w:val="none" w:sz="0" w:space="0" w:color="auto"/>
            <w:right w:val="none" w:sz="0" w:space="0" w:color="auto"/>
          </w:divBdr>
        </w:div>
        <w:div w:id="2081901907">
          <w:marLeft w:val="640"/>
          <w:marRight w:val="0"/>
          <w:marTop w:val="0"/>
          <w:marBottom w:val="0"/>
          <w:divBdr>
            <w:top w:val="none" w:sz="0" w:space="0" w:color="auto"/>
            <w:left w:val="none" w:sz="0" w:space="0" w:color="auto"/>
            <w:bottom w:val="none" w:sz="0" w:space="0" w:color="auto"/>
            <w:right w:val="none" w:sz="0" w:space="0" w:color="auto"/>
          </w:divBdr>
        </w:div>
      </w:divsChild>
    </w:div>
    <w:div w:id="214659799">
      <w:bodyDiv w:val="1"/>
      <w:marLeft w:val="0"/>
      <w:marRight w:val="0"/>
      <w:marTop w:val="0"/>
      <w:marBottom w:val="0"/>
      <w:divBdr>
        <w:top w:val="none" w:sz="0" w:space="0" w:color="auto"/>
        <w:left w:val="none" w:sz="0" w:space="0" w:color="auto"/>
        <w:bottom w:val="none" w:sz="0" w:space="0" w:color="auto"/>
        <w:right w:val="none" w:sz="0" w:space="0" w:color="auto"/>
      </w:divBdr>
      <w:divsChild>
        <w:div w:id="36125036">
          <w:marLeft w:val="640"/>
          <w:marRight w:val="0"/>
          <w:marTop w:val="0"/>
          <w:marBottom w:val="0"/>
          <w:divBdr>
            <w:top w:val="none" w:sz="0" w:space="0" w:color="auto"/>
            <w:left w:val="none" w:sz="0" w:space="0" w:color="auto"/>
            <w:bottom w:val="none" w:sz="0" w:space="0" w:color="auto"/>
            <w:right w:val="none" w:sz="0" w:space="0" w:color="auto"/>
          </w:divBdr>
        </w:div>
        <w:div w:id="85657013">
          <w:marLeft w:val="640"/>
          <w:marRight w:val="0"/>
          <w:marTop w:val="0"/>
          <w:marBottom w:val="0"/>
          <w:divBdr>
            <w:top w:val="none" w:sz="0" w:space="0" w:color="auto"/>
            <w:left w:val="none" w:sz="0" w:space="0" w:color="auto"/>
            <w:bottom w:val="none" w:sz="0" w:space="0" w:color="auto"/>
            <w:right w:val="none" w:sz="0" w:space="0" w:color="auto"/>
          </w:divBdr>
        </w:div>
        <w:div w:id="225385292">
          <w:marLeft w:val="640"/>
          <w:marRight w:val="0"/>
          <w:marTop w:val="0"/>
          <w:marBottom w:val="0"/>
          <w:divBdr>
            <w:top w:val="none" w:sz="0" w:space="0" w:color="auto"/>
            <w:left w:val="none" w:sz="0" w:space="0" w:color="auto"/>
            <w:bottom w:val="none" w:sz="0" w:space="0" w:color="auto"/>
            <w:right w:val="none" w:sz="0" w:space="0" w:color="auto"/>
          </w:divBdr>
        </w:div>
        <w:div w:id="305474844">
          <w:marLeft w:val="640"/>
          <w:marRight w:val="0"/>
          <w:marTop w:val="0"/>
          <w:marBottom w:val="0"/>
          <w:divBdr>
            <w:top w:val="none" w:sz="0" w:space="0" w:color="auto"/>
            <w:left w:val="none" w:sz="0" w:space="0" w:color="auto"/>
            <w:bottom w:val="none" w:sz="0" w:space="0" w:color="auto"/>
            <w:right w:val="none" w:sz="0" w:space="0" w:color="auto"/>
          </w:divBdr>
        </w:div>
        <w:div w:id="320278522">
          <w:marLeft w:val="640"/>
          <w:marRight w:val="0"/>
          <w:marTop w:val="0"/>
          <w:marBottom w:val="0"/>
          <w:divBdr>
            <w:top w:val="none" w:sz="0" w:space="0" w:color="auto"/>
            <w:left w:val="none" w:sz="0" w:space="0" w:color="auto"/>
            <w:bottom w:val="none" w:sz="0" w:space="0" w:color="auto"/>
            <w:right w:val="none" w:sz="0" w:space="0" w:color="auto"/>
          </w:divBdr>
        </w:div>
        <w:div w:id="468517634">
          <w:marLeft w:val="640"/>
          <w:marRight w:val="0"/>
          <w:marTop w:val="0"/>
          <w:marBottom w:val="0"/>
          <w:divBdr>
            <w:top w:val="none" w:sz="0" w:space="0" w:color="auto"/>
            <w:left w:val="none" w:sz="0" w:space="0" w:color="auto"/>
            <w:bottom w:val="none" w:sz="0" w:space="0" w:color="auto"/>
            <w:right w:val="none" w:sz="0" w:space="0" w:color="auto"/>
          </w:divBdr>
        </w:div>
        <w:div w:id="496960949">
          <w:marLeft w:val="640"/>
          <w:marRight w:val="0"/>
          <w:marTop w:val="0"/>
          <w:marBottom w:val="0"/>
          <w:divBdr>
            <w:top w:val="none" w:sz="0" w:space="0" w:color="auto"/>
            <w:left w:val="none" w:sz="0" w:space="0" w:color="auto"/>
            <w:bottom w:val="none" w:sz="0" w:space="0" w:color="auto"/>
            <w:right w:val="none" w:sz="0" w:space="0" w:color="auto"/>
          </w:divBdr>
        </w:div>
        <w:div w:id="676813688">
          <w:marLeft w:val="640"/>
          <w:marRight w:val="0"/>
          <w:marTop w:val="0"/>
          <w:marBottom w:val="0"/>
          <w:divBdr>
            <w:top w:val="none" w:sz="0" w:space="0" w:color="auto"/>
            <w:left w:val="none" w:sz="0" w:space="0" w:color="auto"/>
            <w:bottom w:val="none" w:sz="0" w:space="0" w:color="auto"/>
            <w:right w:val="none" w:sz="0" w:space="0" w:color="auto"/>
          </w:divBdr>
        </w:div>
        <w:div w:id="720010559">
          <w:marLeft w:val="640"/>
          <w:marRight w:val="0"/>
          <w:marTop w:val="0"/>
          <w:marBottom w:val="0"/>
          <w:divBdr>
            <w:top w:val="none" w:sz="0" w:space="0" w:color="auto"/>
            <w:left w:val="none" w:sz="0" w:space="0" w:color="auto"/>
            <w:bottom w:val="none" w:sz="0" w:space="0" w:color="auto"/>
            <w:right w:val="none" w:sz="0" w:space="0" w:color="auto"/>
          </w:divBdr>
        </w:div>
        <w:div w:id="727920119">
          <w:marLeft w:val="640"/>
          <w:marRight w:val="0"/>
          <w:marTop w:val="0"/>
          <w:marBottom w:val="0"/>
          <w:divBdr>
            <w:top w:val="none" w:sz="0" w:space="0" w:color="auto"/>
            <w:left w:val="none" w:sz="0" w:space="0" w:color="auto"/>
            <w:bottom w:val="none" w:sz="0" w:space="0" w:color="auto"/>
            <w:right w:val="none" w:sz="0" w:space="0" w:color="auto"/>
          </w:divBdr>
        </w:div>
        <w:div w:id="801315658">
          <w:marLeft w:val="640"/>
          <w:marRight w:val="0"/>
          <w:marTop w:val="0"/>
          <w:marBottom w:val="0"/>
          <w:divBdr>
            <w:top w:val="none" w:sz="0" w:space="0" w:color="auto"/>
            <w:left w:val="none" w:sz="0" w:space="0" w:color="auto"/>
            <w:bottom w:val="none" w:sz="0" w:space="0" w:color="auto"/>
            <w:right w:val="none" w:sz="0" w:space="0" w:color="auto"/>
          </w:divBdr>
        </w:div>
        <w:div w:id="939096881">
          <w:marLeft w:val="640"/>
          <w:marRight w:val="0"/>
          <w:marTop w:val="0"/>
          <w:marBottom w:val="0"/>
          <w:divBdr>
            <w:top w:val="none" w:sz="0" w:space="0" w:color="auto"/>
            <w:left w:val="none" w:sz="0" w:space="0" w:color="auto"/>
            <w:bottom w:val="none" w:sz="0" w:space="0" w:color="auto"/>
            <w:right w:val="none" w:sz="0" w:space="0" w:color="auto"/>
          </w:divBdr>
        </w:div>
        <w:div w:id="1006715909">
          <w:marLeft w:val="640"/>
          <w:marRight w:val="0"/>
          <w:marTop w:val="0"/>
          <w:marBottom w:val="0"/>
          <w:divBdr>
            <w:top w:val="none" w:sz="0" w:space="0" w:color="auto"/>
            <w:left w:val="none" w:sz="0" w:space="0" w:color="auto"/>
            <w:bottom w:val="none" w:sz="0" w:space="0" w:color="auto"/>
            <w:right w:val="none" w:sz="0" w:space="0" w:color="auto"/>
          </w:divBdr>
        </w:div>
        <w:div w:id="1024945008">
          <w:marLeft w:val="640"/>
          <w:marRight w:val="0"/>
          <w:marTop w:val="0"/>
          <w:marBottom w:val="0"/>
          <w:divBdr>
            <w:top w:val="none" w:sz="0" w:space="0" w:color="auto"/>
            <w:left w:val="none" w:sz="0" w:space="0" w:color="auto"/>
            <w:bottom w:val="none" w:sz="0" w:space="0" w:color="auto"/>
            <w:right w:val="none" w:sz="0" w:space="0" w:color="auto"/>
          </w:divBdr>
        </w:div>
        <w:div w:id="1037047134">
          <w:marLeft w:val="640"/>
          <w:marRight w:val="0"/>
          <w:marTop w:val="0"/>
          <w:marBottom w:val="0"/>
          <w:divBdr>
            <w:top w:val="none" w:sz="0" w:space="0" w:color="auto"/>
            <w:left w:val="none" w:sz="0" w:space="0" w:color="auto"/>
            <w:bottom w:val="none" w:sz="0" w:space="0" w:color="auto"/>
            <w:right w:val="none" w:sz="0" w:space="0" w:color="auto"/>
          </w:divBdr>
        </w:div>
        <w:div w:id="1123811530">
          <w:marLeft w:val="640"/>
          <w:marRight w:val="0"/>
          <w:marTop w:val="0"/>
          <w:marBottom w:val="0"/>
          <w:divBdr>
            <w:top w:val="none" w:sz="0" w:space="0" w:color="auto"/>
            <w:left w:val="none" w:sz="0" w:space="0" w:color="auto"/>
            <w:bottom w:val="none" w:sz="0" w:space="0" w:color="auto"/>
            <w:right w:val="none" w:sz="0" w:space="0" w:color="auto"/>
          </w:divBdr>
        </w:div>
        <w:div w:id="1218467222">
          <w:marLeft w:val="640"/>
          <w:marRight w:val="0"/>
          <w:marTop w:val="0"/>
          <w:marBottom w:val="0"/>
          <w:divBdr>
            <w:top w:val="none" w:sz="0" w:space="0" w:color="auto"/>
            <w:left w:val="none" w:sz="0" w:space="0" w:color="auto"/>
            <w:bottom w:val="none" w:sz="0" w:space="0" w:color="auto"/>
            <w:right w:val="none" w:sz="0" w:space="0" w:color="auto"/>
          </w:divBdr>
        </w:div>
        <w:div w:id="1261529411">
          <w:marLeft w:val="640"/>
          <w:marRight w:val="0"/>
          <w:marTop w:val="0"/>
          <w:marBottom w:val="0"/>
          <w:divBdr>
            <w:top w:val="none" w:sz="0" w:space="0" w:color="auto"/>
            <w:left w:val="none" w:sz="0" w:space="0" w:color="auto"/>
            <w:bottom w:val="none" w:sz="0" w:space="0" w:color="auto"/>
            <w:right w:val="none" w:sz="0" w:space="0" w:color="auto"/>
          </w:divBdr>
        </w:div>
        <w:div w:id="1277328218">
          <w:marLeft w:val="640"/>
          <w:marRight w:val="0"/>
          <w:marTop w:val="0"/>
          <w:marBottom w:val="0"/>
          <w:divBdr>
            <w:top w:val="none" w:sz="0" w:space="0" w:color="auto"/>
            <w:left w:val="none" w:sz="0" w:space="0" w:color="auto"/>
            <w:bottom w:val="none" w:sz="0" w:space="0" w:color="auto"/>
            <w:right w:val="none" w:sz="0" w:space="0" w:color="auto"/>
          </w:divBdr>
        </w:div>
        <w:div w:id="1278607428">
          <w:marLeft w:val="640"/>
          <w:marRight w:val="0"/>
          <w:marTop w:val="0"/>
          <w:marBottom w:val="0"/>
          <w:divBdr>
            <w:top w:val="none" w:sz="0" w:space="0" w:color="auto"/>
            <w:left w:val="none" w:sz="0" w:space="0" w:color="auto"/>
            <w:bottom w:val="none" w:sz="0" w:space="0" w:color="auto"/>
            <w:right w:val="none" w:sz="0" w:space="0" w:color="auto"/>
          </w:divBdr>
        </w:div>
        <w:div w:id="1428647915">
          <w:marLeft w:val="640"/>
          <w:marRight w:val="0"/>
          <w:marTop w:val="0"/>
          <w:marBottom w:val="0"/>
          <w:divBdr>
            <w:top w:val="none" w:sz="0" w:space="0" w:color="auto"/>
            <w:left w:val="none" w:sz="0" w:space="0" w:color="auto"/>
            <w:bottom w:val="none" w:sz="0" w:space="0" w:color="auto"/>
            <w:right w:val="none" w:sz="0" w:space="0" w:color="auto"/>
          </w:divBdr>
        </w:div>
        <w:div w:id="1450969188">
          <w:marLeft w:val="640"/>
          <w:marRight w:val="0"/>
          <w:marTop w:val="0"/>
          <w:marBottom w:val="0"/>
          <w:divBdr>
            <w:top w:val="none" w:sz="0" w:space="0" w:color="auto"/>
            <w:left w:val="none" w:sz="0" w:space="0" w:color="auto"/>
            <w:bottom w:val="none" w:sz="0" w:space="0" w:color="auto"/>
            <w:right w:val="none" w:sz="0" w:space="0" w:color="auto"/>
          </w:divBdr>
        </w:div>
        <w:div w:id="1459647797">
          <w:marLeft w:val="640"/>
          <w:marRight w:val="0"/>
          <w:marTop w:val="0"/>
          <w:marBottom w:val="0"/>
          <w:divBdr>
            <w:top w:val="none" w:sz="0" w:space="0" w:color="auto"/>
            <w:left w:val="none" w:sz="0" w:space="0" w:color="auto"/>
            <w:bottom w:val="none" w:sz="0" w:space="0" w:color="auto"/>
            <w:right w:val="none" w:sz="0" w:space="0" w:color="auto"/>
          </w:divBdr>
        </w:div>
        <w:div w:id="1504660090">
          <w:marLeft w:val="640"/>
          <w:marRight w:val="0"/>
          <w:marTop w:val="0"/>
          <w:marBottom w:val="0"/>
          <w:divBdr>
            <w:top w:val="none" w:sz="0" w:space="0" w:color="auto"/>
            <w:left w:val="none" w:sz="0" w:space="0" w:color="auto"/>
            <w:bottom w:val="none" w:sz="0" w:space="0" w:color="auto"/>
            <w:right w:val="none" w:sz="0" w:space="0" w:color="auto"/>
          </w:divBdr>
        </w:div>
        <w:div w:id="1771926363">
          <w:marLeft w:val="640"/>
          <w:marRight w:val="0"/>
          <w:marTop w:val="0"/>
          <w:marBottom w:val="0"/>
          <w:divBdr>
            <w:top w:val="none" w:sz="0" w:space="0" w:color="auto"/>
            <w:left w:val="none" w:sz="0" w:space="0" w:color="auto"/>
            <w:bottom w:val="none" w:sz="0" w:space="0" w:color="auto"/>
            <w:right w:val="none" w:sz="0" w:space="0" w:color="auto"/>
          </w:divBdr>
        </w:div>
        <w:div w:id="1786265241">
          <w:marLeft w:val="640"/>
          <w:marRight w:val="0"/>
          <w:marTop w:val="0"/>
          <w:marBottom w:val="0"/>
          <w:divBdr>
            <w:top w:val="none" w:sz="0" w:space="0" w:color="auto"/>
            <w:left w:val="none" w:sz="0" w:space="0" w:color="auto"/>
            <w:bottom w:val="none" w:sz="0" w:space="0" w:color="auto"/>
            <w:right w:val="none" w:sz="0" w:space="0" w:color="auto"/>
          </w:divBdr>
        </w:div>
        <w:div w:id="1851262028">
          <w:marLeft w:val="640"/>
          <w:marRight w:val="0"/>
          <w:marTop w:val="0"/>
          <w:marBottom w:val="0"/>
          <w:divBdr>
            <w:top w:val="none" w:sz="0" w:space="0" w:color="auto"/>
            <w:left w:val="none" w:sz="0" w:space="0" w:color="auto"/>
            <w:bottom w:val="none" w:sz="0" w:space="0" w:color="auto"/>
            <w:right w:val="none" w:sz="0" w:space="0" w:color="auto"/>
          </w:divBdr>
        </w:div>
        <w:div w:id="1937980920">
          <w:marLeft w:val="640"/>
          <w:marRight w:val="0"/>
          <w:marTop w:val="0"/>
          <w:marBottom w:val="0"/>
          <w:divBdr>
            <w:top w:val="none" w:sz="0" w:space="0" w:color="auto"/>
            <w:left w:val="none" w:sz="0" w:space="0" w:color="auto"/>
            <w:bottom w:val="none" w:sz="0" w:space="0" w:color="auto"/>
            <w:right w:val="none" w:sz="0" w:space="0" w:color="auto"/>
          </w:divBdr>
        </w:div>
        <w:div w:id="1962876935">
          <w:marLeft w:val="640"/>
          <w:marRight w:val="0"/>
          <w:marTop w:val="0"/>
          <w:marBottom w:val="0"/>
          <w:divBdr>
            <w:top w:val="none" w:sz="0" w:space="0" w:color="auto"/>
            <w:left w:val="none" w:sz="0" w:space="0" w:color="auto"/>
            <w:bottom w:val="none" w:sz="0" w:space="0" w:color="auto"/>
            <w:right w:val="none" w:sz="0" w:space="0" w:color="auto"/>
          </w:divBdr>
        </w:div>
        <w:div w:id="2074503642">
          <w:marLeft w:val="640"/>
          <w:marRight w:val="0"/>
          <w:marTop w:val="0"/>
          <w:marBottom w:val="0"/>
          <w:divBdr>
            <w:top w:val="none" w:sz="0" w:space="0" w:color="auto"/>
            <w:left w:val="none" w:sz="0" w:space="0" w:color="auto"/>
            <w:bottom w:val="none" w:sz="0" w:space="0" w:color="auto"/>
            <w:right w:val="none" w:sz="0" w:space="0" w:color="auto"/>
          </w:divBdr>
        </w:div>
        <w:div w:id="2101946492">
          <w:marLeft w:val="640"/>
          <w:marRight w:val="0"/>
          <w:marTop w:val="0"/>
          <w:marBottom w:val="0"/>
          <w:divBdr>
            <w:top w:val="none" w:sz="0" w:space="0" w:color="auto"/>
            <w:left w:val="none" w:sz="0" w:space="0" w:color="auto"/>
            <w:bottom w:val="none" w:sz="0" w:space="0" w:color="auto"/>
            <w:right w:val="none" w:sz="0" w:space="0" w:color="auto"/>
          </w:divBdr>
        </w:div>
      </w:divsChild>
    </w:div>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31001029">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474565918">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sChild>
    </w:div>
    <w:div w:id="247159511">
      <w:bodyDiv w:val="1"/>
      <w:marLeft w:val="0"/>
      <w:marRight w:val="0"/>
      <w:marTop w:val="0"/>
      <w:marBottom w:val="0"/>
      <w:divBdr>
        <w:top w:val="none" w:sz="0" w:space="0" w:color="auto"/>
        <w:left w:val="none" w:sz="0" w:space="0" w:color="auto"/>
        <w:bottom w:val="none" w:sz="0" w:space="0" w:color="auto"/>
        <w:right w:val="none" w:sz="0" w:space="0" w:color="auto"/>
      </w:divBdr>
      <w:divsChild>
        <w:div w:id="38357506">
          <w:marLeft w:val="640"/>
          <w:marRight w:val="0"/>
          <w:marTop w:val="0"/>
          <w:marBottom w:val="0"/>
          <w:divBdr>
            <w:top w:val="none" w:sz="0" w:space="0" w:color="auto"/>
            <w:left w:val="none" w:sz="0" w:space="0" w:color="auto"/>
            <w:bottom w:val="none" w:sz="0" w:space="0" w:color="auto"/>
            <w:right w:val="none" w:sz="0" w:space="0" w:color="auto"/>
          </w:divBdr>
        </w:div>
        <w:div w:id="86850105">
          <w:marLeft w:val="640"/>
          <w:marRight w:val="0"/>
          <w:marTop w:val="0"/>
          <w:marBottom w:val="0"/>
          <w:divBdr>
            <w:top w:val="none" w:sz="0" w:space="0" w:color="auto"/>
            <w:left w:val="none" w:sz="0" w:space="0" w:color="auto"/>
            <w:bottom w:val="none" w:sz="0" w:space="0" w:color="auto"/>
            <w:right w:val="none" w:sz="0" w:space="0" w:color="auto"/>
          </w:divBdr>
        </w:div>
        <w:div w:id="286351692">
          <w:marLeft w:val="640"/>
          <w:marRight w:val="0"/>
          <w:marTop w:val="0"/>
          <w:marBottom w:val="0"/>
          <w:divBdr>
            <w:top w:val="none" w:sz="0" w:space="0" w:color="auto"/>
            <w:left w:val="none" w:sz="0" w:space="0" w:color="auto"/>
            <w:bottom w:val="none" w:sz="0" w:space="0" w:color="auto"/>
            <w:right w:val="none" w:sz="0" w:space="0" w:color="auto"/>
          </w:divBdr>
        </w:div>
        <w:div w:id="292172552">
          <w:marLeft w:val="640"/>
          <w:marRight w:val="0"/>
          <w:marTop w:val="0"/>
          <w:marBottom w:val="0"/>
          <w:divBdr>
            <w:top w:val="none" w:sz="0" w:space="0" w:color="auto"/>
            <w:left w:val="none" w:sz="0" w:space="0" w:color="auto"/>
            <w:bottom w:val="none" w:sz="0" w:space="0" w:color="auto"/>
            <w:right w:val="none" w:sz="0" w:space="0" w:color="auto"/>
          </w:divBdr>
        </w:div>
        <w:div w:id="471562966">
          <w:marLeft w:val="640"/>
          <w:marRight w:val="0"/>
          <w:marTop w:val="0"/>
          <w:marBottom w:val="0"/>
          <w:divBdr>
            <w:top w:val="none" w:sz="0" w:space="0" w:color="auto"/>
            <w:left w:val="none" w:sz="0" w:space="0" w:color="auto"/>
            <w:bottom w:val="none" w:sz="0" w:space="0" w:color="auto"/>
            <w:right w:val="none" w:sz="0" w:space="0" w:color="auto"/>
          </w:divBdr>
        </w:div>
        <w:div w:id="474178537">
          <w:marLeft w:val="640"/>
          <w:marRight w:val="0"/>
          <w:marTop w:val="0"/>
          <w:marBottom w:val="0"/>
          <w:divBdr>
            <w:top w:val="none" w:sz="0" w:space="0" w:color="auto"/>
            <w:left w:val="none" w:sz="0" w:space="0" w:color="auto"/>
            <w:bottom w:val="none" w:sz="0" w:space="0" w:color="auto"/>
            <w:right w:val="none" w:sz="0" w:space="0" w:color="auto"/>
          </w:divBdr>
        </w:div>
        <w:div w:id="496313240">
          <w:marLeft w:val="640"/>
          <w:marRight w:val="0"/>
          <w:marTop w:val="0"/>
          <w:marBottom w:val="0"/>
          <w:divBdr>
            <w:top w:val="none" w:sz="0" w:space="0" w:color="auto"/>
            <w:left w:val="none" w:sz="0" w:space="0" w:color="auto"/>
            <w:bottom w:val="none" w:sz="0" w:space="0" w:color="auto"/>
            <w:right w:val="none" w:sz="0" w:space="0" w:color="auto"/>
          </w:divBdr>
        </w:div>
        <w:div w:id="542984817">
          <w:marLeft w:val="640"/>
          <w:marRight w:val="0"/>
          <w:marTop w:val="0"/>
          <w:marBottom w:val="0"/>
          <w:divBdr>
            <w:top w:val="none" w:sz="0" w:space="0" w:color="auto"/>
            <w:left w:val="none" w:sz="0" w:space="0" w:color="auto"/>
            <w:bottom w:val="none" w:sz="0" w:space="0" w:color="auto"/>
            <w:right w:val="none" w:sz="0" w:space="0" w:color="auto"/>
          </w:divBdr>
        </w:div>
        <w:div w:id="574897557">
          <w:marLeft w:val="640"/>
          <w:marRight w:val="0"/>
          <w:marTop w:val="0"/>
          <w:marBottom w:val="0"/>
          <w:divBdr>
            <w:top w:val="none" w:sz="0" w:space="0" w:color="auto"/>
            <w:left w:val="none" w:sz="0" w:space="0" w:color="auto"/>
            <w:bottom w:val="none" w:sz="0" w:space="0" w:color="auto"/>
            <w:right w:val="none" w:sz="0" w:space="0" w:color="auto"/>
          </w:divBdr>
        </w:div>
        <w:div w:id="691221849">
          <w:marLeft w:val="640"/>
          <w:marRight w:val="0"/>
          <w:marTop w:val="0"/>
          <w:marBottom w:val="0"/>
          <w:divBdr>
            <w:top w:val="none" w:sz="0" w:space="0" w:color="auto"/>
            <w:left w:val="none" w:sz="0" w:space="0" w:color="auto"/>
            <w:bottom w:val="none" w:sz="0" w:space="0" w:color="auto"/>
            <w:right w:val="none" w:sz="0" w:space="0" w:color="auto"/>
          </w:divBdr>
        </w:div>
        <w:div w:id="701636193">
          <w:marLeft w:val="640"/>
          <w:marRight w:val="0"/>
          <w:marTop w:val="0"/>
          <w:marBottom w:val="0"/>
          <w:divBdr>
            <w:top w:val="none" w:sz="0" w:space="0" w:color="auto"/>
            <w:left w:val="none" w:sz="0" w:space="0" w:color="auto"/>
            <w:bottom w:val="none" w:sz="0" w:space="0" w:color="auto"/>
            <w:right w:val="none" w:sz="0" w:space="0" w:color="auto"/>
          </w:divBdr>
        </w:div>
        <w:div w:id="776605093">
          <w:marLeft w:val="640"/>
          <w:marRight w:val="0"/>
          <w:marTop w:val="0"/>
          <w:marBottom w:val="0"/>
          <w:divBdr>
            <w:top w:val="none" w:sz="0" w:space="0" w:color="auto"/>
            <w:left w:val="none" w:sz="0" w:space="0" w:color="auto"/>
            <w:bottom w:val="none" w:sz="0" w:space="0" w:color="auto"/>
            <w:right w:val="none" w:sz="0" w:space="0" w:color="auto"/>
          </w:divBdr>
        </w:div>
        <w:div w:id="874347508">
          <w:marLeft w:val="640"/>
          <w:marRight w:val="0"/>
          <w:marTop w:val="0"/>
          <w:marBottom w:val="0"/>
          <w:divBdr>
            <w:top w:val="none" w:sz="0" w:space="0" w:color="auto"/>
            <w:left w:val="none" w:sz="0" w:space="0" w:color="auto"/>
            <w:bottom w:val="none" w:sz="0" w:space="0" w:color="auto"/>
            <w:right w:val="none" w:sz="0" w:space="0" w:color="auto"/>
          </w:divBdr>
        </w:div>
        <w:div w:id="900561539">
          <w:marLeft w:val="640"/>
          <w:marRight w:val="0"/>
          <w:marTop w:val="0"/>
          <w:marBottom w:val="0"/>
          <w:divBdr>
            <w:top w:val="none" w:sz="0" w:space="0" w:color="auto"/>
            <w:left w:val="none" w:sz="0" w:space="0" w:color="auto"/>
            <w:bottom w:val="none" w:sz="0" w:space="0" w:color="auto"/>
            <w:right w:val="none" w:sz="0" w:space="0" w:color="auto"/>
          </w:divBdr>
        </w:div>
        <w:div w:id="905529576">
          <w:marLeft w:val="640"/>
          <w:marRight w:val="0"/>
          <w:marTop w:val="0"/>
          <w:marBottom w:val="0"/>
          <w:divBdr>
            <w:top w:val="none" w:sz="0" w:space="0" w:color="auto"/>
            <w:left w:val="none" w:sz="0" w:space="0" w:color="auto"/>
            <w:bottom w:val="none" w:sz="0" w:space="0" w:color="auto"/>
            <w:right w:val="none" w:sz="0" w:space="0" w:color="auto"/>
          </w:divBdr>
        </w:div>
        <w:div w:id="945186749">
          <w:marLeft w:val="640"/>
          <w:marRight w:val="0"/>
          <w:marTop w:val="0"/>
          <w:marBottom w:val="0"/>
          <w:divBdr>
            <w:top w:val="none" w:sz="0" w:space="0" w:color="auto"/>
            <w:left w:val="none" w:sz="0" w:space="0" w:color="auto"/>
            <w:bottom w:val="none" w:sz="0" w:space="0" w:color="auto"/>
            <w:right w:val="none" w:sz="0" w:space="0" w:color="auto"/>
          </w:divBdr>
        </w:div>
        <w:div w:id="1168979608">
          <w:marLeft w:val="640"/>
          <w:marRight w:val="0"/>
          <w:marTop w:val="0"/>
          <w:marBottom w:val="0"/>
          <w:divBdr>
            <w:top w:val="none" w:sz="0" w:space="0" w:color="auto"/>
            <w:left w:val="none" w:sz="0" w:space="0" w:color="auto"/>
            <w:bottom w:val="none" w:sz="0" w:space="0" w:color="auto"/>
            <w:right w:val="none" w:sz="0" w:space="0" w:color="auto"/>
          </w:divBdr>
        </w:div>
        <w:div w:id="1203637026">
          <w:marLeft w:val="640"/>
          <w:marRight w:val="0"/>
          <w:marTop w:val="0"/>
          <w:marBottom w:val="0"/>
          <w:divBdr>
            <w:top w:val="none" w:sz="0" w:space="0" w:color="auto"/>
            <w:left w:val="none" w:sz="0" w:space="0" w:color="auto"/>
            <w:bottom w:val="none" w:sz="0" w:space="0" w:color="auto"/>
            <w:right w:val="none" w:sz="0" w:space="0" w:color="auto"/>
          </w:divBdr>
        </w:div>
        <w:div w:id="1268927148">
          <w:marLeft w:val="640"/>
          <w:marRight w:val="0"/>
          <w:marTop w:val="0"/>
          <w:marBottom w:val="0"/>
          <w:divBdr>
            <w:top w:val="none" w:sz="0" w:space="0" w:color="auto"/>
            <w:left w:val="none" w:sz="0" w:space="0" w:color="auto"/>
            <w:bottom w:val="none" w:sz="0" w:space="0" w:color="auto"/>
            <w:right w:val="none" w:sz="0" w:space="0" w:color="auto"/>
          </w:divBdr>
        </w:div>
        <w:div w:id="1295060933">
          <w:marLeft w:val="640"/>
          <w:marRight w:val="0"/>
          <w:marTop w:val="0"/>
          <w:marBottom w:val="0"/>
          <w:divBdr>
            <w:top w:val="none" w:sz="0" w:space="0" w:color="auto"/>
            <w:left w:val="none" w:sz="0" w:space="0" w:color="auto"/>
            <w:bottom w:val="none" w:sz="0" w:space="0" w:color="auto"/>
            <w:right w:val="none" w:sz="0" w:space="0" w:color="auto"/>
          </w:divBdr>
        </w:div>
        <w:div w:id="1360859630">
          <w:marLeft w:val="640"/>
          <w:marRight w:val="0"/>
          <w:marTop w:val="0"/>
          <w:marBottom w:val="0"/>
          <w:divBdr>
            <w:top w:val="none" w:sz="0" w:space="0" w:color="auto"/>
            <w:left w:val="none" w:sz="0" w:space="0" w:color="auto"/>
            <w:bottom w:val="none" w:sz="0" w:space="0" w:color="auto"/>
            <w:right w:val="none" w:sz="0" w:space="0" w:color="auto"/>
          </w:divBdr>
        </w:div>
        <w:div w:id="1386679975">
          <w:marLeft w:val="640"/>
          <w:marRight w:val="0"/>
          <w:marTop w:val="0"/>
          <w:marBottom w:val="0"/>
          <w:divBdr>
            <w:top w:val="none" w:sz="0" w:space="0" w:color="auto"/>
            <w:left w:val="none" w:sz="0" w:space="0" w:color="auto"/>
            <w:bottom w:val="none" w:sz="0" w:space="0" w:color="auto"/>
            <w:right w:val="none" w:sz="0" w:space="0" w:color="auto"/>
          </w:divBdr>
        </w:div>
        <w:div w:id="1578437590">
          <w:marLeft w:val="640"/>
          <w:marRight w:val="0"/>
          <w:marTop w:val="0"/>
          <w:marBottom w:val="0"/>
          <w:divBdr>
            <w:top w:val="none" w:sz="0" w:space="0" w:color="auto"/>
            <w:left w:val="none" w:sz="0" w:space="0" w:color="auto"/>
            <w:bottom w:val="none" w:sz="0" w:space="0" w:color="auto"/>
            <w:right w:val="none" w:sz="0" w:space="0" w:color="auto"/>
          </w:divBdr>
        </w:div>
        <w:div w:id="1733234196">
          <w:marLeft w:val="640"/>
          <w:marRight w:val="0"/>
          <w:marTop w:val="0"/>
          <w:marBottom w:val="0"/>
          <w:divBdr>
            <w:top w:val="none" w:sz="0" w:space="0" w:color="auto"/>
            <w:left w:val="none" w:sz="0" w:space="0" w:color="auto"/>
            <w:bottom w:val="none" w:sz="0" w:space="0" w:color="auto"/>
            <w:right w:val="none" w:sz="0" w:space="0" w:color="auto"/>
          </w:divBdr>
        </w:div>
        <w:div w:id="1811512015">
          <w:marLeft w:val="640"/>
          <w:marRight w:val="0"/>
          <w:marTop w:val="0"/>
          <w:marBottom w:val="0"/>
          <w:divBdr>
            <w:top w:val="none" w:sz="0" w:space="0" w:color="auto"/>
            <w:left w:val="none" w:sz="0" w:space="0" w:color="auto"/>
            <w:bottom w:val="none" w:sz="0" w:space="0" w:color="auto"/>
            <w:right w:val="none" w:sz="0" w:space="0" w:color="auto"/>
          </w:divBdr>
        </w:div>
        <w:div w:id="1867793945">
          <w:marLeft w:val="640"/>
          <w:marRight w:val="0"/>
          <w:marTop w:val="0"/>
          <w:marBottom w:val="0"/>
          <w:divBdr>
            <w:top w:val="none" w:sz="0" w:space="0" w:color="auto"/>
            <w:left w:val="none" w:sz="0" w:space="0" w:color="auto"/>
            <w:bottom w:val="none" w:sz="0" w:space="0" w:color="auto"/>
            <w:right w:val="none" w:sz="0" w:space="0" w:color="auto"/>
          </w:divBdr>
        </w:div>
        <w:div w:id="1920557644">
          <w:marLeft w:val="640"/>
          <w:marRight w:val="0"/>
          <w:marTop w:val="0"/>
          <w:marBottom w:val="0"/>
          <w:divBdr>
            <w:top w:val="none" w:sz="0" w:space="0" w:color="auto"/>
            <w:left w:val="none" w:sz="0" w:space="0" w:color="auto"/>
            <w:bottom w:val="none" w:sz="0" w:space="0" w:color="auto"/>
            <w:right w:val="none" w:sz="0" w:space="0" w:color="auto"/>
          </w:divBdr>
        </w:div>
        <w:div w:id="2016303191">
          <w:marLeft w:val="640"/>
          <w:marRight w:val="0"/>
          <w:marTop w:val="0"/>
          <w:marBottom w:val="0"/>
          <w:divBdr>
            <w:top w:val="none" w:sz="0" w:space="0" w:color="auto"/>
            <w:left w:val="none" w:sz="0" w:space="0" w:color="auto"/>
            <w:bottom w:val="none" w:sz="0" w:space="0" w:color="auto"/>
            <w:right w:val="none" w:sz="0" w:space="0" w:color="auto"/>
          </w:divBdr>
        </w:div>
        <w:div w:id="2039117557">
          <w:marLeft w:val="640"/>
          <w:marRight w:val="0"/>
          <w:marTop w:val="0"/>
          <w:marBottom w:val="0"/>
          <w:divBdr>
            <w:top w:val="none" w:sz="0" w:space="0" w:color="auto"/>
            <w:left w:val="none" w:sz="0" w:space="0" w:color="auto"/>
            <w:bottom w:val="none" w:sz="0" w:space="0" w:color="auto"/>
            <w:right w:val="none" w:sz="0" w:space="0" w:color="auto"/>
          </w:divBdr>
        </w:div>
        <w:div w:id="2042241652">
          <w:marLeft w:val="640"/>
          <w:marRight w:val="0"/>
          <w:marTop w:val="0"/>
          <w:marBottom w:val="0"/>
          <w:divBdr>
            <w:top w:val="none" w:sz="0" w:space="0" w:color="auto"/>
            <w:left w:val="none" w:sz="0" w:space="0" w:color="auto"/>
            <w:bottom w:val="none" w:sz="0" w:space="0" w:color="auto"/>
            <w:right w:val="none" w:sz="0" w:space="0" w:color="auto"/>
          </w:divBdr>
        </w:div>
        <w:div w:id="2081056365">
          <w:marLeft w:val="640"/>
          <w:marRight w:val="0"/>
          <w:marTop w:val="0"/>
          <w:marBottom w:val="0"/>
          <w:divBdr>
            <w:top w:val="none" w:sz="0" w:space="0" w:color="auto"/>
            <w:left w:val="none" w:sz="0" w:space="0" w:color="auto"/>
            <w:bottom w:val="none" w:sz="0" w:space="0" w:color="auto"/>
            <w:right w:val="none" w:sz="0" w:space="0" w:color="auto"/>
          </w:divBdr>
        </w:div>
        <w:div w:id="2123453278">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66878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1754888324">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sChild>
    </w:div>
    <w:div w:id="297565033">
      <w:bodyDiv w:val="1"/>
      <w:marLeft w:val="0"/>
      <w:marRight w:val="0"/>
      <w:marTop w:val="0"/>
      <w:marBottom w:val="0"/>
      <w:divBdr>
        <w:top w:val="none" w:sz="0" w:space="0" w:color="auto"/>
        <w:left w:val="none" w:sz="0" w:space="0" w:color="auto"/>
        <w:bottom w:val="none" w:sz="0" w:space="0" w:color="auto"/>
        <w:right w:val="none" w:sz="0" w:space="0" w:color="auto"/>
      </w:divBdr>
      <w:divsChild>
        <w:div w:id="333264479">
          <w:marLeft w:val="640"/>
          <w:marRight w:val="0"/>
          <w:marTop w:val="0"/>
          <w:marBottom w:val="0"/>
          <w:divBdr>
            <w:top w:val="none" w:sz="0" w:space="0" w:color="auto"/>
            <w:left w:val="none" w:sz="0" w:space="0" w:color="auto"/>
            <w:bottom w:val="none" w:sz="0" w:space="0" w:color="auto"/>
            <w:right w:val="none" w:sz="0" w:space="0" w:color="auto"/>
          </w:divBdr>
        </w:div>
        <w:div w:id="441612523">
          <w:marLeft w:val="640"/>
          <w:marRight w:val="0"/>
          <w:marTop w:val="0"/>
          <w:marBottom w:val="0"/>
          <w:divBdr>
            <w:top w:val="none" w:sz="0" w:space="0" w:color="auto"/>
            <w:left w:val="none" w:sz="0" w:space="0" w:color="auto"/>
            <w:bottom w:val="none" w:sz="0" w:space="0" w:color="auto"/>
            <w:right w:val="none" w:sz="0" w:space="0" w:color="auto"/>
          </w:divBdr>
        </w:div>
        <w:div w:id="494227177">
          <w:marLeft w:val="640"/>
          <w:marRight w:val="0"/>
          <w:marTop w:val="0"/>
          <w:marBottom w:val="0"/>
          <w:divBdr>
            <w:top w:val="none" w:sz="0" w:space="0" w:color="auto"/>
            <w:left w:val="none" w:sz="0" w:space="0" w:color="auto"/>
            <w:bottom w:val="none" w:sz="0" w:space="0" w:color="auto"/>
            <w:right w:val="none" w:sz="0" w:space="0" w:color="auto"/>
          </w:divBdr>
        </w:div>
        <w:div w:id="525406224">
          <w:marLeft w:val="640"/>
          <w:marRight w:val="0"/>
          <w:marTop w:val="0"/>
          <w:marBottom w:val="0"/>
          <w:divBdr>
            <w:top w:val="none" w:sz="0" w:space="0" w:color="auto"/>
            <w:left w:val="none" w:sz="0" w:space="0" w:color="auto"/>
            <w:bottom w:val="none" w:sz="0" w:space="0" w:color="auto"/>
            <w:right w:val="none" w:sz="0" w:space="0" w:color="auto"/>
          </w:divBdr>
        </w:div>
        <w:div w:id="588579736">
          <w:marLeft w:val="640"/>
          <w:marRight w:val="0"/>
          <w:marTop w:val="0"/>
          <w:marBottom w:val="0"/>
          <w:divBdr>
            <w:top w:val="none" w:sz="0" w:space="0" w:color="auto"/>
            <w:left w:val="none" w:sz="0" w:space="0" w:color="auto"/>
            <w:bottom w:val="none" w:sz="0" w:space="0" w:color="auto"/>
            <w:right w:val="none" w:sz="0" w:space="0" w:color="auto"/>
          </w:divBdr>
        </w:div>
        <w:div w:id="624584150">
          <w:marLeft w:val="640"/>
          <w:marRight w:val="0"/>
          <w:marTop w:val="0"/>
          <w:marBottom w:val="0"/>
          <w:divBdr>
            <w:top w:val="none" w:sz="0" w:space="0" w:color="auto"/>
            <w:left w:val="none" w:sz="0" w:space="0" w:color="auto"/>
            <w:bottom w:val="none" w:sz="0" w:space="0" w:color="auto"/>
            <w:right w:val="none" w:sz="0" w:space="0" w:color="auto"/>
          </w:divBdr>
        </w:div>
        <w:div w:id="650452099">
          <w:marLeft w:val="640"/>
          <w:marRight w:val="0"/>
          <w:marTop w:val="0"/>
          <w:marBottom w:val="0"/>
          <w:divBdr>
            <w:top w:val="none" w:sz="0" w:space="0" w:color="auto"/>
            <w:left w:val="none" w:sz="0" w:space="0" w:color="auto"/>
            <w:bottom w:val="none" w:sz="0" w:space="0" w:color="auto"/>
            <w:right w:val="none" w:sz="0" w:space="0" w:color="auto"/>
          </w:divBdr>
        </w:div>
        <w:div w:id="690690607">
          <w:marLeft w:val="640"/>
          <w:marRight w:val="0"/>
          <w:marTop w:val="0"/>
          <w:marBottom w:val="0"/>
          <w:divBdr>
            <w:top w:val="none" w:sz="0" w:space="0" w:color="auto"/>
            <w:left w:val="none" w:sz="0" w:space="0" w:color="auto"/>
            <w:bottom w:val="none" w:sz="0" w:space="0" w:color="auto"/>
            <w:right w:val="none" w:sz="0" w:space="0" w:color="auto"/>
          </w:divBdr>
        </w:div>
        <w:div w:id="711884553">
          <w:marLeft w:val="640"/>
          <w:marRight w:val="0"/>
          <w:marTop w:val="0"/>
          <w:marBottom w:val="0"/>
          <w:divBdr>
            <w:top w:val="none" w:sz="0" w:space="0" w:color="auto"/>
            <w:left w:val="none" w:sz="0" w:space="0" w:color="auto"/>
            <w:bottom w:val="none" w:sz="0" w:space="0" w:color="auto"/>
            <w:right w:val="none" w:sz="0" w:space="0" w:color="auto"/>
          </w:divBdr>
        </w:div>
        <w:div w:id="804468364">
          <w:marLeft w:val="640"/>
          <w:marRight w:val="0"/>
          <w:marTop w:val="0"/>
          <w:marBottom w:val="0"/>
          <w:divBdr>
            <w:top w:val="none" w:sz="0" w:space="0" w:color="auto"/>
            <w:left w:val="none" w:sz="0" w:space="0" w:color="auto"/>
            <w:bottom w:val="none" w:sz="0" w:space="0" w:color="auto"/>
            <w:right w:val="none" w:sz="0" w:space="0" w:color="auto"/>
          </w:divBdr>
        </w:div>
        <w:div w:id="836574185">
          <w:marLeft w:val="640"/>
          <w:marRight w:val="0"/>
          <w:marTop w:val="0"/>
          <w:marBottom w:val="0"/>
          <w:divBdr>
            <w:top w:val="none" w:sz="0" w:space="0" w:color="auto"/>
            <w:left w:val="none" w:sz="0" w:space="0" w:color="auto"/>
            <w:bottom w:val="none" w:sz="0" w:space="0" w:color="auto"/>
            <w:right w:val="none" w:sz="0" w:space="0" w:color="auto"/>
          </w:divBdr>
        </w:div>
        <w:div w:id="877552253">
          <w:marLeft w:val="640"/>
          <w:marRight w:val="0"/>
          <w:marTop w:val="0"/>
          <w:marBottom w:val="0"/>
          <w:divBdr>
            <w:top w:val="none" w:sz="0" w:space="0" w:color="auto"/>
            <w:left w:val="none" w:sz="0" w:space="0" w:color="auto"/>
            <w:bottom w:val="none" w:sz="0" w:space="0" w:color="auto"/>
            <w:right w:val="none" w:sz="0" w:space="0" w:color="auto"/>
          </w:divBdr>
        </w:div>
        <w:div w:id="966548792">
          <w:marLeft w:val="640"/>
          <w:marRight w:val="0"/>
          <w:marTop w:val="0"/>
          <w:marBottom w:val="0"/>
          <w:divBdr>
            <w:top w:val="none" w:sz="0" w:space="0" w:color="auto"/>
            <w:left w:val="none" w:sz="0" w:space="0" w:color="auto"/>
            <w:bottom w:val="none" w:sz="0" w:space="0" w:color="auto"/>
            <w:right w:val="none" w:sz="0" w:space="0" w:color="auto"/>
          </w:divBdr>
        </w:div>
        <w:div w:id="998456975">
          <w:marLeft w:val="640"/>
          <w:marRight w:val="0"/>
          <w:marTop w:val="0"/>
          <w:marBottom w:val="0"/>
          <w:divBdr>
            <w:top w:val="none" w:sz="0" w:space="0" w:color="auto"/>
            <w:left w:val="none" w:sz="0" w:space="0" w:color="auto"/>
            <w:bottom w:val="none" w:sz="0" w:space="0" w:color="auto"/>
            <w:right w:val="none" w:sz="0" w:space="0" w:color="auto"/>
          </w:divBdr>
        </w:div>
        <w:div w:id="1131898890">
          <w:marLeft w:val="640"/>
          <w:marRight w:val="0"/>
          <w:marTop w:val="0"/>
          <w:marBottom w:val="0"/>
          <w:divBdr>
            <w:top w:val="none" w:sz="0" w:space="0" w:color="auto"/>
            <w:left w:val="none" w:sz="0" w:space="0" w:color="auto"/>
            <w:bottom w:val="none" w:sz="0" w:space="0" w:color="auto"/>
            <w:right w:val="none" w:sz="0" w:space="0" w:color="auto"/>
          </w:divBdr>
        </w:div>
        <w:div w:id="1172796114">
          <w:marLeft w:val="640"/>
          <w:marRight w:val="0"/>
          <w:marTop w:val="0"/>
          <w:marBottom w:val="0"/>
          <w:divBdr>
            <w:top w:val="none" w:sz="0" w:space="0" w:color="auto"/>
            <w:left w:val="none" w:sz="0" w:space="0" w:color="auto"/>
            <w:bottom w:val="none" w:sz="0" w:space="0" w:color="auto"/>
            <w:right w:val="none" w:sz="0" w:space="0" w:color="auto"/>
          </w:divBdr>
        </w:div>
        <w:div w:id="1489712965">
          <w:marLeft w:val="640"/>
          <w:marRight w:val="0"/>
          <w:marTop w:val="0"/>
          <w:marBottom w:val="0"/>
          <w:divBdr>
            <w:top w:val="none" w:sz="0" w:space="0" w:color="auto"/>
            <w:left w:val="none" w:sz="0" w:space="0" w:color="auto"/>
            <w:bottom w:val="none" w:sz="0" w:space="0" w:color="auto"/>
            <w:right w:val="none" w:sz="0" w:space="0" w:color="auto"/>
          </w:divBdr>
        </w:div>
        <w:div w:id="1752503771">
          <w:marLeft w:val="640"/>
          <w:marRight w:val="0"/>
          <w:marTop w:val="0"/>
          <w:marBottom w:val="0"/>
          <w:divBdr>
            <w:top w:val="none" w:sz="0" w:space="0" w:color="auto"/>
            <w:left w:val="none" w:sz="0" w:space="0" w:color="auto"/>
            <w:bottom w:val="none" w:sz="0" w:space="0" w:color="auto"/>
            <w:right w:val="none" w:sz="0" w:space="0" w:color="auto"/>
          </w:divBdr>
        </w:div>
        <w:div w:id="1918132981">
          <w:marLeft w:val="640"/>
          <w:marRight w:val="0"/>
          <w:marTop w:val="0"/>
          <w:marBottom w:val="0"/>
          <w:divBdr>
            <w:top w:val="none" w:sz="0" w:space="0" w:color="auto"/>
            <w:left w:val="none" w:sz="0" w:space="0" w:color="auto"/>
            <w:bottom w:val="none" w:sz="0" w:space="0" w:color="auto"/>
            <w:right w:val="none" w:sz="0" w:space="0" w:color="auto"/>
          </w:divBdr>
        </w:div>
        <w:div w:id="1970548840">
          <w:marLeft w:val="640"/>
          <w:marRight w:val="0"/>
          <w:marTop w:val="0"/>
          <w:marBottom w:val="0"/>
          <w:divBdr>
            <w:top w:val="none" w:sz="0" w:space="0" w:color="auto"/>
            <w:left w:val="none" w:sz="0" w:space="0" w:color="auto"/>
            <w:bottom w:val="none" w:sz="0" w:space="0" w:color="auto"/>
            <w:right w:val="none" w:sz="0" w:space="0" w:color="auto"/>
          </w:divBdr>
        </w:div>
        <w:div w:id="2006547577">
          <w:marLeft w:val="640"/>
          <w:marRight w:val="0"/>
          <w:marTop w:val="0"/>
          <w:marBottom w:val="0"/>
          <w:divBdr>
            <w:top w:val="none" w:sz="0" w:space="0" w:color="auto"/>
            <w:left w:val="none" w:sz="0" w:space="0" w:color="auto"/>
            <w:bottom w:val="none" w:sz="0" w:space="0" w:color="auto"/>
            <w:right w:val="none" w:sz="0" w:space="0" w:color="auto"/>
          </w:divBdr>
        </w:div>
        <w:div w:id="2010595867">
          <w:marLeft w:val="640"/>
          <w:marRight w:val="0"/>
          <w:marTop w:val="0"/>
          <w:marBottom w:val="0"/>
          <w:divBdr>
            <w:top w:val="none" w:sz="0" w:space="0" w:color="auto"/>
            <w:left w:val="none" w:sz="0" w:space="0" w:color="auto"/>
            <w:bottom w:val="none" w:sz="0" w:space="0" w:color="auto"/>
            <w:right w:val="none" w:sz="0" w:space="0" w:color="auto"/>
          </w:divBdr>
        </w:div>
        <w:div w:id="2068147247">
          <w:marLeft w:val="640"/>
          <w:marRight w:val="0"/>
          <w:marTop w:val="0"/>
          <w:marBottom w:val="0"/>
          <w:divBdr>
            <w:top w:val="none" w:sz="0" w:space="0" w:color="auto"/>
            <w:left w:val="none" w:sz="0" w:space="0" w:color="auto"/>
            <w:bottom w:val="none" w:sz="0" w:space="0" w:color="auto"/>
            <w:right w:val="none" w:sz="0" w:space="0" w:color="auto"/>
          </w:divBdr>
        </w:div>
      </w:divsChild>
    </w:div>
    <w:div w:id="440416495">
      <w:bodyDiv w:val="1"/>
      <w:marLeft w:val="0"/>
      <w:marRight w:val="0"/>
      <w:marTop w:val="0"/>
      <w:marBottom w:val="0"/>
      <w:divBdr>
        <w:top w:val="none" w:sz="0" w:space="0" w:color="auto"/>
        <w:left w:val="none" w:sz="0" w:space="0" w:color="auto"/>
        <w:bottom w:val="none" w:sz="0" w:space="0" w:color="auto"/>
        <w:right w:val="none" w:sz="0" w:space="0" w:color="auto"/>
      </w:divBdr>
      <w:divsChild>
        <w:div w:id="55007431">
          <w:marLeft w:val="640"/>
          <w:marRight w:val="0"/>
          <w:marTop w:val="0"/>
          <w:marBottom w:val="0"/>
          <w:divBdr>
            <w:top w:val="none" w:sz="0" w:space="0" w:color="auto"/>
            <w:left w:val="none" w:sz="0" w:space="0" w:color="auto"/>
            <w:bottom w:val="none" w:sz="0" w:space="0" w:color="auto"/>
            <w:right w:val="none" w:sz="0" w:space="0" w:color="auto"/>
          </w:divBdr>
        </w:div>
        <w:div w:id="116879185">
          <w:marLeft w:val="640"/>
          <w:marRight w:val="0"/>
          <w:marTop w:val="0"/>
          <w:marBottom w:val="0"/>
          <w:divBdr>
            <w:top w:val="none" w:sz="0" w:space="0" w:color="auto"/>
            <w:left w:val="none" w:sz="0" w:space="0" w:color="auto"/>
            <w:bottom w:val="none" w:sz="0" w:space="0" w:color="auto"/>
            <w:right w:val="none" w:sz="0" w:space="0" w:color="auto"/>
          </w:divBdr>
        </w:div>
        <w:div w:id="121778374">
          <w:marLeft w:val="640"/>
          <w:marRight w:val="0"/>
          <w:marTop w:val="0"/>
          <w:marBottom w:val="0"/>
          <w:divBdr>
            <w:top w:val="none" w:sz="0" w:space="0" w:color="auto"/>
            <w:left w:val="none" w:sz="0" w:space="0" w:color="auto"/>
            <w:bottom w:val="none" w:sz="0" w:space="0" w:color="auto"/>
            <w:right w:val="none" w:sz="0" w:space="0" w:color="auto"/>
          </w:divBdr>
        </w:div>
        <w:div w:id="159927560">
          <w:marLeft w:val="640"/>
          <w:marRight w:val="0"/>
          <w:marTop w:val="0"/>
          <w:marBottom w:val="0"/>
          <w:divBdr>
            <w:top w:val="none" w:sz="0" w:space="0" w:color="auto"/>
            <w:left w:val="none" w:sz="0" w:space="0" w:color="auto"/>
            <w:bottom w:val="none" w:sz="0" w:space="0" w:color="auto"/>
            <w:right w:val="none" w:sz="0" w:space="0" w:color="auto"/>
          </w:divBdr>
        </w:div>
        <w:div w:id="167326831">
          <w:marLeft w:val="640"/>
          <w:marRight w:val="0"/>
          <w:marTop w:val="0"/>
          <w:marBottom w:val="0"/>
          <w:divBdr>
            <w:top w:val="none" w:sz="0" w:space="0" w:color="auto"/>
            <w:left w:val="none" w:sz="0" w:space="0" w:color="auto"/>
            <w:bottom w:val="none" w:sz="0" w:space="0" w:color="auto"/>
            <w:right w:val="none" w:sz="0" w:space="0" w:color="auto"/>
          </w:divBdr>
        </w:div>
        <w:div w:id="169495476">
          <w:marLeft w:val="640"/>
          <w:marRight w:val="0"/>
          <w:marTop w:val="0"/>
          <w:marBottom w:val="0"/>
          <w:divBdr>
            <w:top w:val="none" w:sz="0" w:space="0" w:color="auto"/>
            <w:left w:val="none" w:sz="0" w:space="0" w:color="auto"/>
            <w:bottom w:val="none" w:sz="0" w:space="0" w:color="auto"/>
            <w:right w:val="none" w:sz="0" w:space="0" w:color="auto"/>
          </w:divBdr>
        </w:div>
        <w:div w:id="333189827">
          <w:marLeft w:val="640"/>
          <w:marRight w:val="0"/>
          <w:marTop w:val="0"/>
          <w:marBottom w:val="0"/>
          <w:divBdr>
            <w:top w:val="none" w:sz="0" w:space="0" w:color="auto"/>
            <w:left w:val="none" w:sz="0" w:space="0" w:color="auto"/>
            <w:bottom w:val="none" w:sz="0" w:space="0" w:color="auto"/>
            <w:right w:val="none" w:sz="0" w:space="0" w:color="auto"/>
          </w:divBdr>
        </w:div>
        <w:div w:id="360131669">
          <w:marLeft w:val="640"/>
          <w:marRight w:val="0"/>
          <w:marTop w:val="0"/>
          <w:marBottom w:val="0"/>
          <w:divBdr>
            <w:top w:val="none" w:sz="0" w:space="0" w:color="auto"/>
            <w:left w:val="none" w:sz="0" w:space="0" w:color="auto"/>
            <w:bottom w:val="none" w:sz="0" w:space="0" w:color="auto"/>
            <w:right w:val="none" w:sz="0" w:space="0" w:color="auto"/>
          </w:divBdr>
        </w:div>
        <w:div w:id="441538175">
          <w:marLeft w:val="640"/>
          <w:marRight w:val="0"/>
          <w:marTop w:val="0"/>
          <w:marBottom w:val="0"/>
          <w:divBdr>
            <w:top w:val="none" w:sz="0" w:space="0" w:color="auto"/>
            <w:left w:val="none" w:sz="0" w:space="0" w:color="auto"/>
            <w:bottom w:val="none" w:sz="0" w:space="0" w:color="auto"/>
            <w:right w:val="none" w:sz="0" w:space="0" w:color="auto"/>
          </w:divBdr>
        </w:div>
        <w:div w:id="447092370">
          <w:marLeft w:val="640"/>
          <w:marRight w:val="0"/>
          <w:marTop w:val="0"/>
          <w:marBottom w:val="0"/>
          <w:divBdr>
            <w:top w:val="none" w:sz="0" w:space="0" w:color="auto"/>
            <w:left w:val="none" w:sz="0" w:space="0" w:color="auto"/>
            <w:bottom w:val="none" w:sz="0" w:space="0" w:color="auto"/>
            <w:right w:val="none" w:sz="0" w:space="0" w:color="auto"/>
          </w:divBdr>
        </w:div>
        <w:div w:id="714158410">
          <w:marLeft w:val="640"/>
          <w:marRight w:val="0"/>
          <w:marTop w:val="0"/>
          <w:marBottom w:val="0"/>
          <w:divBdr>
            <w:top w:val="none" w:sz="0" w:space="0" w:color="auto"/>
            <w:left w:val="none" w:sz="0" w:space="0" w:color="auto"/>
            <w:bottom w:val="none" w:sz="0" w:space="0" w:color="auto"/>
            <w:right w:val="none" w:sz="0" w:space="0" w:color="auto"/>
          </w:divBdr>
        </w:div>
        <w:div w:id="940331166">
          <w:marLeft w:val="640"/>
          <w:marRight w:val="0"/>
          <w:marTop w:val="0"/>
          <w:marBottom w:val="0"/>
          <w:divBdr>
            <w:top w:val="none" w:sz="0" w:space="0" w:color="auto"/>
            <w:left w:val="none" w:sz="0" w:space="0" w:color="auto"/>
            <w:bottom w:val="none" w:sz="0" w:space="0" w:color="auto"/>
            <w:right w:val="none" w:sz="0" w:space="0" w:color="auto"/>
          </w:divBdr>
        </w:div>
        <w:div w:id="996878462">
          <w:marLeft w:val="640"/>
          <w:marRight w:val="0"/>
          <w:marTop w:val="0"/>
          <w:marBottom w:val="0"/>
          <w:divBdr>
            <w:top w:val="none" w:sz="0" w:space="0" w:color="auto"/>
            <w:left w:val="none" w:sz="0" w:space="0" w:color="auto"/>
            <w:bottom w:val="none" w:sz="0" w:space="0" w:color="auto"/>
            <w:right w:val="none" w:sz="0" w:space="0" w:color="auto"/>
          </w:divBdr>
        </w:div>
        <w:div w:id="1088304070">
          <w:marLeft w:val="640"/>
          <w:marRight w:val="0"/>
          <w:marTop w:val="0"/>
          <w:marBottom w:val="0"/>
          <w:divBdr>
            <w:top w:val="none" w:sz="0" w:space="0" w:color="auto"/>
            <w:left w:val="none" w:sz="0" w:space="0" w:color="auto"/>
            <w:bottom w:val="none" w:sz="0" w:space="0" w:color="auto"/>
            <w:right w:val="none" w:sz="0" w:space="0" w:color="auto"/>
          </w:divBdr>
        </w:div>
        <w:div w:id="1184124627">
          <w:marLeft w:val="640"/>
          <w:marRight w:val="0"/>
          <w:marTop w:val="0"/>
          <w:marBottom w:val="0"/>
          <w:divBdr>
            <w:top w:val="none" w:sz="0" w:space="0" w:color="auto"/>
            <w:left w:val="none" w:sz="0" w:space="0" w:color="auto"/>
            <w:bottom w:val="none" w:sz="0" w:space="0" w:color="auto"/>
            <w:right w:val="none" w:sz="0" w:space="0" w:color="auto"/>
          </w:divBdr>
        </w:div>
        <w:div w:id="1253779209">
          <w:marLeft w:val="640"/>
          <w:marRight w:val="0"/>
          <w:marTop w:val="0"/>
          <w:marBottom w:val="0"/>
          <w:divBdr>
            <w:top w:val="none" w:sz="0" w:space="0" w:color="auto"/>
            <w:left w:val="none" w:sz="0" w:space="0" w:color="auto"/>
            <w:bottom w:val="none" w:sz="0" w:space="0" w:color="auto"/>
            <w:right w:val="none" w:sz="0" w:space="0" w:color="auto"/>
          </w:divBdr>
        </w:div>
        <w:div w:id="1320422437">
          <w:marLeft w:val="640"/>
          <w:marRight w:val="0"/>
          <w:marTop w:val="0"/>
          <w:marBottom w:val="0"/>
          <w:divBdr>
            <w:top w:val="none" w:sz="0" w:space="0" w:color="auto"/>
            <w:left w:val="none" w:sz="0" w:space="0" w:color="auto"/>
            <w:bottom w:val="none" w:sz="0" w:space="0" w:color="auto"/>
            <w:right w:val="none" w:sz="0" w:space="0" w:color="auto"/>
          </w:divBdr>
        </w:div>
        <w:div w:id="1420441880">
          <w:marLeft w:val="640"/>
          <w:marRight w:val="0"/>
          <w:marTop w:val="0"/>
          <w:marBottom w:val="0"/>
          <w:divBdr>
            <w:top w:val="none" w:sz="0" w:space="0" w:color="auto"/>
            <w:left w:val="none" w:sz="0" w:space="0" w:color="auto"/>
            <w:bottom w:val="none" w:sz="0" w:space="0" w:color="auto"/>
            <w:right w:val="none" w:sz="0" w:space="0" w:color="auto"/>
          </w:divBdr>
        </w:div>
        <w:div w:id="1464499539">
          <w:marLeft w:val="640"/>
          <w:marRight w:val="0"/>
          <w:marTop w:val="0"/>
          <w:marBottom w:val="0"/>
          <w:divBdr>
            <w:top w:val="none" w:sz="0" w:space="0" w:color="auto"/>
            <w:left w:val="none" w:sz="0" w:space="0" w:color="auto"/>
            <w:bottom w:val="none" w:sz="0" w:space="0" w:color="auto"/>
            <w:right w:val="none" w:sz="0" w:space="0" w:color="auto"/>
          </w:divBdr>
        </w:div>
        <w:div w:id="1493793485">
          <w:marLeft w:val="640"/>
          <w:marRight w:val="0"/>
          <w:marTop w:val="0"/>
          <w:marBottom w:val="0"/>
          <w:divBdr>
            <w:top w:val="none" w:sz="0" w:space="0" w:color="auto"/>
            <w:left w:val="none" w:sz="0" w:space="0" w:color="auto"/>
            <w:bottom w:val="none" w:sz="0" w:space="0" w:color="auto"/>
            <w:right w:val="none" w:sz="0" w:space="0" w:color="auto"/>
          </w:divBdr>
        </w:div>
        <w:div w:id="1661958837">
          <w:marLeft w:val="640"/>
          <w:marRight w:val="0"/>
          <w:marTop w:val="0"/>
          <w:marBottom w:val="0"/>
          <w:divBdr>
            <w:top w:val="none" w:sz="0" w:space="0" w:color="auto"/>
            <w:left w:val="none" w:sz="0" w:space="0" w:color="auto"/>
            <w:bottom w:val="none" w:sz="0" w:space="0" w:color="auto"/>
            <w:right w:val="none" w:sz="0" w:space="0" w:color="auto"/>
          </w:divBdr>
        </w:div>
        <w:div w:id="1716350260">
          <w:marLeft w:val="640"/>
          <w:marRight w:val="0"/>
          <w:marTop w:val="0"/>
          <w:marBottom w:val="0"/>
          <w:divBdr>
            <w:top w:val="none" w:sz="0" w:space="0" w:color="auto"/>
            <w:left w:val="none" w:sz="0" w:space="0" w:color="auto"/>
            <w:bottom w:val="none" w:sz="0" w:space="0" w:color="auto"/>
            <w:right w:val="none" w:sz="0" w:space="0" w:color="auto"/>
          </w:divBdr>
        </w:div>
        <w:div w:id="1796022358">
          <w:marLeft w:val="640"/>
          <w:marRight w:val="0"/>
          <w:marTop w:val="0"/>
          <w:marBottom w:val="0"/>
          <w:divBdr>
            <w:top w:val="none" w:sz="0" w:space="0" w:color="auto"/>
            <w:left w:val="none" w:sz="0" w:space="0" w:color="auto"/>
            <w:bottom w:val="none" w:sz="0" w:space="0" w:color="auto"/>
            <w:right w:val="none" w:sz="0" w:space="0" w:color="auto"/>
          </w:divBdr>
        </w:div>
        <w:div w:id="1826823250">
          <w:marLeft w:val="640"/>
          <w:marRight w:val="0"/>
          <w:marTop w:val="0"/>
          <w:marBottom w:val="0"/>
          <w:divBdr>
            <w:top w:val="none" w:sz="0" w:space="0" w:color="auto"/>
            <w:left w:val="none" w:sz="0" w:space="0" w:color="auto"/>
            <w:bottom w:val="none" w:sz="0" w:space="0" w:color="auto"/>
            <w:right w:val="none" w:sz="0" w:space="0" w:color="auto"/>
          </w:divBdr>
        </w:div>
        <w:div w:id="1861551939">
          <w:marLeft w:val="640"/>
          <w:marRight w:val="0"/>
          <w:marTop w:val="0"/>
          <w:marBottom w:val="0"/>
          <w:divBdr>
            <w:top w:val="none" w:sz="0" w:space="0" w:color="auto"/>
            <w:left w:val="none" w:sz="0" w:space="0" w:color="auto"/>
            <w:bottom w:val="none" w:sz="0" w:space="0" w:color="auto"/>
            <w:right w:val="none" w:sz="0" w:space="0" w:color="auto"/>
          </w:divBdr>
        </w:div>
        <w:div w:id="1871382156">
          <w:marLeft w:val="640"/>
          <w:marRight w:val="0"/>
          <w:marTop w:val="0"/>
          <w:marBottom w:val="0"/>
          <w:divBdr>
            <w:top w:val="none" w:sz="0" w:space="0" w:color="auto"/>
            <w:left w:val="none" w:sz="0" w:space="0" w:color="auto"/>
            <w:bottom w:val="none" w:sz="0" w:space="0" w:color="auto"/>
            <w:right w:val="none" w:sz="0" w:space="0" w:color="auto"/>
          </w:divBdr>
        </w:div>
        <w:div w:id="1885603428">
          <w:marLeft w:val="640"/>
          <w:marRight w:val="0"/>
          <w:marTop w:val="0"/>
          <w:marBottom w:val="0"/>
          <w:divBdr>
            <w:top w:val="none" w:sz="0" w:space="0" w:color="auto"/>
            <w:left w:val="none" w:sz="0" w:space="0" w:color="auto"/>
            <w:bottom w:val="none" w:sz="0" w:space="0" w:color="auto"/>
            <w:right w:val="none" w:sz="0" w:space="0" w:color="auto"/>
          </w:divBdr>
        </w:div>
        <w:div w:id="2043247011">
          <w:marLeft w:val="640"/>
          <w:marRight w:val="0"/>
          <w:marTop w:val="0"/>
          <w:marBottom w:val="0"/>
          <w:divBdr>
            <w:top w:val="none" w:sz="0" w:space="0" w:color="auto"/>
            <w:left w:val="none" w:sz="0" w:space="0" w:color="auto"/>
            <w:bottom w:val="none" w:sz="0" w:space="0" w:color="auto"/>
            <w:right w:val="none" w:sz="0" w:space="0" w:color="auto"/>
          </w:divBdr>
        </w:div>
        <w:div w:id="2077513054">
          <w:marLeft w:val="640"/>
          <w:marRight w:val="0"/>
          <w:marTop w:val="0"/>
          <w:marBottom w:val="0"/>
          <w:divBdr>
            <w:top w:val="none" w:sz="0" w:space="0" w:color="auto"/>
            <w:left w:val="none" w:sz="0" w:space="0" w:color="auto"/>
            <w:bottom w:val="none" w:sz="0" w:space="0" w:color="auto"/>
            <w:right w:val="none" w:sz="0" w:space="0" w:color="auto"/>
          </w:divBdr>
        </w:div>
        <w:div w:id="2089382514">
          <w:marLeft w:val="640"/>
          <w:marRight w:val="0"/>
          <w:marTop w:val="0"/>
          <w:marBottom w:val="0"/>
          <w:divBdr>
            <w:top w:val="none" w:sz="0" w:space="0" w:color="auto"/>
            <w:left w:val="none" w:sz="0" w:space="0" w:color="auto"/>
            <w:bottom w:val="none" w:sz="0" w:space="0" w:color="auto"/>
            <w:right w:val="none" w:sz="0" w:space="0" w:color="auto"/>
          </w:divBdr>
        </w:div>
      </w:divsChild>
    </w:div>
    <w:div w:id="468281793">
      <w:bodyDiv w:val="1"/>
      <w:marLeft w:val="0"/>
      <w:marRight w:val="0"/>
      <w:marTop w:val="0"/>
      <w:marBottom w:val="0"/>
      <w:divBdr>
        <w:top w:val="none" w:sz="0" w:space="0" w:color="auto"/>
        <w:left w:val="none" w:sz="0" w:space="0" w:color="auto"/>
        <w:bottom w:val="none" w:sz="0" w:space="0" w:color="auto"/>
        <w:right w:val="none" w:sz="0" w:space="0" w:color="auto"/>
      </w:divBdr>
    </w:div>
    <w:div w:id="478424260">
      <w:bodyDiv w:val="1"/>
      <w:marLeft w:val="0"/>
      <w:marRight w:val="0"/>
      <w:marTop w:val="0"/>
      <w:marBottom w:val="0"/>
      <w:divBdr>
        <w:top w:val="none" w:sz="0" w:space="0" w:color="auto"/>
        <w:left w:val="none" w:sz="0" w:space="0" w:color="auto"/>
        <w:bottom w:val="none" w:sz="0" w:space="0" w:color="auto"/>
        <w:right w:val="none" w:sz="0" w:space="0" w:color="auto"/>
      </w:divBdr>
      <w:divsChild>
        <w:div w:id="3486059">
          <w:marLeft w:val="640"/>
          <w:marRight w:val="0"/>
          <w:marTop w:val="0"/>
          <w:marBottom w:val="0"/>
          <w:divBdr>
            <w:top w:val="none" w:sz="0" w:space="0" w:color="auto"/>
            <w:left w:val="none" w:sz="0" w:space="0" w:color="auto"/>
            <w:bottom w:val="none" w:sz="0" w:space="0" w:color="auto"/>
            <w:right w:val="none" w:sz="0" w:space="0" w:color="auto"/>
          </w:divBdr>
        </w:div>
        <w:div w:id="3560525">
          <w:marLeft w:val="640"/>
          <w:marRight w:val="0"/>
          <w:marTop w:val="0"/>
          <w:marBottom w:val="0"/>
          <w:divBdr>
            <w:top w:val="none" w:sz="0" w:space="0" w:color="auto"/>
            <w:left w:val="none" w:sz="0" w:space="0" w:color="auto"/>
            <w:bottom w:val="none" w:sz="0" w:space="0" w:color="auto"/>
            <w:right w:val="none" w:sz="0" w:space="0" w:color="auto"/>
          </w:divBdr>
        </w:div>
        <w:div w:id="16852843">
          <w:marLeft w:val="640"/>
          <w:marRight w:val="0"/>
          <w:marTop w:val="0"/>
          <w:marBottom w:val="0"/>
          <w:divBdr>
            <w:top w:val="none" w:sz="0" w:space="0" w:color="auto"/>
            <w:left w:val="none" w:sz="0" w:space="0" w:color="auto"/>
            <w:bottom w:val="none" w:sz="0" w:space="0" w:color="auto"/>
            <w:right w:val="none" w:sz="0" w:space="0" w:color="auto"/>
          </w:divBdr>
        </w:div>
        <w:div w:id="57824739">
          <w:marLeft w:val="640"/>
          <w:marRight w:val="0"/>
          <w:marTop w:val="0"/>
          <w:marBottom w:val="0"/>
          <w:divBdr>
            <w:top w:val="none" w:sz="0" w:space="0" w:color="auto"/>
            <w:left w:val="none" w:sz="0" w:space="0" w:color="auto"/>
            <w:bottom w:val="none" w:sz="0" w:space="0" w:color="auto"/>
            <w:right w:val="none" w:sz="0" w:space="0" w:color="auto"/>
          </w:divBdr>
        </w:div>
        <w:div w:id="119227708">
          <w:marLeft w:val="640"/>
          <w:marRight w:val="0"/>
          <w:marTop w:val="0"/>
          <w:marBottom w:val="0"/>
          <w:divBdr>
            <w:top w:val="none" w:sz="0" w:space="0" w:color="auto"/>
            <w:left w:val="none" w:sz="0" w:space="0" w:color="auto"/>
            <w:bottom w:val="none" w:sz="0" w:space="0" w:color="auto"/>
            <w:right w:val="none" w:sz="0" w:space="0" w:color="auto"/>
          </w:divBdr>
        </w:div>
        <w:div w:id="342828701">
          <w:marLeft w:val="640"/>
          <w:marRight w:val="0"/>
          <w:marTop w:val="0"/>
          <w:marBottom w:val="0"/>
          <w:divBdr>
            <w:top w:val="none" w:sz="0" w:space="0" w:color="auto"/>
            <w:left w:val="none" w:sz="0" w:space="0" w:color="auto"/>
            <w:bottom w:val="none" w:sz="0" w:space="0" w:color="auto"/>
            <w:right w:val="none" w:sz="0" w:space="0" w:color="auto"/>
          </w:divBdr>
        </w:div>
        <w:div w:id="410588563">
          <w:marLeft w:val="640"/>
          <w:marRight w:val="0"/>
          <w:marTop w:val="0"/>
          <w:marBottom w:val="0"/>
          <w:divBdr>
            <w:top w:val="none" w:sz="0" w:space="0" w:color="auto"/>
            <w:left w:val="none" w:sz="0" w:space="0" w:color="auto"/>
            <w:bottom w:val="none" w:sz="0" w:space="0" w:color="auto"/>
            <w:right w:val="none" w:sz="0" w:space="0" w:color="auto"/>
          </w:divBdr>
        </w:div>
        <w:div w:id="416362052">
          <w:marLeft w:val="640"/>
          <w:marRight w:val="0"/>
          <w:marTop w:val="0"/>
          <w:marBottom w:val="0"/>
          <w:divBdr>
            <w:top w:val="none" w:sz="0" w:space="0" w:color="auto"/>
            <w:left w:val="none" w:sz="0" w:space="0" w:color="auto"/>
            <w:bottom w:val="none" w:sz="0" w:space="0" w:color="auto"/>
            <w:right w:val="none" w:sz="0" w:space="0" w:color="auto"/>
          </w:divBdr>
        </w:div>
        <w:div w:id="429787485">
          <w:marLeft w:val="640"/>
          <w:marRight w:val="0"/>
          <w:marTop w:val="0"/>
          <w:marBottom w:val="0"/>
          <w:divBdr>
            <w:top w:val="none" w:sz="0" w:space="0" w:color="auto"/>
            <w:left w:val="none" w:sz="0" w:space="0" w:color="auto"/>
            <w:bottom w:val="none" w:sz="0" w:space="0" w:color="auto"/>
            <w:right w:val="none" w:sz="0" w:space="0" w:color="auto"/>
          </w:divBdr>
        </w:div>
        <w:div w:id="522322383">
          <w:marLeft w:val="640"/>
          <w:marRight w:val="0"/>
          <w:marTop w:val="0"/>
          <w:marBottom w:val="0"/>
          <w:divBdr>
            <w:top w:val="none" w:sz="0" w:space="0" w:color="auto"/>
            <w:left w:val="none" w:sz="0" w:space="0" w:color="auto"/>
            <w:bottom w:val="none" w:sz="0" w:space="0" w:color="auto"/>
            <w:right w:val="none" w:sz="0" w:space="0" w:color="auto"/>
          </w:divBdr>
        </w:div>
        <w:div w:id="523328454">
          <w:marLeft w:val="640"/>
          <w:marRight w:val="0"/>
          <w:marTop w:val="0"/>
          <w:marBottom w:val="0"/>
          <w:divBdr>
            <w:top w:val="none" w:sz="0" w:space="0" w:color="auto"/>
            <w:left w:val="none" w:sz="0" w:space="0" w:color="auto"/>
            <w:bottom w:val="none" w:sz="0" w:space="0" w:color="auto"/>
            <w:right w:val="none" w:sz="0" w:space="0" w:color="auto"/>
          </w:divBdr>
        </w:div>
        <w:div w:id="606353863">
          <w:marLeft w:val="640"/>
          <w:marRight w:val="0"/>
          <w:marTop w:val="0"/>
          <w:marBottom w:val="0"/>
          <w:divBdr>
            <w:top w:val="none" w:sz="0" w:space="0" w:color="auto"/>
            <w:left w:val="none" w:sz="0" w:space="0" w:color="auto"/>
            <w:bottom w:val="none" w:sz="0" w:space="0" w:color="auto"/>
            <w:right w:val="none" w:sz="0" w:space="0" w:color="auto"/>
          </w:divBdr>
        </w:div>
        <w:div w:id="629822637">
          <w:marLeft w:val="640"/>
          <w:marRight w:val="0"/>
          <w:marTop w:val="0"/>
          <w:marBottom w:val="0"/>
          <w:divBdr>
            <w:top w:val="none" w:sz="0" w:space="0" w:color="auto"/>
            <w:left w:val="none" w:sz="0" w:space="0" w:color="auto"/>
            <w:bottom w:val="none" w:sz="0" w:space="0" w:color="auto"/>
            <w:right w:val="none" w:sz="0" w:space="0" w:color="auto"/>
          </w:divBdr>
        </w:div>
        <w:div w:id="720206496">
          <w:marLeft w:val="640"/>
          <w:marRight w:val="0"/>
          <w:marTop w:val="0"/>
          <w:marBottom w:val="0"/>
          <w:divBdr>
            <w:top w:val="none" w:sz="0" w:space="0" w:color="auto"/>
            <w:left w:val="none" w:sz="0" w:space="0" w:color="auto"/>
            <w:bottom w:val="none" w:sz="0" w:space="0" w:color="auto"/>
            <w:right w:val="none" w:sz="0" w:space="0" w:color="auto"/>
          </w:divBdr>
        </w:div>
        <w:div w:id="725497552">
          <w:marLeft w:val="640"/>
          <w:marRight w:val="0"/>
          <w:marTop w:val="0"/>
          <w:marBottom w:val="0"/>
          <w:divBdr>
            <w:top w:val="none" w:sz="0" w:space="0" w:color="auto"/>
            <w:left w:val="none" w:sz="0" w:space="0" w:color="auto"/>
            <w:bottom w:val="none" w:sz="0" w:space="0" w:color="auto"/>
            <w:right w:val="none" w:sz="0" w:space="0" w:color="auto"/>
          </w:divBdr>
        </w:div>
        <w:div w:id="817303375">
          <w:marLeft w:val="640"/>
          <w:marRight w:val="0"/>
          <w:marTop w:val="0"/>
          <w:marBottom w:val="0"/>
          <w:divBdr>
            <w:top w:val="none" w:sz="0" w:space="0" w:color="auto"/>
            <w:left w:val="none" w:sz="0" w:space="0" w:color="auto"/>
            <w:bottom w:val="none" w:sz="0" w:space="0" w:color="auto"/>
            <w:right w:val="none" w:sz="0" w:space="0" w:color="auto"/>
          </w:divBdr>
        </w:div>
        <w:div w:id="900555148">
          <w:marLeft w:val="640"/>
          <w:marRight w:val="0"/>
          <w:marTop w:val="0"/>
          <w:marBottom w:val="0"/>
          <w:divBdr>
            <w:top w:val="none" w:sz="0" w:space="0" w:color="auto"/>
            <w:left w:val="none" w:sz="0" w:space="0" w:color="auto"/>
            <w:bottom w:val="none" w:sz="0" w:space="0" w:color="auto"/>
            <w:right w:val="none" w:sz="0" w:space="0" w:color="auto"/>
          </w:divBdr>
        </w:div>
        <w:div w:id="911892262">
          <w:marLeft w:val="640"/>
          <w:marRight w:val="0"/>
          <w:marTop w:val="0"/>
          <w:marBottom w:val="0"/>
          <w:divBdr>
            <w:top w:val="none" w:sz="0" w:space="0" w:color="auto"/>
            <w:left w:val="none" w:sz="0" w:space="0" w:color="auto"/>
            <w:bottom w:val="none" w:sz="0" w:space="0" w:color="auto"/>
            <w:right w:val="none" w:sz="0" w:space="0" w:color="auto"/>
          </w:divBdr>
        </w:div>
        <w:div w:id="932008923">
          <w:marLeft w:val="640"/>
          <w:marRight w:val="0"/>
          <w:marTop w:val="0"/>
          <w:marBottom w:val="0"/>
          <w:divBdr>
            <w:top w:val="none" w:sz="0" w:space="0" w:color="auto"/>
            <w:left w:val="none" w:sz="0" w:space="0" w:color="auto"/>
            <w:bottom w:val="none" w:sz="0" w:space="0" w:color="auto"/>
            <w:right w:val="none" w:sz="0" w:space="0" w:color="auto"/>
          </w:divBdr>
        </w:div>
        <w:div w:id="952203161">
          <w:marLeft w:val="640"/>
          <w:marRight w:val="0"/>
          <w:marTop w:val="0"/>
          <w:marBottom w:val="0"/>
          <w:divBdr>
            <w:top w:val="none" w:sz="0" w:space="0" w:color="auto"/>
            <w:left w:val="none" w:sz="0" w:space="0" w:color="auto"/>
            <w:bottom w:val="none" w:sz="0" w:space="0" w:color="auto"/>
            <w:right w:val="none" w:sz="0" w:space="0" w:color="auto"/>
          </w:divBdr>
        </w:div>
        <w:div w:id="995382309">
          <w:marLeft w:val="640"/>
          <w:marRight w:val="0"/>
          <w:marTop w:val="0"/>
          <w:marBottom w:val="0"/>
          <w:divBdr>
            <w:top w:val="none" w:sz="0" w:space="0" w:color="auto"/>
            <w:left w:val="none" w:sz="0" w:space="0" w:color="auto"/>
            <w:bottom w:val="none" w:sz="0" w:space="0" w:color="auto"/>
            <w:right w:val="none" w:sz="0" w:space="0" w:color="auto"/>
          </w:divBdr>
        </w:div>
        <w:div w:id="1097941968">
          <w:marLeft w:val="640"/>
          <w:marRight w:val="0"/>
          <w:marTop w:val="0"/>
          <w:marBottom w:val="0"/>
          <w:divBdr>
            <w:top w:val="none" w:sz="0" w:space="0" w:color="auto"/>
            <w:left w:val="none" w:sz="0" w:space="0" w:color="auto"/>
            <w:bottom w:val="none" w:sz="0" w:space="0" w:color="auto"/>
            <w:right w:val="none" w:sz="0" w:space="0" w:color="auto"/>
          </w:divBdr>
        </w:div>
        <w:div w:id="1127702438">
          <w:marLeft w:val="640"/>
          <w:marRight w:val="0"/>
          <w:marTop w:val="0"/>
          <w:marBottom w:val="0"/>
          <w:divBdr>
            <w:top w:val="none" w:sz="0" w:space="0" w:color="auto"/>
            <w:left w:val="none" w:sz="0" w:space="0" w:color="auto"/>
            <w:bottom w:val="none" w:sz="0" w:space="0" w:color="auto"/>
            <w:right w:val="none" w:sz="0" w:space="0" w:color="auto"/>
          </w:divBdr>
        </w:div>
        <w:div w:id="1149782486">
          <w:marLeft w:val="640"/>
          <w:marRight w:val="0"/>
          <w:marTop w:val="0"/>
          <w:marBottom w:val="0"/>
          <w:divBdr>
            <w:top w:val="none" w:sz="0" w:space="0" w:color="auto"/>
            <w:left w:val="none" w:sz="0" w:space="0" w:color="auto"/>
            <w:bottom w:val="none" w:sz="0" w:space="0" w:color="auto"/>
            <w:right w:val="none" w:sz="0" w:space="0" w:color="auto"/>
          </w:divBdr>
        </w:div>
        <w:div w:id="1154641036">
          <w:marLeft w:val="640"/>
          <w:marRight w:val="0"/>
          <w:marTop w:val="0"/>
          <w:marBottom w:val="0"/>
          <w:divBdr>
            <w:top w:val="none" w:sz="0" w:space="0" w:color="auto"/>
            <w:left w:val="none" w:sz="0" w:space="0" w:color="auto"/>
            <w:bottom w:val="none" w:sz="0" w:space="0" w:color="auto"/>
            <w:right w:val="none" w:sz="0" w:space="0" w:color="auto"/>
          </w:divBdr>
        </w:div>
        <w:div w:id="1235165655">
          <w:marLeft w:val="640"/>
          <w:marRight w:val="0"/>
          <w:marTop w:val="0"/>
          <w:marBottom w:val="0"/>
          <w:divBdr>
            <w:top w:val="none" w:sz="0" w:space="0" w:color="auto"/>
            <w:left w:val="none" w:sz="0" w:space="0" w:color="auto"/>
            <w:bottom w:val="none" w:sz="0" w:space="0" w:color="auto"/>
            <w:right w:val="none" w:sz="0" w:space="0" w:color="auto"/>
          </w:divBdr>
        </w:div>
        <w:div w:id="1244022180">
          <w:marLeft w:val="640"/>
          <w:marRight w:val="0"/>
          <w:marTop w:val="0"/>
          <w:marBottom w:val="0"/>
          <w:divBdr>
            <w:top w:val="none" w:sz="0" w:space="0" w:color="auto"/>
            <w:left w:val="none" w:sz="0" w:space="0" w:color="auto"/>
            <w:bottom w:val="none" w:sz="0" w:space="0" w:color="auto"/>
            <w:right w:val="none" w:sz="0" w:space="0" w:color="auto"/>
          </w:divBdr>
        </w:div>
        <w:div w:id="1251816696">
          <w:marLeft w:val="640"/>
          <w:marRight w:val="0"/>
          <w:marTop w:val="0"/>
          <w:marBottom w:val="0"/>
          <w:divBdr>
            <w:top w:val="none" w:sz="0" w:space="0" w:color="auto"/>
            <w:left w:val="none" w:sz="0" w:space="0" w:color="auto"/>
            <w:bottom w:val="none" w:sz="0" w:space="0" w:color="auto"/>
            <w:right w:val="none" w:sz="0" w:space="0" w:color="auto"/>
          </w:divBdr>
        </w:div>
        <w:div w:id="1485857333">
          <w:marLeft w:val="640"/>
          <w:marRight w:val="0"/>
          <w:marTop w:val="0"/>
          <w:marBottom w:val="0"/>
          <w:divBdr>
            <w:top w:val="none" w:sz="0" w:space="0" w:color="auto"/>
            <w:left w:val="none" w:sz="0" w:space="0" w:color="auto"/>
            <w:bottom w:val="none" w:sz="0" w:space="0" w:color="auto"/>
            <w:right w:val="none" w:sz="0" w:space="0" w:color="auto"/>
          </w:divBdr>
        </w:div>
        <w:div w:id="1487699064">
          <w:marLeft w:val="640"/>
          <w:marRight w:val="0"/>
          <w:marTop w:val="0"/>
          <w:marBottom w:val="0"/>
          <w:divBdr>
            <w:top w:val="none" w:sz="0" w:space="0" w:color="auto"/>
            <w:left w:val="none" w:sz="0" w:space="0" w:color="auto"/>
            <w:bottom w:val="none" w:sz="0" w:space="0" w:color="auto"/>
            <w:right w:val="none" w:sz="0" w:space="0" w:color="auto"/>
          </w:divBdr>
        </w:div>
        <w:div w:id="1569609492">
          <w:marLeft w:val="640"/>
          <w:marRight w:val="0"/>
          <w:marTop w:val="0"/>
          <w:marBottom w:val="0"/>
          <w:divBdr>
            <w:top w:val="none" w:sz="0" w:space="0" w:color="auto"/>
            <w:left w:val="none" w:sz="0" w:space="0" w:color="auto"/>
            <w:bottom w:val="none" w:sz="0" w:space="0" w:color="auto"/>
            <w:right w:val="none" w:sz="0" w:space="0" w:color="auto"/>
          </w:divBdr>
        </w:div>
        <w:div w:id="1585450706">
          <w:marLeft w:val="640"/>
          <w:marRight w:val="0"/>
          <w:marTop w:val="0"/>
          <w:marBottom w:val="0"/>
          <w:divBdr>
            <w:top w:val="none" w:sz="0" w:space="0" w:color="auto"/>
            <w:left w:val="none" w:sz="0" w:space="0" w:color="auto"/>
            <w:bottom w:val="none" w:sz="0" w:space="0" w:color="auto"/>
            <w:right w:val="none" w:sz="0" w:space="0" w:color="auto"/>
          </w:divBdr>
        </w:div>
        <w:div w:id="1647469647">
          <w:marLeft w:val="640"/>
          <w:marRight w:val="0"/>
          <w:marTop w:val="0"/>
          <w:marBottom w:val="0"/>
          <w:divBdr>
            <w:top w:val="none" w:sz="0" w:space="0" w:color="auto"/>
            <w:left w:val="none" w:sz="0" w:space="0" w:color="auto"/>
            <w:bottom w:val="none" w:sz="0" w:space="0" w:color="auto"/>
            <w:right w:val="none" w:sz="0" w:space="0" w:color="auto"/>
          </w:divBdr>
        </w:div>
        <w:div w:id="1671719156">
          <w:marLeft w:val="640"/>
          <w:marRight w:val="0"/>
          <w:marTop w:val="0"/>
          <w:marBottom w:val="0"/>
          <w:divBdr>
            <w:top w:val="none" w:sz="0" w:space="0" w:color="auto"/>
            <w:left w:val="none" w:sz="0" w:space="0" w:color="auto"/>
            <w:bottom w:val="none" w:sz="0" w:space="0" w:color="auto"/>
            <w:right w:val="none" w:sz="0" w:space="0" w:color="auto"/>
          </w:divBdr>
        </w:div>
        <w:div w:id="1719472789">
          <w:marLeft w:val="640"/>
          <w:marRight w:val="0"/>
          <w:marTop w:val="0"/>
          <w:marBottom w:val="0"/>
          <w:divBdr>
            <w:top w:val="none" w:sz="0" w:space="0" w:color="auto"/>
            <w:left w:val="none" w:sz="0" w:space="0" w:color="auto"/>
            <w:bottom w:val="none" w:sz="0" w:space="0" w:color="auto"/>
            <w:right w:val="none" w:sz="0" w:space="0" w:color="auto"/>
          </w:divBdr>
        </w:div>
        <w:div w:id="1793938984">
          <w:marLeft w:val="640"/>
          <w:marRight w:val="0"/>
          <w:marTop w:val="0"/>
          <w:marBottom w:val="0"/>
          <w:divBdr>
            <w:top w:val="none" w:sz="0" w:space="0" w:color="auto"/>
            <w:left w:val="none" w:sz="0" w:space="0" w:color="auto"/>
            <w:bottom w:val="none" w:sz="0" w:space="0" w:color="auto"/>
            <w:right w:val="none" w:sz="0" w:space="0" w:color="auto"/>
          </w:divBdr>
        </w:div>
        <w:div w:id="1813402600">
          <w:marLeft w:val="640"/>
          <w:marRight w:val="0"/>
          <w:marTop w:val="0"/>
          <w:marBottom w:val="0"/>
          <w:divBdr>
            <w:top w:val="none" w:sz="0" w:space="0" w:color="auto"/>
            <w:left w:val="none" w:sz="0" w:space="0" w:color="auto"/>
            <w:bottom w:val="none" w:sz="0" w:space="0" w:color="auto"/>
            <w:right w:val="none" w:sz="0" w:space="0" w:color="auto"/>
          </w:divBdr>
        </w:div>
        <w:div w:id="1842310474">
          <w:marLeft w:val="640"/>
          <w:marRight w:val="0"/>
          <w:marTop w:val="0"/>
          <w:marBottom w:val="0"/>
          <w:divBdr>
            <w:top w:val="none" w:sz="0" w:space="0" w:color="auto"/>
            <w:left w:val="none" w:sz="0" w:space="0" w:color="auto"/>
            <w:bottom w:val="none" w:sz="0" w:space="0" w:color="auto"/>
            <w:right w:val="none" w:sz="0" w:space="0" w:color="auto"/>
          </w:divBdr>
        </w:div>
        <w:div w:id="1842433195">
          <w:marLeft w:val="640"/>
          <w:marRight w:val="0"/>
          <w:marTop w:val="0"/>
          <w:marBottom w:val="0"/>
          <w:divBdr>
            <w:top w:val="none" w:sz="0" w:space="0" w:color="auto"/>
            <w:left w:val="none" w:sz="0" w:space="0" w:color="auto"/>
            <w:bottom w:val="none" w:sz="0" w:space="0" w:color="auto"/>
            <w:right w:val="none" w:sz="0" w:space="0" w:color="auto"/>
          </w:divBdr>
        </w:div>
        <w:div w:id="1849363970">
          <w:marLeft w:val="640"/>
          <w:marRight w:val="0"/>
          <w:marTop w:val="0"/>
          <w:marBottom w:val="0"/>
          <w:divBdr>
            <w:top w:val="none" w:sz="0" w:space="0" w:color="auto"/>
            <w:left w:val="none" w:sz="0" w:space="0" w:color="auto"/>
            <w:bottom w:val="none" w:sz="0" w:space="0" w:color="auto"/>
            <w:right w:val="none" w:sz="0" w:space="0" w:color="auto"/>
          </w:divBdr>
        </w:div>
        <w:div w:id="1876458191">
          <w:marLeft w:val="640"/>
          <w:marRight w:val="0"/>
          <w:marTop w:val="0"/>
          <w:marBottom w:val="0"/>
          <w:divBdr>
            <w:top w:val="none" w:sz="0" w:space="0" w:color="auto"/>
            <w:left w:val="none" w:sz="0" w:space="0" w:color="auto"/>
            <w:bottom w:val="none" w:sz="0" w:space="0" w:color="auto"/>
            <w:right w:val="none" w:sz="0" w:space="0" w:color="auto"/>
          </w:divBdr>
        </w:div>
        <w:div w:id="2013557152">
          <w:marLeft w:val="640"/>
          <w:marRight w:val="0"/>
          <w:marTop w:val="0"/>
          <w:marBottom w:val="0"/>
          <w:divBdr>
            <w:top w:val="none" w:sz="0" w:space="0" w:color="auto"/>
            <w:left w:val="none" w:sz="0" w:space="0" w:color="auto"/>
            <w:bottom w:val="none" w:sz="0" w:space="0" w:color="auto"/>
            <w:right w:val="none" w:sz="0" w:space="0" w:color="auto"/>
          </w:divBdr>
        </w:div>
      </w:divsChild>
    </w:div>
    <w:div w:id="480274814">
      <w:bodyDiv w:val="1"/>
      <w:marLeft w:val="0"/>
      <w:marRight w:val="0"/>
      <w:marTop w:val="0"/>
      <w:marBottom w:val="0"/>
      <w:divBdr>
        <w:top w:val="none" w:sz="0" w:space="0" w:color="auto"/>
        <w:left w:val="none" w:sz="0" w:space="0" w:color="auto"/>
        <w:bottom w:val="none" w:sz="0" w:space="0" w:color="auto"/>
        <w:right w:val="none" w:sz="0" w:space="0" w:color="auto"/>
      </w:divBdr>
      <w:divsChild>
        <w:div w:id="170923676">
          <w:marLeft w:val="640"/>
          <w:marRight w:val="0"/>
          <w:marTop w:val="0"/>
          <w:marBottom w:val="0"/>
          <w:divBdr>
            <w:top w:val="none" w:sz="0" w:space="0" w:color="auto"/>
            <w:left w:val="none" w:sz="0" w:space="0" w:color="auto"/>
            <w:bottom w:val="none" w:sz="0" w:space="0" w:color="auto"/>
            <w:right w:val="none" w:sz="0" w:space="0" w:color="auto"/>
          </w:divBdr>
        </w:div>
        <w:div w:id="351079992">
          <w:marLeft w:val="640"/>
          <w:marRight w:val="0"/>
          <w:marTop w:val="0"/>
          <w:marBottom w:val="0"/>
          <w:divBdr>
            <w:top w:val="none" w:sz="0" w:space="0" w:color="auto"/>
            <w:left w:val="none" w:sz="0" w:space="0" w:color="auto"/>
            <w:bottom w:val="none" w:sz="0" w:space="0" w:color="auto"/>
            <w:right w:val="none" w:sz="0" w:space="0" w:color="auto"/>
          </w:divBdr>
        </w:div>
        <w:div w:id="393895741">
          <w:marLeft w:val="640"/>
          <w:marRight w:val="0"/>
          <w:marTop w:val="0"/>
          <w:marBottom w:val="0"/>
          <w:divBdr>
            <w:top w:val="none" w:sz="0" w:space="0" w:color="auto"/>
            <w:left w:val="none" w:sz="0" w:space="0" w:color="auto"/>
            <w:bottom w:val="none" w:sz="0" w:space="0" w:color="auto"/>
            <w:right w:val="none" w:sz="0" w:space="0" w:color="auto"/>
          </w:divBdr>
        </w:div>
        <w:div w:id="417756841">
          <w:marLeft w:val="640"/>
          <w:marRight w:val="0"/>
          <w:marTop w:val="0"/>
          <w:marBottom w:val="0"/>
          <w:divBdr>
            <w:top w:val="none" w:sz="0" w:space="0" w:color="auto"/>
            <w:left w:val="none" w:sz="0" w:space="0" w:color="auto"/>
            <w:bottom w:val="none" w:sz="0" w:space="0" w:color="auto"/>
            <w:right w:val="none" w:sz="0" w:space="0" w:color="auto"/>
          </w:divBdr>
        </w:div>
        <w:div w:id="437917498">
          <w:marLeft w:val="640"/>
          <w:marRight w:val="0"/>
          <w:marTop w:val="0"/>
          <w:marBottom w:val="0"/>
          <w:divBdr>
            <w:top w:val="none" w:sz="0" w:space="0" w:color="auto"/>
            <w:left w:val="none" w:sz="0" w:space="0" w:color="auto"/>
            <w:bottom w:val="none" w:sz="0" w:space="0" w:color="auto"/>
            <w:right w:val="none" w:sz="0" w:space="0" w:color="auto"/>
          </w:divBdr>
        </w:div>
        <w:div w:id="484205572">
          <w:marLeft w:val="640"/>
          <w:marRight w:val="0"/>
          <w:marTop w:val="0"/>
          <w:marBottom w:val="0"/>
          <w:divBdr>
            <w:top w:val="none" w:sz="0" w:space="0" w:color="auto"/>
            <w:left w:val="none" w:sz="0" w:space="0" w:color="auto"/>
            <w:bottom w:val="none" w:sz="0" w:space="0" w:color="auto"/>
            <w:right w:val="none" w:sz="0" w:space="0" w:color="auto"/>
          </w:divBdr>
        </w:div>
        <w:div w:id="578246283">
          <w:marLeft w:val="640"/>
          <w:marRight w:val="0"/>
          <w:marTop w:val="0"/>
          <w:marBottom w:val="0"/>
          <w:divBdr>
            <w:top w:val="none" w:sz="0" w:space="0" w:color="auto"/>
            <w:left w:val="none" w:sz="0" w:space="0" w:color="auto"/>
            <w:bottom w:val="none" w:sz="0" w:space="0" w:color="auto"/>
            <w:right w:val="none" w:sz="0" w:space="0" w:color="auto"/>
          </w:divBdr>
        </w:div>
        <w:div w:id="746533568">
          <w:marLeft w:val="640"/>
          <w:marRight w:val="0"/>
          <w:marTop w:val="0"/>
          <w:marBottom w:val="0"/>
          <w:divBdr>
            <w:top w:val="none" w:sz="0" w:space="0" w:color="auto"/>
            <w:left w:val="none" w:sz="0" w:space="0" w:color="auto"/>
            <w:bottom w:val="none" w:sz="0" w:space="0" w:color="auto"/>
            <w:right w:val="none" w:sz="0" w:space="0" w:color="auto"/>
          </w:divBdr>
        </w:div>
        <w:div w:id="786698724">
          <w:marLeft w:val="640"/>
          <w:marRight w:val="0"/>
          <w:marTop w:val="0"/>
          <w:marBottom w:val="0"/>
          <w:divBdr>
            <w:top w:val="none" w:sz="0" w:space="0" w:color="auto"/>
            <w:left w:val="none" w:sz="0" w:space="0" w:color="auto"/>
            <w:bottom w:val="none" w:sz="0" w:space="0" w:color="auto"/>
            <w:right w:val="none" w:sz="0" w:space="0" w:color="auto"/>
          </w:divBdr>
        </w:div>
        <w:div w:id="799374530">
          <w:marLeft w:val="640"/>
          <w:marRight w:val="0"/>
          <w:marTop w:val="0"/>
          <w:marBottom w:val="0"/>
          <w:divBdr>
            <w:top w:val="none" w:sz="0" w:space="0" w:color="auto"/>
            <w:left w:val="none" w:sz="0" w:space="0" w:color="auto"/>
            <w:bottom w:val="none" w:sz="0" w:space="0" w:color="auto"/>
            <w:right w:val="none" w:sz="0" w:space="0" w:color="auto"/>
          </w:divBdr>
        </w:div>
        <w:div w:id="861820251">
          <w:marLeft w:val="640"/>
          <w:marRight w:val="0"/>
          <w:marTop w:val="0"/>
          <w:marBottom w:val="0"/>
          <w:divBdr>
            <w:top w:val="none" w:sz="0" w:space="0" w:color="auto"/>
            <w:left w:val="none" w:sz="0" w:space="0" w:color="auto"/>
            <w:bottom w:val="none" w:sz="0" w:space="0" w:color="auto"/>
            <w:right w:val="none" w:sz="0" w:space="0" w:color="auto"/>
          </w:divBdr>
        </w:div>
        <w:div w:id="905839017">
          <w:marLeft w:val="640"/>
          <w:marRight w:val="0"/>
          <w:marTop w:val="0"/>
          <w:marBottom w:val="0"/>
          <w:divBdr>
            <w:top w:val="none" w:sz="0" w:space="0" w:color="auto"/>
            <w:left w:val="none" w:sz="0" w:space="0" w:color="auto"/>
            <w:bottom w:val="none" w:sz="0" w:space="0" w:color="auto"/>
            <w:right w:val="none" w:sz="0" w:space="0" w:color="auto"/>
          </w:divBdr>
        </w:div>
        <w:div w:id="941183042">
          <w:marLeft w:val="640"/>
          <w:marRight w:val="0"/>
          <w:marTop w:val="0"/>
          <w:marBottom w:val="0"/>
          <w:divBdr>
            <w:top w:val="none" w:sz="0" w:space="0" w:color="auto"/>
            <w:left w:val="none" w:sz="0" w:space="0" w:color="auto"/>
            <w:bottom w:val="none" w:sz="0" w:space="0" w:color="auto"/>
            <w:right w:val="none" w:sz="0" w:space="0" w:color="auto"/>
          </w:divBdr>
        </w:div>
        <w:div w:id="971592514">
          <w:marLeft w:val="640"/>
          <w:marRight w:val="0"/>
          <w:marTop w:val="0"/>
          <w:marBottom w:val="0"/>
          <w:divBdr>
            <w:top w:val="none" w:sz="0" w:space="0" w:color="auto"/>
            <w:left w:val="none" w:sz="0" w:space="0" w:color="auto"/>
            <w:bottom w:val="none" w:sz="0" w:space="0" w:color="auto"/>
            <w:right w:val="none" w:sz="0" w:space="0" w:color="auto"/>
          </w:divBdr>
        </w:div>
        <w:div w:id="1010524660">
          <w:marLeft w:val="640"/>
          <w:marRight w:val="0"/>
          <w:marTop w:val="0"/>
          <w:marBottom w:val="0"/>
          <w:divBdr>
            <w:top w:val="none" w:sz="0" w:space="0" w:color="auto"/>
            <w:left w:val="none" w:sz="0" w:space="0" w:color="auto"/>
            <w:bottom w:val="none" w:sz="0" w:space="0" w:color="auto"/>
            <w:right w:val="none" w:sz="0" w:space="0" w:color="auto"/>
          </w:divBdr>
        </w:div>
        <w:div w:id="1047527587">
          <w:marLeft w:val="640"/>
          <w:marRight w:val="0"/>
          <w:marTop w:val="0"/>
          <w:marBottom w:val="0"/>
          <w:divBdr>
            <w:top w:val="none" w:sz="0" w:space="0" w:color="auto"/>
            <w:left w:val="none" w:sz="0" w:space="0" w:color="auto"/>
            <w:bottom w:val="none" w:sz="0" w:space="0" w:color="auto"/>
            <w:right w:val="none" w:sz="0" w:space="0" w:color="auto"/>
          </w:divBdr>
        </w:div>
        <w:div w:id="1066538747">
          <w:marLeft w:val="640"/>
          <w:marRight w:val="0"/>
          <w:marTop w:val="0"/>
          <w:marBottom w:val="0"/>
          <w:divBdr>
            <w:top w:val="none" w:sz="0" w:space="0" w:color="auto"/>
            <w:left w:val="none" w:sz="0" w:space="0" w:color="auto"/>
            <w:bottom w:val="none" w:sz="0" w:space="0" w:color="auto"/>
            <w:right w:val="none" w:sz="0" w:space="0" w:color="auto"/>
          </w:divBdr>
        </w:div>
        <w:div w:id="1112631690">
          <w:marLeft w:val="640"/>
          <w:marRight w:val="0"/>
          <w:marTop w:val="0"/>
          <w:marBottom w:val="0"/>
          <w:divBdr>
            <w:top w:val="none" w:sz="0" w:space="0" w:color="auto"/>
            <w:left w:val="none" w:sz="0" w:space="0" w:color="auto"/>
            <w:bottom w:val="none" w:sz="0" w:space="0" w:color="auto"/>
            <w:right w:val="none" w:sz="0" w:space="0" w:color="auto"/>
          </w:divBdr>
        </w:div>
        <w:div w:id="1183204089">
          <w:marLeft w:val="640"/>
          <w:marRight w:val="0"/>
          <w:marTop w:val="0"/>
          <w:marBottom w:val="0"/>
          <w:divBdr>
            <w:top w:val="none" w:sz="0" w:space="0" w:color="auto"/>
            <w:left w:val="none" w:sz="0" w:space="0" w:color="auto"/>
            <w:bottom w:val="none" w:sz="0" w:space="0" w:color="auto"/>
            <w:right w:val="none" w:sz="0" w:space="0" w:color="auto"/>
          </w:divBdr>
        </w:div>
        <w:div w:id="1385376161">
          <w:marLeft w:val="640"/>
          <w:marRight w:val="0"/>
          <w:marTop w:val="0"/>
          <w:marBottom w:val="0"/>
          <w:divBdr>
            <w:top w:val="none" w:sz="0" w:space="0" w:color="auto"/>
            <w:left w:val="none" w:sz="0" w:space="0" w:color="auto"/>
            <w:bottom w:val="none" w:sz="0" w:space="0" w:color="auto"/>
            <w:right w:val="none" w:sz="0" w:space="0" w:color="auto"/>
          </w:divBdr>
        </w:div>
        <w:div w:id="1717848370">
          <w:marLeft w:val="640"/>
          <w:marRight w:val="0"/>
          <w:marTop w:val="0"/>
          <w:marBottom w:val="0"/>
          <w:divBdr>
            <w:top w:val="none" w:sz="0" w:space="0" w:color="auto"/>
            <w:left w:val="none" w:sz="0" w:space="0" w:color="auto"/>
            <w:bottom w:val="none" w:sz="0" w:space="0" w:color="auto"/>
            <w:right w:val="none" w:sz="0" w:space="0" w:color="auto"/>
          </w:divBdr>
        </w:div>
        <w:div w:id="1731030612">
          <w:marLeft w:val="640"/>
          <w:marRight w:val="0"/>
          <w:marTop w:val="0"/>
          <w:marBottom w:val="0"/>
          <w:divBdr>
            <w:top w:val="none" w:sz="0" w:space="0" w:color="auto"/>
            <w:left w:val="none" w:sz="0" w:space="0" w:color="auto"/>
            <w:bottom w:val="none" w:sz="0" w:space="0" w:color="auto"/>
            <w:right w:val="none" w:sz="0" w:space="0" w:color="auto"/>
          </w:divBdr>
        </w:div>
        <w:div w:id="1742679392">
          <w:marLeft w:val="640"/>
          <w:marRight w:val="0"/>
          <w:marTop w:val="0"/>
          <w:marBottom w:val="0"/>
          <w:divBdr>
            <w:top w:val="none" w:sz="0" w:space="0" w:color="auto"/>
            <w:left w:val="none" w:sz="0" w:space="0" w:color="auto"/>
            <w:bottom w:val="none" w:sz="0" w:space="0" w:color="auto"/>
            <w:right w:val="none" w:sz="0" w:space="0" w:color="auto"/>
          </w:divBdr>
        </w:div>
        <w:div w:id="1751271038">
          <w:marLeft w:val="640"/>
          <w:marRight w:val="0"/>
          <w:marTop w:val="0"/>
          <w:marBottom w:val="0"/>
          <w:divBdr>
            <w:top w:val="none" w:sz="0" w:space="0" w:color="auto"/>
            <w:left w:val="none" w:sz="0" w:space="0" w:color="auto"/>
            <w:bottom w:val="none" w:sz="0" w:space="0" w:color="auto"/>
            <w:right w:val="none" w:sz="0" w:space="0" w:color="auto"/>
          </w:divBdr>
        </w:div>
        <w:div w:id="1770545383">
          <w:marLeft w:val="640"/>
          <w:marRight w:val="0"/>
          <w:marTop w:val="0"/>
          <w:marBottom w:val="0"/>
          <w:divBdr>
            <w:top w:val="none" w:sz="0" w:space="0" w:color="auto"/>
            <w:left w:val="none" w:sz="0" w:space="0" w:color="auto"/>
            <w:bottom w:val="none" w:sz="0" w:space="0" w:color="auto"/>
            <w:right w:val="none" w:sz="0" w:space="0" w:color="auto"/>
          </w:divBdr>
        </w:div>
        <w:div w:id="1817841319">
          <w:marLeft w:val="640"/>
          <w:marRight w:val="0"/>
          <w:marTop w:val="0"/>
          <w:marBottom w:val="0"/>
          <w:divBdr>
            <w:top w:val="none" w:sz="0" w:space="0" w:color="auto"/>
            <w:left w:val="none" w:sz="0" w:space="0" w:color="auto"/>
            <w:bottom w:val="none" w:sz="0" w:space="0" w:color="auto"/>
            <w:right w:val="none" w:sz="0" w:space="0" w:color="auto"/>
          </w:divBdr>
        </w:div>
        <w:div w:id="2036733053">
          <w:marLeft w:val="640"/>
          <w:marRight w:val="0"/>
          <w:marTop w:val="0"/>
          <w:marBottom w:val="0"/>
          <w:divBdr>
            <w:top w:val="none" w:sz="0" w:space="0" w:color="auto"/>
            <w:left w:val="none" w:sz="0" w:space="0" w:color="auto"/>
            <w:bottom w:val="none" w:sz="0" w:space="0" w:color="auto"/>
            <w:right w:val="none" w:sz="0" w:space="0" w:color="auto"/>
          </w:divBdr>
        </w:div>
        <w:div w:id="2063093776">
          <w:marLeft w:val="640"/>
          <w:marRight w:val="0"/>
          <w:marTop w:val="0"/>
          <w:marBottom w:val="0"/>
          <w:divBdr>
            <w:top w:val="none" w:sz="0" w:space="0" w:color="auto"/>
            <w:left w:val="none" w:sz="0" w:space="0" w:color="auto"/>
            <w:bottom w:val="none" w:sz="0" w:space="0" w:color="auto"/>
            <w:right w:val="none" w:sz="0" w:space="0" w:color="auto"/>
          </w:divBdr>
        </w:div>
        <w:div w:id="2107381475">
          <w:marLeft w:val="640"/>
          <w:marRight w:val="0"/>
          <w:marTop w:val="0"/>
          <w:marBottom w:val="0"/>
          <w:divBdr>
            <w:top w:val="none" w:sz="0" w:space="0" w:color="auto"/>
            <w:left w:val="none" w:sz="0" w:space="0" w:color="auto"/>
            <w:bottom w:val="none" w:sz="0" w:space="0" w:color="auto"/>
            <w:right w:val="none" w:sz="0" w:space="0" w:color="auto"/>
          </w:divBdr>
        </w:div>
        <w:div w:id="2114550157">
          <w:marLeft w:val="640"/>
          <w:marRight w:val="0"/>
          <w:marTop w:val="0"/>
          <w:marBottom w:val="0"/>
          <w:divBdr>
            <w:top w:val="none" w:sz="0" w:space="0" w:color="auto"/>
            <w:left w:val="none" w:sz="0" w:space="0" w:color="auto"/>
            <w:bottom w:val="none" w:sz="0" w:space="0" w:color="auto"/>
            <w:right w:val="none" w:sz="0" w:space="0" w:color="auto"/>
          </w:divBdr>
        </w:div>
        <w:div w:id="2124571329">
          <w:marLeft w:val="640"/>
          <w:marRight w:val="0"/>
          <w:marTop w:val="0"/>
          <w:marBottom w:val="0"/>
          <w:divBdr>
            <w:top w:val="none" w:sz="0" w:space="0" w:color="auto"/>
            <w:left w:val="none" w:sz="0" w:space="0" w:color="auto"/>
            <w:bottom w:val="none" w:sz="0" w:space="0" w:color="auto"/>
            <w:right w:val="none" w:sz="0" w:space="0" w:color="auto"/>
          </w:divBdr>
        </w:div>
      </w:divsChild>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1441690">
          <w:marLeft w:val="640"/>
          <w:marRight w:val="0"/>
          <w:marTop w:val="0"/>
          <w:marBottom w:val="0"/>
          <w:divBdr>
            <w:top w:val="none" w:sz="0" w:space="0" w:color="auto"/>
            <w:left w:val="none" w:sz="0" w:space="0" w:color="auto"/>
            <w:bottom w:val="none" w:sz="0" w:space="0" w:color="auto"/>
            <w:right w:val="none" w:sz="0" w:space="0" w:color="auto"/>
          </w:divBdr>
        </w:div>
        <w:div w:id="119305104">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sChild>
    </w:div>
    <w:div w:id="599459367">
      <w:bodyDiv w:val="1"/>
      <w:marLeft w:val="0"/>
      <w:marRight w:val="0"/>
      <w:marTop w:val="0"/>
      <w:marBottom w:val="0"/>
      <w:divBdr>
        <w:top w:val="none" w:sz="0" w:space="0" w:color="auto"/>
        <w:left w:val="none" w:sz="0" w:space="0" w:color="auto"/>
        <w:bottom w:val="none" w:sz="0" w:space="0" w:color="auto"/>
        <w:right w:val="none" w:sz="0" w:space="0" w:color="auto"/>
      </w:divBdr>
      <w:divsChild>
        <w:div w:id="71587985">
          <w:marLeft w:val="640"/>
          <w:marRight w:val="0"/>
          <w:marTop w:val="0"/>
          <w:marBottom w:val="0"/>
          <w:divBdr>
            <w:top w:val="none" w:sz="0" w:space="0" w:color="auto"/>
            <w:left w:val="none" w:sz="0" w:space="0" w:color="auto"/>
            <w:bottom w:val="none" w:sz="0" w:space="0" w:color="auto"/>
            <w:right w:val="none" w:sz="0" w:space="0" w:color="auto"/>
          </w:divBdr>
        </w:div>
        <w:div w:id="288169503">
          <w:marLeft w:val="640"/>
          <w:marRight w:val="0"/>
          <w:marTop w:val="0"/>
          <w:marBottom w:val="0"/>
          <w:divBdr>
            <w:top w:val="none" w:sz="0" w:space="0" w:color="auto"/>
            <w:left w:val="none" w:sz="0" w:space="0" w:color="auto"/>
            <w:bottom w:val="none" w:sz="0" w:space="0" w:color="auto"/>
            <w:right w:val="none" w:sz="0" w:space="0" w:color="auto"/>
          </w:divBdr>
        </w:div>
        <w:div w:id="302469613">
          <w:marLeft w:val="640"/>
          <w:marRight w:val="0"/>
          <w:marTop w:val="0"/>
          <w:marBottom w:val="0"/>
          <w:divBdr>
            <w:top w:val="none" w:sz="0" w:space="0" w:color="auto"/>
            <w:left w:val="none" w:sz="0" w:space="0" w:color="auto"/>
            <w:bottom w:val="none" w:sz="0" w:space="0" w:color="auto"/>
            <w:right w:val="none" w:sz="0" w:space="0" w:color="auto"/>
          </w:divBdr>
        </w:div>
        <w:div w:id="334646932">
          <w:marLeft w:val="640"/>
          <w:marRight w:val="0"/>
          <w:marTop w:val="0"/>
          <w:marBottom w:val="0"/>
          <w:divBdr>
            <w:top w:val="none" w:sz="0" w:space="0" w:color="auto"/>
            <w:left w:val="none" w:sz="0" w:space="0" w:color="auto"/>
            <w:bottom w:val="none" w:sz="0" w:space="0" w:color="auto"/>
            <w:right w:val="none" w:sz="0" w:space="0" w:color="auto"/>
          </w:divBdr>
        </w:div>
        <w:div w:id="407700590">
          <w:marLeft w:val="640"/>
          <w:marRight w:val="0"/>
          <w:marTop w:val="0"/>
          <w:marBottom w:val="0"/>
          <w:divBdr>
            <w:top w:val="none" w:sz="0" w:space="0" w:color="auto"/>
            <w:left w:val="none" w:sz="0" w:space="0" w:color="auto"/>
            <w:bottom w:val="none" w:sz="0" w:space="0" w:color="auto"/>
            <w:right w:val="none" w:sz="0" w:space="0" w:color="auto"/>
          </w:divBdr>
        </w:div>
        <w:div w:id="412623327">
          <w:marLeft w:val="640"/>
          <w:marRight w:val="0"/>
          <w:marTop w:val="0"/>
          <w:marBottom w:val="0"/>
          <w:divBdr>
            <w:top w:val="none" w:sz="0" w:space="0" w:color="auto"/>
            <w:left w:val="none" w:sz="0" w:space="0" w:color="auto"/>
            <w:bottom w:val="none" w:sz="0" w:space="0" w:color="auto"/>
            <w:right w:val="none" w:sz="0" w:space="0" w:color="auto"/>
          </w:divBdr>
        </w:div>
        <w:div w:id="469523144">
          <w:marLeft w:val="640"/>
          <w:marRight w:val="0"/>
          <w:marTop w:val="0"/>
          <w:marBottom w:val="0"/>
          <w:divBdr>
            <w:top w:val="none" w:sz="0" w:space="0" w:color="auto"/>
            <w:left w:val="none" w:sz="0" w:space="0" w:color="auto"/>
            <w:bottom w:val="none" w:sz="0" w:space="0" w:color="auto"/>
            <w:right w:val="none" w:sz="0" w:space="0" w:color="auto"/>
          </w:divBdr>
        </w:div>
        <w:div w:id="530923063">
          <w:marLeft w:val="640"/>
          <w:marRight w:val="0"/>
          <w:marTop w:val="0"/>
          <w:marBottom w:val="0"/>
          <w:divBdr>
            <w:top w:val="none" w:sz="0" w:space="0" w:color="auto"/>
            <w:left w:val="none" w:sz="0" w:space="0" w:color="auto"/>
            <w:bottom w:val="none" w:sz="0" w:space="0" w:color="auto"/>
            <w:right w:val="none" w:sz="0" w:space="0" w:color="auto"/>
          </w:divBdr>
        </w:div>
        <w:div w:id="551120247">
          <w:marLeft w:val="640"/>
          <w:marRight w:val="0"/>
          <w:marTop w:val="0"/>
          <w:marBottom w:val="0"/>
          <w:divBdr>
            <w:top w:val="none" w:sz="0" w:space="0" w:color="auto"/>
            <w:left w:val="none" w:sz="0" w:space="0" w:color="auto"/>
            <w:bottom w:val="none" w:sz="0" w:space="0" w:color="auto"/>
            <w:right w:val="none" w:sz="0" w:space="0" w:color="auto"/>
          </w:divBdr>
        </w:div>
        <w:div w:id="595332518">
          <w:marLeft w:val="640"/>
          <w:marRight w:val="0"/>
          <w:marTop w:val="0"/>
          <w:marBottom w:val="0"/>
          <w:divBdr>
            <w:top w:val="none" w:sz="0" w:space="0" w:color="auto"/>
            <w:left w:val="none" w:sz="0" w:space="0" w:color="auto"/>
            <w:bottom w:val="none" w:sz="0" w:space="0" w:color="auto"/>
            <w:right w:val="none" w:sz="0" w:space="0" w:color="auto"/>
          </w:divBdr>
        </w:div>
        <w:div w:id="629673267">
          <w:marLeft w:val="640"/>
          <w:marRight w:val="0"/>
          <w:marTop w:val="0"/>
          <w:marBottom w:val="0"/>
          <w:divBdr>
            <w:top w:val="none" w:sz="0" w:space="0" w:color="auto"/>
            <w:left w:val="none" w:sz="0" w:space="0" w:color="auto"/>
            <w:bottom w:val="none" w:sz="0" w:space="0" w:color="auto"/>
            <w:right w:val="none" w:sz="0" w:space="0" w:color="auto"/>
          </w:divBdr>
        </w:div>
        <w:div w:id="696658411">
          <w:marLeft w:val="640"/>
          <w:marRight w:val="0"/>
          <w:marTop w:val="0"/>
          <w:marBottom w:val="0"/>
          <w:divBdr>
            <w:top w:val="none" w:sz="0" w:space="0" w:color="auto"/>
            <w:left w:val="none" w:sz="0" w:space="0" w:color="auto"/>
            <w:bottom w:val="none" w:sz="0" w:space="0" w:color="auto"/>
            <w:right w:val="none" w:sz="0" w:space="0" w:color="auto"/>
          </w:divBdr>
        </w:div>
        <w:div w:id="760491222">
          <w:marLeft w:val="640"/>
          <w:marRight w:val="0"/>
          <w:marTop w:val="0"/>
          <w:marBottom w:val="0"/>
          <w:divBdr>
            <w:top w:val="none" w:sz="0" w:space="0" w:color="auto"/>
            <w:left w:val="none" w:sz="0" w:space="0" w:color="auto"/>
            <w:bottom w:val="none" w:sz="0" w:space="0" w:color="auto"/>
            <w:right w:val="none" w:sz="0" w:space="0" w:color="auto"/>
          </w:divBdr>
        </w:div>
        <w:div w:id="763455579">
          <w:marLeft w:val="640"/>
          <w:marRight w:val="0"/>
          <w:marTop w:val="0"/>
          <w:marBottom w:val="0"/>
          <w:divBdr>
            <w:top w:val="none" w:sz="0" w:space="0" w:color="auto"/>
            <w:left w:val="none" w:sz="0" w:space="0" w:color="auto"/>
            <w:bottom w:val="none" w:sz="0" w:space="0" w:color="auto"/>
            <w:right w:val="none" w:sz="0" w:space="0" w:color="auto"/>
          </w:divBdr>
        </w:div>
        <w:div w:id="872621313">
          <w:marLeft w:val="640"/>
          <w:marRight w:val="0"/>
          <w:marTop w:val="0"/>
          <w:marBottom w:val="0"/>
          <w:divBdr>
            <w:top w:val="none" w:sz="0" w:space="0" w:color="auto"/>
            <w:left w:val="none" w:sz="0" w:space="0" w:color="auto"/>
            <w:bottom w:val="none" w:sz="0" w:space="0" w:color="auto"/>
            <w:right w:val="none" w:sz="0" w:space="0" w:color="auto"/>
          </w:divBdr>
        </w:div>
        <w:div w:id="942689408">
          <w:marLeft w:val="640"/>
          <w:marRight w:val="0"/>
          <w:marTop w:val="0"/>
          <w:marBottom w:val="0"/>
          <w:divBdr>
            <w:top w:val="none" w:sz="0" w:space="0" w:color="auto"/>
            <w:left w:val="none" w:sz="0" w:space="0" w:color="auto"/>
            <w:bottom w:val="none" w:sz="0" w:space="0" w:color="auto"/>
            <w:right w:val="none" w:sz="0" w:space="0" w:color="auto"/>
          </w:divBdr>
        </w:div>
        <w:div w:id="951597775">
          <w:marLeft w:val="640"/>
          <w:marRight w:val="0"/>
          <w:marTop w:val="0"/>
          <w:marBottom w:val="0"/>
          <w:divBdr>
            <w:top w:val="none" w:sz="0" w:space="0" w:color="auto"/>
            <w:left w:val="none" w:sz="0" w:space="0" w:color="auto"/>
            <w:bottom w:val="none" w:sz="0" w:space="0" w:color="auto"/>
            <w:right w:val="none" w:sz="0" w:space="0" w:color="auto"/>
          </w:divBdr>
        </w:div>
        <w:div w:id="1233196967">
          <w:marLeft w:val="640"/>
          <w:marRight w:val="0"/>
          <w:marTop w:val="0"/>
          <w:marBottom w:val="0"/>
          <w:divBdr>
            <w:top w:val="none" w:sz="0" w:space="0" w:color="auto"/>
            <w:left w:val="none" w:sz="0" w:space="0" w:color="auto"/>
            <w:bottom w:val="none" w:sz="0" w:space="0" w:color="auto"/>
            <w:right w:val="none" w:sz="0" w:space="0" w:color="auto"/>
          </w:divBdr>
        </w:div>
        <w:div w:id="1314604721">
          <w:marLeft w:val="640"/>
          <w:marRight w:val="0"/>
          <w:marTop w:val="0"/>
          <w:marBottom w:val="0"/>
          <w:divBdr>
            <w:top w:val="none" w:sz="0" w:space="0" w:color="auto"/>
            <w:left w:val="none" w:sz="0" w:space="0" w:color="auto"/>
            <w:bottom w:val="none" w:sz="0" w:space="0" w:color="auto"/>
            <w:right w:val="none" w:sz="0" w:space="0" w:color="auto"/>
          </w:divBdr>
        </w:div>
        <w:div w:id="1330212181">
          <w:marLeft w:val="640"/>
          <w:marRight w:val="0"/>
          <w:marTop w:val="0"/>
          <w:marBottom w:val="0"/>
          <w:divBdr>
            <w:top w:val="none" w:sz="0" w:space="0" w:color="auto"/>
            <w:left w:val="none" w:sz="0" w:space="0" w:color="auto"/>
            <w:bottom w:val="none" w:sz="0" w:space="0" w:color="auto"/>
            <w:right w:val="none" w:sz="0" w:space="0" w:color="auto"/>
          </w:divBdr>
        </w:div>
        <w:div w:id="1339431698">
          <w:marLeft w:val="640"/>
          <w:marRight w:val="0"/>
          <w:marTop w:val="0"/>
          <w:marBottom w:val="0"/>
          <w:divBdr>
            <w:top w:val="none" w:sz="0" w:space="0" w:color="auto"/>
            <w:left w:val="none" w:sz="0" w:space="0" w:color="auto"/>
            <w:bottom w:val="none" w:sz="0" w:space="0" w:color="auto"/>
            <w:right w:val="none" w:sz="0" w:space="0" w:color="auto"/>
          </w:divBdr>
        </w:div>
        <w:div w:id="1383553418">
          <w:marLeft w:val="640"/>
          <w:marRight w:val="0"/>
          <w:marTop w:val="0"/>
          <w:marBottom w:val="0"/>
          <w:divBdr>
            <w:top w:val="none" w:sz="0" w:space="0" w:color="auto"/>
            <w:left w:val="none" w:sz="0" w:space="0" w:color="auto"/>
            <w:bottom w:val="none" w:sz="0" w:space="0" w:color="auto"/>
            <w:right w:val="none" w:sz="0" w:space="0" w:color="auto"/>
          </w:divBdr>
        </w:div>
        <w:div w:id="1569610425">
          <w:marLeft w:val="640"/>
          <w:marRight w:val="0"/>
          <w:marTop w:val="0"/>
          <w:marBottom w:val="0"/>
          <w:divBdr>
            <w:top w:val="none" w:sz="0" w:space="0" w:color="auto"/>
            <w:left w:val="none" w:sz="0" w:space="0" w:color="auto"/>
            <w:bottom w:val="none" w:sz="0" w:space="0" w:color="auto"/>
            <w:right w:val="none" w:sz="0" w:space="0" w:color="auto"/>
          </w:divBdr>
        </w:div>
        <w:div w:id="1609505023">
          <w:marLeft w:val="640"/>
          <w:marRight w:val="0"/>
          <w:marTop w:val="0"/>
          <w:marBottom w:val="0"/>
          <w:divBdr>
            <w:top w:val="none" w:sz="0" w:space="0" w:color="auto"/>
            <w:left w:val="none" w:sz="0" w:space="0" w:color="auto"/>
            <w:bottom w:val="none" w:sz="0" w:space="0" w:color="auto"/>
            <w:right w:val="none" w:sz="0" w:space="0" w:color="auto"/>
          </w:divBdr>
        </w:div>
        <w:div w:id="1764035293">
          <w:marLeft w:val="640"/>
          <w:marRight w:val="0"/>
          <w:marTop w:val="0"/>
          <w:marBottom w:val="0"/>
          <w:divBdr>
            <w:top w:val="none" w:sz="0" w:space="0" w:color="auto"/>
            <w:left w:val="none" w:sz="0" w:space="0" w:color="auto"/>
            <w:bottom w:val="none" w:sz="0" w:space="0" w:color="auto"/>
            <w:right w:val="none" w:sz="0" w:space="0" w:color="auto"/>
          </w:divBdr>
        </w:div>
        <w:div w:id="1780834810">
          <w:marLeft w:val="640"/>
          <w:marRight w:val="0"/>
          <w:marTop w:val="0"/>
          <w:marBottom w:val="0"/>
          <w:divBdr>
            <w:top w:val="none" w:sz="0" w:space="0" w:color="auto"/>
            <w:left w:val="none" w:sz="0" w:space="0" w:color="auto"/>
            <w:bottom w:val="none" w:sz="0" w:space="0" w:color="auto"/>
            <w:right w:val="none" w:sz="0" w:space="0" w:color="auto"/>
          </w:divBdr>
        </w:div>
        <w:div w:id="1791897057">
          <w:marLeft w:val="640"/>
          <w:marRight w:val="0"/>
          <w:marTop w:val="0"/>
          <w:marBottom w:val="0"/>
          <w:divBdr>
            <w:top w:val="none" w:sz="0" w:space="0" w:color="auto"/>
            <w:left w:val="none" w:sz="0" w:space="0" w:color="auto"/>
            <w:bottom w:val="none" w:sz="0" w:space="0" w:color="auto"/>
            <w:right w:val="none" w:sz="0" w:space="0" w:color="auto"/>
          </w:divBdr>
        </w:div>
        <w:div w:id="1835564940">
          <w:marLeft w:val="640"/>
          <w:marRight w:val="0"/>
          <w:marTop w:val="0"/>
          <w:marBottom w:val="0"/>
          <w:divBdr>
            <w:top w:val="none" w:sz="0" w:space="0" w:color="auto"/>
            <w:left w:val="none" w:sz="0" w:space="0" w:color="auto"/>
            <w:bottom w:val="none" w:sz="0" w:space="0" w:color="auto"/>
            <w:right w:val="none" w:sz="0" w:space="0" w:color="auto"/>
          </w:divBdr>
        </w:div>
        <w:div w:id="1970823240">
          <w:marLeft w:val="640"/>
          <w:marRight w:val="0"/>
          <w:marTop w:val="0"/>
          <w:marBottom w:val="0"/>
          <w:divBdr>
            <w:top w:val="none" w:sz="0" w:space="0" w:color="auto"/>
            <w:left w:val="none" w:sz="0" w:space="0" w:color="auto"/>
            <w:bottom w:val="none" w:sz="0" w:space="0" w:color="auto"/>
            <w:right w:val="none" w:sz="0" w:space="0" w:color="auto"/>
          </w:divBdr>
        </w:div>
        <w:div w:id="2046640477">
          <w:marLeft w:val="640"/>
          <w:marRight w:val="0"/>
          <w:marTop w:val="0"/>
          <w:marBottom w:val="0"/>
          <w:divBdr>
            <w:top w:val="none" w:sz="0" w:space="0" w:color="auto"/>
            <w:left w:val="none" w:sz="0" w:space="0" w:color="auto"/>
            <w:bottom w:val="none" w:sz="0" w:space="0" w:color="auto"/>
            <w:right w:val="none" w:sz="0" w:space="0" w:color="auto"/>
          </w:divBdr>
        </w:div>
        <w:div w:id="2051146232">
          <w:marLeft w:val="640"/>
          <w:marRight w:val="0"/>
          <w:marTop w:val="0"/>
          <w:marBottom w:val="0"/>
          <w:divBdr>
            <w:top w:val="none" w:sz="0" w:space="0" w:color="auto"/>
            <w:left w:val="none" w:sz="0" w:space="0" w:color="auto"/>
            <w:bottom w:val="none" w:sz="0" w:space="0" w:color="auto"/>
            <w:right w:val="none" w:sz="0" w:space="0" w:color="auto"/>
          </w:divBdr>
        </w:div>
        <w:div w:id="2119329755">
          <w:marLeft w:val="640"/>
          <w:marRight w:val="0"/>
          <w:marTop w:val="0"/>
          <w:marBottom w:val="0"/>
          <w:divBdr>
            <w:top w:val="none" w:sz="0" w:space="0" w:color="auto"/>
            <w:left w:val="none" w:sz="0" w:space="0" w:color="auto"/>
            <w:bottom w:val="none" w:sz="0" w:space="0" w:color="auto"/>
            <w:right w:val="none" w:sz="0" w:space="0" w:color="auto"/>
          </w:divBdr>
        </w:div>
      </w:divsChild>
    </w:div>
    <w:div w:id="600528059">
      <w:bodyDiv w:val="1"/>
      <w:marLeft w:val="0"/>
      <w:marRight w:val="0"/>
      <w:marTop w:val="0"/>
      <w:marBottom w:val="0"/>
      <w:divBdr>
        <w:top w:val="none" w:sz="0" w:space="0" w:color="auto"/>
        <w:left w:val="none" w:sz="0" w:space="0" w:color="auto"/>
        <w:bottom w:val="none" w:sz="0" w:space="0" w:color="auto"/>
        <w:right w:val="none" w:sz="0" w:space="0" w:color="auto"/>
      </w:divBdr>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277958768">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1437210932">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sChild>
    </w:div>
    <w:div w:id="612129741">
      <w:bodyDiv w:val="1"/>
      <w:marLeft w:val="0"/>
      <w:marRight w:val="0"/>
      <w:marTop w:val="0"/>
      <w:marBottom w:val="0"/>
      <w:divBdr>
        <w:top w:val="none" w:sz="0" w:space="0" w:color="auto"/>
        <w:left w:val="none" w:sz="0" w:space="0" w:color="auto"/>
        <w:bottom w:val="none" w:sz="0" w:space="0" w:color="auto"/>
        <w:right w:val="none" w:sz="0" w:space="0" w:color="auto"/>
      </w:divBdr>
    </w:div>
    <w:div w:id="624194667">
      <w:bodyDiv w:val="1"/>
      <w:marLeft w:val="0"/>
      <w:marRight w:val="0"/>
      <w:marTop w:val="0"/>
      <w:marBottom w:val="0"/>
      <w:divBdr>
        <w:top w:val="none" w:sz="0" w:space="0" w:color="auto"/>
        <w:left w:val="none" w:sz="0" w:space="0" w:color="auto"/>
        <w:bottom w:val="none" w:sz="0" w:space="0" w:color="auto"/>
        <w:right w:val="none" w:sz="0" w:space="0" w:color="auto"/>
      </w:divBdr>
      <w:divsChild>
        <w:div w:id="3216335">
          <w:marLeft w:val="640"/>
          <w:marRight w:val="0"/>
          <w:marTop w:val="0"/>
          <w:marBottom w:val="0"/>
          <w:divBdr>
            <w:top w:val="none" w:sz="0" w:space="0" w:color="auto"/>
            <w:left w:val="none" w:sz="0" w:space="0" w:color="auto"/>
            <w:bottom w:val="none" w:sz="0" w:space="0" w:color="auto"/>
            <w:right w:val="none" w:sz="0" w:space="0" w:color="auto"/>
          </w:divBdr>
        </w:div>
        <w:div w:id="28384536">
          <w:marLeft w:val="640"/>
          <w:marRight w:val="0"/>
          <w:marTop w:val="0"/>
          <w:marBottom w:val="0"/>
          <w:divBdr>
            <w:top w:val="none" w:sz="0" w:space="0" w:color="auto"/>
            <w:left w:val="none" w:sz="0" w:space="0" w:color="auto"/>
            <w:bottom w:val="none" w:sz="0" w:space="0" w:color="auto"/>
            <w:right w:val="none" w:sz="0" w:space="0" w:color="auto"/>
          </w:divBdr>
        </w:div>
        <w:div w:id="113446957">
          <w:marLeft w:val="640"/>
          <w:marRight w:val="0"/>
          <w:marTop w:val="0"/>
          <w:marBottom w:val="0"/>
          <w:divBdr>
            <w:top w:val="none" w:sz="0" w:space="0" w:color="auto"/>
            <w:left w:val="none" w:sz="0" w:space="0" w:color="auto"/>
            <w:bottom w:val="none" w:sz="0" w:space="0" w:color="auto"/>
            <w:right w:val="none" w:sz="0" w:space="0" w:color="auto"/>
          </w:divBdr>
        </w:div>
        <w:div w:id="172646631">
          <w:marLeft w:val="640"/>
          <w:marRight w:val="0"/>
          <w:marTop w:val="0"/>
          <w:marBottom w:val="0"/>
          <w:divBdr>
            <w:top w:val="none" w:sz="0" w:space="0" w:color="auto"/>
            <w:left w:val="none" w:sz="0" w:space="0" w:color="auto"/>
            <w:bottom w:val="none" w:sz="0" w:space="0" w:color="auto"/>
            <w:right w:val="none" w:sz="0" w:space="0" w:color="auto"/>
          </w:divBdr>
        </w:div>
        <w:div w:id="263730749">
          <w:marLeft w:val="640"/>
          <w:marRight w:val="0"/>
          <w:marTop w:val="0"/>
          <w:marBottom w:val="0"/>
          <w:divBdr>
            <w:top w:val="none" w:sz="0" w:space="0" w:color="auto"/>
            <w:left w:val="none" w:sz="0" w:space="0" w:color="auto"/>
            <w:bottom w:val="none" w:sz="0" w:space="0" w:color="auto"/>
            <w:right w:val="none" w:sz="0" w:space="0" w:color="auto"/>
          </w:divBdr>
        </w:div>
        <w:div w:id="370230647">
          <w:marLeft w:val="640"/>
          <w:marRight w:val="0"/>
          <w:marTop w:val="0"/>
          <w:marBottom w:val="0"/>
          <w:divBdr>
            <w:top w:val="none" w:sz="0" w:space="0" w:color="auto"/>
            <w:left w:val="none" w:sz="0" w:space="0" w:color="auto"/>
            <w:bottom w:val="none" w:sz="0" w:space="0" w:color="auto"/>
            <w:right w:val="none" w:sz="0" w:space="0" w:color="auto"/>
          </w:divBdr>
        </w:div>
        <w:div w:id="475873620">
          <w:marLeft w:val="640"/>
          <w:marRight w:val="0"/>
          <w:marTop w:val="0"/>
          <w:marBottom w:val="0"/>
          <w:divBdr>
            <w:top w:val="none" w:sz="0" w:space="0" w:color="auto"/>
            <w:left w:val="none" w:sz="0" w:space="0" w:color="auto"/>
            <w:bottom w:val="none" w:sz="0" w:space="0" w:color="auto"/>
            <w:right w:val="none" w:sz="0" w:space="0" w:color="auto"/>
          </w:divBdr>
        </w:div>
        <w:div w:id="517037986">
          <w:marLeft w:val="640"/>
          <w:marRight w:val="0"/>
          <w:marTop w:val="0"/>
          <w:marBottom w:val="0"/>
          <w:divBdr>
            <w:top w:val="none" w:sz="0" w:space="0" w:color="auto"/>
            <w:left w:val="none" w:sz="0" w:space="0" w:color="auto"/>
            <w:bottom w:val="none" w:sz="0" w:space="0" w:color="auto"/>
            <w:right w:val="none" w:sz="0" w:space="0" w:color="auto"/>
          </w:divBdr>
        </w:div>
        <w:div w:id="530462191">
          <w:marLeft w:val="640"/>
          <w:marRight w:val="0"/>
          <w:marTop w:val="0"/>
          <w:marBottom w:val="0"/>
          <w:divBdr>
            <w:top w:val="none" w:sz="0" w:space="0" w:color="auto"/>
            <w:left w:val="none" w:sz="0" w:space="0" w:color="auto"/>
            <w:bottom w:val="none" w:sz="0" w:space="0" w:color="auto"/>
            <w:right w:val="none" w:sz="0" w:space="0" w:color="auto"/>
          </w:divBdr>
        </w:div>
        <w:div w:id="536817904">
          <w:marLeft w:val="640"/>
          <w:marRight w:val="0"/>
          <w:marTop w:val="0"/>
          <w:marBottom w:val="0"/>
          <w:divBdr>
            <w:top w:val="none" w:sz="0" w:space="0" w:color="auto"/>
            <w:left w:val="none" w:sz="0" w:space="0" w:color="auto"/>
            <w:bottom w:val="none" w:sz="0" w:space="0" w:color="auto"/>
            <w:right w:val="none" w:sz="0" w:space="0" w:color="auto"/>
          </w:divBdr>
        </w:div>
        <w:div w:id="668287798">
          <w:marLeft w:val="640"/>
          <w:marRight w:val="0"/>
          <w:marTop w:val="0"/>
          <w:marBottom w:val="0"/>
          <w:divBdr>
            <w:top w:val="none" w:sz="0" w:space="0" w:color="auto"/>
            <w:left w:val="none" w:sz="0" w:space="0" w:color="auto"/>
            <w:bottom w:val="none" w:sz="0" w:space="0" w:color="auto"/>
            <w:right w:val="none" w:sz="0" w:space="0" w:color="auto"/>
          </w:divBdr>
        </w:div>
        <w:div w:id="766652464">
          <w:marLeft w:val="640"/>
          <w:marRight w:val="0"/>
          <w:marTop w:val="0"/>
          <w:marBottom w:val="0"/>
          <w:divBdr>
            <w:top w:val="none" w:sz="0" w:space="0" w:color="auto"/>
            <w:left w:val="none" w:sz="0" w:space="0" w:color="auto"/>
            <w:bottom w:val="none" w:sz="0" w:space="0" w:color="auto"/>
            <w:right w:val="none" w:sz="0" w:space="0" w:color="auto"/>
          </w:divBdr>
        </w:div>
        <w:div w:id="808549175">
          <w:marLeft w:val="640"/>
          <w:marRight w:val="0"/>
          <w:marTop w:val="0"/>
          <w:marBottom w:val="0"/>
          <w:divBdr>
            <w:top w:val="none" w:sz="0" w:space="0" w:color="auto"/>
            <w:left w:val="none" w:sz="0" w:space="0" w:color="auto"/>
            <w:bottom w:val="none" w:sz="0" w:space="0" w:color="auto"/>
            <w:right w:val="none" w:sz="0" w:space="0" w:color="auto"/>
          </w:divBdr>
        </w:div>
        <w:div w:id="885916277">
          <w:marLeft w:val="640"/>
          <w:marRight w:val="0"/>
          <w:marTop w:val="0"/>
          <w:marBottom w:val="0"/>
          <w:divBdr>
            <w:top w:val="none" w:sz="0" w:space="0" w:color="auto"/>
            <w:left w:val="none" w:sz="0" w:space="0" w:color="auto"/>
            <w:bottom w:val="none" w:sz="0" w:space="0" w:color="auto"/>
            <w:right w:val="none" w:sz="0" w:space="0" w:color="auto"/>
          </w:divBdr>
        </w:div>
        <w:div w:id="929705765">
          <w:marLeft w:val="640"/>
          <w:marRight w:val="0"/>
          <w:marTop w:val="0"/>
          <w:marBottom w:val="0"/>
          <w:divBdr>
            <w:top w:val="none" w:sz="0" w:space="0" w:color="auto"/>
            <w:left w:val="none" w:sz="0" w:space="0" w:color="auto"/>
            <w:bottom w:val="none" w:sz="0" w:space="0" w:color="auto"/>
            <w:right w:val="none" w:sz="0" w:space="0" w:color="auto"/>
          </w:divBdr>
        </w:div>
        <w:div w:id="971400284">
          <w:marLeft w:val="640"/>
          <w:marRight w:val="0"/>
          <w:marTop w:val="0"/>
          <w:marBottom w:val="0"/>
          <w:divBdr>
            <w:top w:val="none" w:sz="0" w:space="0" w:color="auto"/>
            <w:left w:val="none" w:sz="0" w:space="0" w:color="auto"/>
            <w:bottom w:val="none" w:sz="0" w:space="0" w:color="auto"/>
            <w:right w:val="none" w:sz="0" w:space="0" w:color="auto"/>
          </w:divBdr>
        </w:div>
        <w:div w:id="1034694826">
          <w:marLeft w:val="640"/>
          <w:marRight w:val="0"/>
          <w:marTop w:val="0"/>
          <w:marBottom w:val="0"/>
          <w:divBdr>
            <w:top w:val="none" w:sz="0" w:space="0" w:color="auto"/>
            <w:left w:val="none" w:sz="0" w:space="0" w:color="auto"/>
            <w:bottom w:val="none" w:sz="0" w:space="0" w:color="auto"/>
            <w:right w:val="none" w:sz="0" w:space="0" w:color="auto"/>
          </w:divBdr>
        </w:div>
        <w:div w:id="1143276383">
          <w:marLeft w:val="640"/>
          <w:marRight w:val="0"/>
          <w:marTop w:val="0"/>
          <w:marBottom w:val="0"/>
          <w:divBdr>
            <w:top w:val="none" w:sz="0" w:space="0" w:color="auto"/>
            <w:left w:val="none" w:sz="0" w:space="0" w:color="auto"/>
            <w:bottom w:val="none" w:sz="0" w:space="0" w:color="auto"/>
            <w:right w:val="none" w:sz="0" w:space="0" w:color="auto"/>
          </w:divBdr>
        </w:div>
        <w:div w:id="1215237371">
          <w:marLeft w:val="640"/>
          <w:marRight w:val="0"/>
          <w:marTop w:val="0"/>
          <w:marBottom w:val="0"/>
          <w:divBdr>
            <w:top w:val="none" w:sz="0" w:space="0" w:color="auto"/>
            <w:left w:val="none" w:sz="0" w:space="0" w:color="auto"/>
            <w:bottom w:val="none" w:sz="0" w:space="0" w:color="auto"/>
            <w:right w:val="none" w:sz="0" w:space="0" w:color="auto"/>
          </w:divBdr>
        </w:div>
        <w:div w:id="1245530117">
          <w:marLeft w:val="640"/>
          <w:marRight w:val="0"/>
          <w:marTop w:val="0"/>
          <w:marBottom w:val="0"/>
          <w:divBdr>
            <w:top w:val="none" w:sz="0" w:space="0" w:color="auto"/>
            <w:left w:val="none" w:sz="0" w:space="0" w:color="auto"/>
            <w:bottom w:val="none" w:sz="0" w:space="0" w:color="auto"/>
            <w:right w:val="none" w:sz="0" w:space="0" w:color="auto"/>
          </w:divBdr>
        </w:div>
        <w:div w:id="1330326458">
          <w:marLeft w:val="640"/>
          <w:marRight w:val="0"/>
          <w:marTop w:val="0"/>
          <w:marBottom w:val="0"/>
          <w:divBdr>
            <w:top w:val="none" w:sz="0" w:space="0" w:color="auto"/>
            <w:left w:val="none" w:sz="0" w:space="0" w:color="auto"/>
            <w:bottom w:val="none" w:sz="0" w:space="0" w:color="auto"/>
            <w:right w:val="none" w:sz="0" w:space="0" w:color="auto"/>
          </w:divBdr>
        </w:div>
        <w:div w:id="1410732610">
          <w:marLeft w:val="640"/>
          <w:marRight w:val="0"/>
          <w:marTop w:val="0"/>
          <w:marBottom w:val="0"/>
          <w:divBdr>
            <w:top w:val="none" w:sz="0" w:space="0" w:color="auto"/>
            <w:left w:val="none" w:sz="0" w:space="0" w:color="auto"/>
            <w:bottom w:val="none" w:sz="0" w:space="0" w:color="auto"/>
            <w:right w:val="none" w:sz="0" w:space="0" w:color="auto"/>
          </w:divBdr>
        </w:div>
        <w:div w:id="1524975072">
          <w:marLeft w:val="640"/>
          <w:marRight w:val="0"/>
          <w:marTop w:val="0"/>
          <w:marBottom w:val="0"/>
          <w:divBdr>
            <w:top w:val="none" w:sz="0" w:space="0" w:color="auto"/>
            <w:left w:val="none" w:sz="0" w:space="0" w:color="auto"/>
            <w:bottom w:val="none" w:sz="0" w:space="0" w:color="auto"/>
            <w:right w:val="none" w:sz="0" w:space="0" w:color="auto"/>
          </w:divBdr>
        </w:div>
        <w:div w:id="1588997882">
          <w:marLeft w:val="640"/>
          <w:marRight w:val="0"/>
          <w:marTop w:val="0"/>
          <w:marBottom w:val="0"/>
          <w:divBdr>
            <w:top w:val="none" w:sz="0" w:space="0" w:color="auto"/>
            <w:left w:val="none" w:sz="0" w:space="0" w:color="auto"/>
            <w:bottom w:val="none" w:sz="0" w:space="0" w:color="auto"/>
            <w:right w:val="none" w:sz="0" w:space="0" w:color="auto"/>
          </w:divBdr>
        </w:div>
        <w:div w:id="1595095388">
          <w:marLeft w:val="640"/>
          <w:marRight w:val="0"/>
          <w:marTop w:val="0"/>
          <w:marBottom w:val="0"/>
          <w:divBdr>
            <w:top w:val="none" w:sz="0" w:space="0" w:color="auto"/>
            <w:left w:val="none" w:sz="0" w:space="0" w:color="auto"/>
            <w:bottom w:val="none" w:sz="0" w:space="0" w:color="auto"/>
            <w:right w:val="none" w:sz="0" w:space="0" w:color="auto"/>
          </w:divBdr>
        </w:div>
        <w:div w:id="1634672515">
          <w:marLeft w:val="640"/>
          <w:marRight w:val="0"/>
          <w:marTop w:val="0"/>
          <w:marBottom w:val="0"/>
          <w:divBdr>
            <w:top w:val="none" w:sz="0" w:space="0" w:color="auto"/>
            <w:left w:val="none" w:sz="0" w:space="0" w:color="auto"/>
            <w:bottom w:val="none" w:sz="0" w:space="0" w:color="auto"/>
            <w:right w:val="none" w:sz="0" w:space="0" w:color="auto"/>
          </w:divBdr>
        </w:div>
        <w:div w:id="1700620870">
          <w:marLeft w:val="640"/>
          <w:marRight w:val="0"/>
          <w:marTop w:val="0"/>
          <w:marBottom w:val="0"/>
          <w:divBdr>
            <w:top w:val="none" w:sz="0" w:space="0" w:color="auto"/>
            <w:left w:val="none" w:sz="0" w:space="0" w:color="auto"/>
            <w:bottom w:val="none" w:sz="0" w:space="0" w:color="auto"/>
            <w:right w:val="none" w:sz="0" w:space="0" w:color="auto"/>
          </w:divBdr>
        </w:div>
        <w:div w:id="1727486799">
          <w:marLeft w:val="640"/>
          <w:marRight w:val="0"/>
          <w:marTop w:val="0"/>
          <w:marBottom w:val="0"/>
          <w:divBdr>
            <w:top w:val="none" w:sz="0" w:space="0" w:color="auto"/>
            <w:left w:val="none" w:sz="0" w:space="0" w:color="auto"/>
            <w:bottom w:val="none" w:sz="0" w:space="0" w:color="auto"/>
            <w:right w:val="none" w:sz="0" w:space="0" w:color="auto"/>
          </w:divBdr>
        </w:div>
        <w:div w:id="1863590733">
          <w:marLeft w:val="640"/>
          <w:marRight w:val="0"/>
          <w:marTop w:val="0"/>
          <w:marBottom w:val="0"/>
          <w:divBdr>
            <w:top w:val="none" w:sz="0" w:space="0" w:color="auto"/>
            <w:left w:val="none" w:sz="0" w:space="0" w:color="auto"/>
            <w:bottom w:val="none" w:sz="0" w:space="0" w:color="auto"/>
            <w:right w:val="none" w:sz="0" w:space="0" w:color="auto"/>
          </w:divBdr>
        </w:div>
        <w:div w:id="1897860442">
          <w:marLeft w:val="640"/>
          <w:marRight w:val="0"/>
          <w:marTop w:val="0"/>
          <w:marBottom w:val="0"/>
          <w:divBdr>
            <w:top w:val="none" w:sz="0" w:space="0" w:color="auto"/>
            <w:left w:val="none" w:sz="0" w:space="0" w:color="auto"/>
            <w:bottom w:val="none" w:sz="0" w:space="0" w:color="auto"/>
            <w:right w:val="none" w:sz="0" w:space="0" w:color="auto"/>
          </w:divBdr>
        </w:div>
        <w:div w:id="2102143554">
          <w:marLeft w:val="640"/>
          <w:marRight w:val="0"/>
          <w:marTop w:val="0"/>
          <w:marBottom w:val="0"/>
          <w:divBdr>
            <w:top w:val="none" w:sz="0" w:space="0" w:color="auto"/>
            <w:left w:val="none" w:sz="0" w:space="0" w:color="auto"/>
            <w:bottom w:val="none" w:sz="0" w:space="0" w:color="auto"/>
            <w:right w:val="none" w:sz="0" w:space="0" w:color="auto"/>
          </w:divBdr>
        </w:div>
      </w:divsChild>
    </w:div>
    <w:div w:id="629945257">
      <w:bodyDiv w:val="1"/>
      <w:marLeft w:val="0"/>
      <w:marRight w:val="0"/>
      <w:marTop w:val="0"/>
      <w:marBottom w:val="0"/>
      <w:divBdr>
        <w:top w:val="none" w:sz="0" w:space="0" w:color="auto"/>
        <w:left w:val="none" w:sz="0" w:space="0" w:color="auto"/>
        <w:bottom w:val="none" w:sz="0" w:space="0" w:color="auto"/>
        <w:right w:val="none" w:sz="0" w:space="0" w:color="auto"/>
      </w:divBdr>
      <w:divsChild>
        <w:div w:id="44332309">
          <w:marLeft w:val="640"/>
          <w:marRight w:val="0"/>
          <w:marTop w:val="0"/>
          <w:marBottom w:val="0"/>
          <w:divBdr>
            <w:top w:val="none" w:sz="0" w:space="0" w:color="auto"/>
            <w:left w:val="none" w:sz="0" w:space="0" w:color="auto"/>
            <w:bottom w:val="none" w:sz="0" w:space="0" w:color="auto"/>
            <w:right w:val="none" w:sz="0" w:space="0" w:color="auto"/>
          </w:divBdr>
        </w:div>
        <w:div w:id="97986886">
          <w:marLeft w:val="640"/>
          <w:marRight w:val="0"/>
          <w:marTop w:val="0"/>
          <w:marBottom w:val="0"/>
          <w:divBdr>
            <w:top w:val="none" w:sz="0" w:space="0" w:color="auto"/>
            <w:left w:val="none" w:sz="0" w:space="0" w:color="auto"/>
            <w:bottom w:val="none" w:sz="0" w:space="0" w:color="auto"/>
            <w:right w:val="none" w:sz="0" w:space="0" w:color="auto"/>
          </w:divBdr>
        </w:div>
        <w:div w:id="179591440">
          <w:marLeft w:val="640"/>
          <w:marRight w:val="0"/>
          <w:marTop w:val="0"/>
          <w:marBottom w:val="0"/>
          <w:divBdr>
            <w:top w:val="none" w:sz="0" w:space="0" w:color="auto"/>
            <w:left w:val="none" w:sz="0" w:space="0" w:color="auto"/>
            <w:bottom w:val="none" w:sz="0" w:space="0" w:color="auto"/>
            <w:right w:val="none" w:sz="0" w:space="0" w:color="auto"/>
          </w:divBdr>
        </w:div>
        <w:div w:id="223419642">
          <w:marLeft w:val="640"/>
          <w:marRight w:val="0"/>
          <w:marTop w:val="0"/>
          <w:marBottom w:val="0"/>
          <w:divBdr>
            <w:top w:val="none" w:sz="0" w:space="0" w:color="auto"/>
            <w:left w:val="none" w:sz="0" w:space="0" w:color="auto"/>
            <w:bottom w:val="none" w:sz="0" w:space="0" w:color="auto"/>
            <w:right w:val="none" w:sz="0" w:space="0" w:color="auto"/>
          </w:divBdr>
        </w:div>
        <w:div w:id="253561531">
          <w:marLeft w:val="640"/>
          <w:marRight w:val="0"/>
          <w:marTop w:val="0"/>
          <w:marBottom w:val="0"/>
          <w:divBdr>
            <w:top w:val="none" w:sz="0" w:space="0" w:color="auto"/>
            <w:left w:val="none" w:sz="0" w:space="0" w:color="auto"/>
            <w:bottom w:val="none" w:sz="0" w:space="0" w:color="auto"/>
            <w:right w:val="none" w:sz="0" w:space="0" w:color="auto"/>
          </w:divBdr>
        </w:div>
        <w:div w:id="259333077">
          <w:marLeft w:val="640"/>
          <w:marRight w:val="0"/>
          <w:marTop w:val="0"/>
          <w:marBottom w:val="0"/>
          <w:divBdr>
            <w:top w:val="none" w:sz="0" w:space="0" w:color="auto"/>
            <w:left w:val="none" w:sz="0" w:space="0" w:color="auto"/>
            <w:bottom w:val="none" w:sz="0" w:space="0" w:color="auto"/>
            <w:right w:val="none" w:sz="0" w:space="0" w:color="auto"/>
          </w:divBdr>
        </w:div>
        <w:div w:id="357776992">
          <w:marLeft w:val="640"/>
          <w:marRight w:val="0"/>
          <w:marTop w:val="0"/>
          <w:marBottom w:val="0"/>
          <w:divBdr>
            <w:top w:val="none" w:sz="0" w:space="0" w:color="auto"/>
            <w:left w:val="none" w:sz="0" w:space="0" w:color="auto"/>
            <w:bottom w:val="none" w:sz="0" w:space="0" w:color="auto"/>
            <w:right w:val="none" w:sz="0" w:space="0" w:color="auto"/>
          </w:divBdr>
        </w:div>
        <w:div w:id="375547720">
          <w:marLeft w:val="640"/>
          <w:marRight w:val="0"/>
          <w:marTop w:val="0"/>
          <w:marBottom w:val="0"/>
          <w:divBdr>
            <w:top w:val="none" w:sz="0" w:space="0" w:color="auto"/>
            <w:left w:val="none" w:sz="0" w:space="0" w:color="auto"/>
            <w:bottom w:val="none" w:sz="0" w:space="0" w:color="auto"/>
            <w:right w:val="none" w:sz="0" w:space="0" w:color="auto"/>
          </w:divBdr>
        </w:div>
        <w:div w:id="392242360">
          <w:marLeft w:val="640"/>
          <w:marRight w:val="0"/>
          <w:marTop w:val="0"/>
          <w:marBottom w:val="0"/>
          <w:divBdr>
            <w:top w:val="none" w:sz="0" w:space="0" w:color="auto"/>
            <w:left w:val="none" w:sz="0" w:space="0" w:color="auto"/>
            <w:bottom w:val="none" w:sz="0" w:space="0" w:color="auto"/>
            <w:right w:val="none" w:sz="0" w:space="0" w:color="auto"/>
          </w:divBdr>
        </w:div>
        <w:div w:id="426967641">
          <w:marLeft w:val="640"/>
          <w:marRight w:val="0"/>
          <w:marTop w:val="0"/>
          <w:marBottom w:val="0"/>
          <w:divBdr>
            <w:top w:val="none" w:sz="0" w:space="0" w:color="auto"/>
            <w:left w:val="none" w:sz="0" w:space="0" w:color="auto"/>
            <w:bottom w:val="none" w:sz="0" w:space="0" w:color="auto"/>
            <w:right w:val="none" w:sz="0" w:space="0" w:color="auto"/>
          </w:divBdr>
        </w:div>
        <w:div w:id="473302450">
          <w:marLeft w:val="640"/>
          <w:marRight w:val="0"/>
          <w:marTop w:val="0"/>
          <w:marBottom w:val="0"/>
          <w:divBdr>
            <w:top w:val="none" w:sz="0" w:space="0" w:color="auto"/>
            <w:left w:val="none" w:sz="0" w:space="0" w:color="auto"/>
            <w:bottom w:val="none" w:sz="0" w:space="0" w:color="auto"/>
            <w:right w:val="none" w:sz="0" w:space="0" w:color="auto"/>
          </w:divBdr>
        </w:div>
        <w:div w:id="606741091">
          <w:marLeft w:val="640"/>
          <w:marRight w:val="0"/>
          <w:marTop w:val="0"/>
          <w:marBottom w:val="0"/>
          <w:divBdr>
            <w:top w:val="none" w:sz="0" w:space="0" w:color="auto"/>
            <w:left w:val="none" w:sz="0" w:space="0" w:color="auto"/>
            <w:bottom w:val="none" w:sz="0" w:space="0" w:color="auto"/>
            <w:right w:val="none" w:sz="0" w:space="0" w:color="auto"/>
          </w:divBdr>
        </w:div>
        <w:div w:id="659358063">
          <w:marLeft w:val="640"/>
          <w:marRight w:val="0"/>
          <w:marTop w:val="0"/>
          <w:marBottom w:val="0"/>
          <w:divBdr>
            <w:top w:val="none" w:sz="0" w:space="0" w:color="auto"/>
            <w:left w:val="none" w:sz="0" w:space="0" w:color="auto"/>
            <w:bottom w:val="none" w:sz="0" w:space="0" w:color="auto"/>
            <w:right w:val="none" w:sz="0" w:space="0" w:color="auto"/>
          </w:divBdr>
        </w:div>
        <w:div w:id="682391207">
          <w:marLeft w:val="640"/>
          <w:marRight w:val="0"/>
          <w:marTop w:val="0"/>
          <w:marBottom w:val="0"/>
          <w:divBdr>
            <w:top w:val="none" w:sz="0" w:space="0" w:color="auto"/>
            <w:left w:val="none" w:sz="0" w:space="0" w:color="auto"/>
            <w:bottom w:val="none" w:sz="0" w:space="0" w:color="auto"/>
            <w:right w:val="none" w:sz="0" w:space="0" w:color="auto"/>
          </w:divBdr>
        </w:div>
        <w:div w:id="704062341">
          <w:marLeft w:val="640"/>
          <w:marRight w:val="0"/>
          <w:marTop w:val="0"/>
          <w:marBottom w:val="0"/>
          <w:divBdr>
            <w:top w:val="none" w:sz="0" w:space="0" w:color="auto"/>
            <w:left w:val="none" w:sz="0" w:space="0" w:color="auto"/>
            <w:bottom w:val="none" w:sz="0" w:space="0" w:color="auto"/>
            <w:right w:val="none" w:sz="0" w:space="0" w:color="auto"/>
          </w:divBdr>
        </w:div>
        <w:div w:id="705907651">
          <w:marLeft w:val="640"/>
          <w:marRight w:val="0"/>
          <w:marTop w:val="0"/>
          <w:marBottom w:val="0"/>
          <w:divBdr>
            <w:top w:val="none" w:sz="0" w:space="0" w:color="auto"/>
            <w:left w:val="none" w:sz="0" w:space="0" w:color="auto"/>
            <w:bottom w:val="none" w:sz="0" w:space="0" w:color="auto"/>
            <w:right w:val="none" w:sz="0" w:space="0" w:color="auto"/>
          </w:divBdr>
        </w:div>
        <w:div w:id="763845987">
          <w:marLeft w:val="640"/>
          <w:marRight w:val="0"/>
          <w:marTop w:val="0"/>
          <w:marBottom w:val="0"/>
          <w:divBdr>
            <w:top w:val="none" w:sz="0" w:space="0" w:color="auto"/>
            <w:left w:val="none" w:sz="0" w:space="0" w:color="auto"/>
            <w:bottom w:val="none" w:sz="0" w:space="0" w:color="auto"/>
            <w:right w:val="none" w:sz="0" w:space="0" w:color="auto"/>
          </w:divBdr>
        </w:div>
        <w:div w:id="830874086">
          <w:marLeft w:val="640"/>
          <w:marRight w:val="0"/>
          <w:marTop w:val="0"/>
          <w:marBottom w:val="0"/>
          <w:divBdr>
            <w:top w:val="none" w:sz="0" w:space="0" w:color="auto"/>
            <w:left w:val="none" w:sz="0" w:space="0" w:color="auto"/>
            <w:bottom w:val="none" w:sz="0" w:space="0" w:color="auto"/>
            <w:right w:val="none" w:sz="0" w:space="0" w:color="auto"/>
          </w:divBdr>
        </w:div>
        <w:div w:id="1013453375">
          <w:marLeft w:val="640"/>
          <w:marRight w:val="0"/>
          <w:marTop w:val="0"/>
          <w:marBottom w:val="0"/>
          <w:divBdr>
            <w:top w:val="none" w:sz="0" w:space="0" w:color="auto"/>
            <w:left w:val="none" w:sz="0" w:space="0" w:color="auto"/>
            <w:bottom w:val="none" w:sz="0" w:space="0" w:color="auto"/>
            <w:right w:val="none" w:sz="0" w:space="0" w:color="auto"/>
          </w:divBdr>
        </w:div>
        <w:div w:id="1023239011">
          <w:marLeft w:val="640"/>
          <w:marRight w:val="0"/>
          <w:marTop w:val="0"/>
          <w:marBottom w:val="0"/>
          <w:divBdr>
            <w:top w:val="none" w:sz="0" w:space="0" w:color="auto"/>
            <w:left w:val="none" w:sz="0" w:space="0" w:color="auto"/>
            <w:bottom w:val="none" w:sz="0" w:space="0" w:color="auto"/>
            <w:right w:val="none" w:sz="0" w:space="0" w:color="auto"/>
          </w:divBdr>
        </w:div>
        <w:div w:id="1169757491">
          <w:marLeft w:val="640"/>
          <w:marRight w:val="0"/>
          <w:marTop w:val="0"/>
          <w:marBottom w:val="0"/>
          <w:divBdr>
            <w:top w:val="none" w:sz="0" w:space="0" w:color="auto"/>
            <w:left w:val="none" w:sz="0" w:space="0" w:color="auto"/>
            <w:bottom w:val="none" w:sz="0" w:space="0" w:color="auto"/>
            <w:right w:val="none" w:sz="0" w:space="0" w:color="auto"/>
          </w:divBdr>
        </w:div>
        <w:div w:id="1181746743">
          <w:marLeft w:val="640"/>
          <w:marRight w:val="0"/>
          <w:marTop w:val="0"/>
          <w:marBottom w:val="0"/>
          <w:divBdr>
            <w:top w:val="none" w:sz="0" w:space="0" w:color="auto"/>
            <w:left w:val="none" w:sz="0" w:space="0" w:color="auto"/>
            <w:bottom w:val="none" w:sz="0" w:space="0" w:color="auto"/>
            <w:right w:val="none" w:sz="0" w:space="0" w:color="auto"/>
          </w:divBdr>
        </w:div>
        <w:div w:id="1197548927">
          <w:marLeft w:val="640"/>
          <w:marRight w:val="0"/>
          <w:marTop w:val="0"/>
          <w:marBottom w:val="0"/>
          <w:divBdr>
            <w:top w:val="none" w:sz="0" w:space="0" w:color="auto"/>
            <w:left w:val="none" w:sz="0" w:space="0" w:color="auto"/>
            <w:bottom w:val="none" w:sz="0" w:space="0" w:color="auto"/>
            <w:right w:val="none" w:sz="0" w:space="0" w:color="auto"/>
          </w:divBdr>
        </w:div>
        <w:div w:id="1224757672">
          <w:marLeft w:val="640"/>
          <w:marRight w:val="0"/>
          <w:marTop w:val="0"/>
          <w:marBottom w:val="0"/>
          <w:divBdr>
            <w:top w:val="none" w:sz="0" w:space="0" w:color="auto"/>
            <w:left w:val="none" w:sz="0" w:space="0" w:color="auto"/>
            <w:bottom w:val="none" w:sz="0" w:space="0" w:color="auto"/>
            <w:right w:val="none" w:sz="0" w:space="0" w:color="auto"/>
          </w:divBdr>
        </w:div>
        <w:div w:id="1237857573">
          <w:marLeft w:val="640"/>
          <w:marRight w:val="0"/>
          <w:marTop w:val="0"/>
          <w:marBottom w:val="0"/>
          <w:divBdr>
            <w:top w:val="none" w:sz="0" w:space="0" w:color="auto"/>
            <w:left w:val="none" w:sz="0" w:space="0" w:color="auto"/>
            <w:bottom w:val="none" w:sz="0" w:space="0" w:color="auto"/>
            <w:right w:val="none" w:sz="0" w:space="0" w:color="auto"/>
          </w:divBdr>
        </w:div>
        <w:div w:id="1297447655">
          <w:marLeft w:val="640"/>
          <w:marRight w:val="0"/>
          <w:marTop w:val="0"/>
          <w:marBottom w:val="0"/>
          <w:divBdr>
            <w:top w:val="none" w:sz="0" w:space="0" w:color="auto"/>
            <w:left w:val="none" w:sz="0" w:space="0" w:color="auto"/>
            <w:bottom w:val="none" w:sz="0" w:space="0" w:color="auto"/>
            <w:right w:val="none" w:sz="0" w:space="0" w:color="auto"/>
          </w:divBdr>
        </w:div>
        <w:div w:id="1374118199">
          <w:marLeft w:val="640"/>
          <w:marRight w:val="0"/>
          <w:marTop w:val="0"/>
          <w:marBottom w:val="0"/>
          <w:divBdr>
            <w:top w:val="none" w:sz="0" w:space="0" w:color="auto"/>
            <w:left w:val="none" w:sz="0" w:space="0" w:color="auto"/>
            <w:bottom w:val="none" w:sz="0" w:space="0" w:color="auto"/>
            <w:right w:val="none" w:sz="0" w:space="0" w:color="auto"/>
          </w:divBdr>
        </w:div>
        <w:div w:id="1469740925">
          <w:marLeft w:val="640"/>
          <w:marRight w:val="0"/>
          <w:marTop w:val="0"/>
          <w:marBottom w:val="0"/>
          <w:divBdr>
            <w:top w:val="none" w:sz="0" w:space="0" w:color="auto"/>
            <w:left w:val="none" w:sz="0" w:space="0" w:color="auto"/>
            <w:bottom w:val="none" w:sz="0" w:space="0" w:color="auto"/>
            <w:right w:val="none" w:sz="0" w:space="0" w:color="auto"/>
          </w:divBdr>
        </w:div>
        <w:div w:id="1511674423">
          <w:marLeft w:val="640"/>
          <w:marRight w:val="0"/>
          <w:marTop w:val="0"/>
          <w:marBottom w:val="0"/>
          <w:divBdr>
            <w:top w:val="none" w:sz="0" w:space="0" w:color="auto"/>
            <w:left w:val="none" w:sz="0" w:space="0" w:color="auto"/>
            <w:bottom w:val="none" w:sz="0" w:space="0" w:color="auto"/>
            <w:right w:val="none" w:sz="0" w:space="0" w:color="auto"/>
          </w:divBdr>
        </w:div>
        <w:div w:id="1549686381">
          <w:marLeft w:val="640"/>
          <w:marRight w:val="0"/>
          <w:marTop w:val="0"/>
          <w:marBottom w:val="0"/>
          <w:divBdr>
            <w:top w:val="none" w:sz="0" w:space="0" w:color="auto"/>
            <w:left w:val="none" w:sz="0" w:space="0" w:color="auto"/>
            <w:bottom w:val="none" w:sz="0" w:space="0" w:color="auto"/>
            <w:right w:val="none" w:sz="0" w:space="0" w:color="auto"/>
          </w:divBdr>
        </w:div>
        <w:div w:id="1636570726">
          <w:marLeft w:val="640"/>
          <w:marRight w:val="0"/>
          <w:marTop w:val="0"/>
          <w:marBottom w:val="0"/>
          <w:divBdr>
            <w:top w:val="none" w:sz="0" w:space="0" w:color="auto"/>
            <w:left w:val="none" w:sz="0" w:space="0" w:color="auto"/>
            <w:bottom w:val="none" w:sz="0" w:space="0" w:color="auto"/>
            <w:right w:val="none" w:sz="0" w:space="0" w:color="auto"/>
          </w:divBdr>
        </w:div>
        <w:div w:id="1645309591">
          <w:marLeft w:val="640"/>
          <w:marRight w:val="0"/>
          <w:marTop w:val="0"/>
          <w:marBottom w:val="0"/>
          <w:divBdr>
            <w:top w:val="none" w:sz="0" w:space="0" w:color="auto"/>
            <w:left w:val="none" w:sz="0" w:space="0" w:color="auto"/>
            <w:bottom w:val="none" w:sz="0" w:space="0" w:color="auto"/>
            <w:right w:val="none" w:sz="0" w:space="0" w:color="auto"/>
          </w:divBdr>
        </w:div>
        <w:div w:id="1657681239">
          <w:marLeft w:val="640"/>
          <w:marRight w:val="0"/>
          <w:marTop w:val="0"/>
          <w:marBottom w:val="0"/>
          <w:divBdr>
            <w:top w:val="none" w:sz="0" w:space="0" w:color="auto"/>
            <w:left w:val="none" w:sz="0" w:space="0" w:color="auto"/>
            <w:bottom w:val="none" w:sz="0" w:space="0" w:color="auto"/>
            <w:right w:val="none" w:sz="0" w:space="0" w:color="auto"/>
          </w:divBdr>
        </w:div>
        <w:div w:id="1846936318">
          <w:marLeft w:val="640"/>
          <w:marRight w:val="0"/>
          <w:marTop w:val="0"/>
          <w:marBottom w:val="0"/>
          <w:divBdr>
            <w:top w:val="none" w:sz="0" w:space="0" w:color="auto"/>
            <w:left w:val="none" w:sz="0" w:space="0" w:color="auto"/>
            <w:bottom w:val="none" w:sz="0" w:space="0" w:color="auto"/>
            <w:right w:val="none" w:sz="0" w:space="0" w:color="auto"/>
          </w:divBdr>
        </w:div>
        <w:div w:id="1903247698">
          <w:marLeft w:val="640"/>
          <w:marRight w:val="0"/>
          <w:marTop w:val="0"/>
          <w:marBottom w:val="0"/>
          <w:divBdr>
            <w:top w:val="none" w:sz="0" w:space="0" w:color="auto"/>
            <w:left w:val="none" w:sz="0" w:space="0" w:color="auto"/>
            <w:bottom w:val="none" w:sz="0" w:space="0" w:color="auto"/>
            <w:right w:val="none" w:sz="0" w:space="0" w:color="auto"/>
          </w:divBdr>
        </w:div>
        <w:div w:id="1937862190">
          <w:marLeft w:val="640"/>
          <w:marRight w:val="0"/>
          <w:marTop w:val="0"/>
          <w:marBottom w:val="0"/>
          <w:divBdr>
            <w:top w:val="none" w:sz="0" w:space="0" w:color="auto"/>
            <w:left w:val="none" w:sz="0" w:space="0" w:color="auto"/>
            <w:bottom w:val="none" w:sz="0" w:space="0" w:color="auto"/>
            <w:right w:val="none" w:sz="0" w:space="0" w:color="auto"/>
          </w:divBdr>
        </w:div>
        <w:div w:id="1949579147">
          <w:marLeft w:val="640"/>
          <w:marRight w:val="0"/>
          <w:marTop w:val="0"/>
          <w:marBottom w:val="0"/>
          <w:divBdr>
            <w:top w:val="none" w:sz="0" w:space="0" w:color="auto"/>
            <w:left w:val="none" w:sz="0" w:space="0" w:color="auto"/>
            <w:bottom w:val="none" w:sz="0" w:space="0" w:color="auto"/>
            <w:right w:val="none" w:sz="0" w:space="0" w:color="auto"/>
          </w:divBdr>
        </w:div>
        <w:div w:id="1972787355">
          <w:marLeft w:val="640"/>
          <w:marRight w:val="0"/>
          <w:marTop w:val="0"/>
          <w:marBottom w:val="0"/>
          <w:divBdr>
            <w:top w:val="none" w:sz="0" w:space="0" w:color="auto"/>
            <w:left w:val="none" w:sz="0" w:space="0" w:color="auto"/>
            <w:bottom w:val="none" w:sz="0" w:space="0" w:color="auto"/>
            <w:right w:val="none" w:sz="0" w:space="0" w:color="auto"/>
          </w:divBdr>
        </w:div>
        <w:div w:id="2022928704">
          <w:marLeft w:val="640"/>
          <w:marRight w:val="0"/>
          <w:marTop w:val="0"/>
          <w:marBottom w:val="0"/>
          <w:divBdr>
            <w:top w:val="none" w:sz="0" w:space="0" w:color="auto"/>
            <w:left w:val="none" w:sz="0" w:space="0" w:color="auto"/>
            <w:bottom w:val="none" w:sz="0" w:space="0" w:color="auto"/>
            <w:right w:val="none" w:sz="0" w:space="0" w:color="auto"/>
          </w:divBdr>
        </w:div>
        <w:div w:id="2085637263">
          <w:marLeft w:val="640"/>
          <w:marRight w:val="0"/>
          <w:marTop w:val="0"/>
          <w:marBottom w:val="0"/>
          <w:divBdr>
            <w:top w:val="none" w:sz="0" w:space="0" w:color="auto"/>
            <w:left w:val="none" w:sz="0" w:space="0" w:color="auto"/>
            <w:bottom w:val="none" w:sz="0" w:space="0" w:color="auto"/>
            <w:right w:val="none" w:sz="0" w:space="0" w:color="auto"/>
          </w:divBdr>
        </w:div>
        <w:div w:id="2100979786">
          <w:marLeft w:val="640"/>
          <w:marRight w:val="0"/>
          <w:marTop w:val="0"/>
          <w:marBottom w:val="0"/>
          <w:divBdr>
            <w:top w:val="none" w:sz="0" w:space="0" w:color="auto"/>
            <w:left w:val="none" w:sz="0" w:space="0" w:color="auto"/>
            <w:bottom w:val="none" w:sz="0" w:space="0" w:color="auto"/>
            <w:right w:val="none" w:sz="0" w:space="0" w:color="auto"/>
          </w:divBdr>
        </w:div>
        <w:div w:id="2106460653">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590525">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486899074">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sChild>
    </w:div>
    <w:div w:id="683363157">
      <w:bodyDiv w:val="1"/>
      <w:marLeft w:val="0"/>
      <w:marRight w:val="0"/>
      <w:marTop w:val="0"/>
      <w:marBottom w:val="0"/>
      <w:divBdr>
        <w:top w:val="none" w:sz="0" w:space="0" w:color="auto"/>
        <w:left w:val="none" w:sz="0" w:space="0" w:color="auto"/>
        <w:bottom w:val="none" w:sz="0" w:space="0" w:color="auto"/>
        <w:right w:val="none" w:sz="0" w:space="0" w:color="auto"/>
      </w:divBdr>
      <w:divsChild>
        <w:div w:id="65998276">
          <w:marLeft w:val="640"/>
          <w:marRight w:val="0"/>
          <w:marTop w:val="0"/>
          <w:marBottom w:val="0"/>
          <w:divBdr>
            <w:top w:val="none" w:sz="0" w:space="0" w:color="auto"/>
            <w:left w:val="none" w:sz="0" w:space="0" w:color="auto"/>
            <w:bottom w:val="none" w:sz="0" w:space="0" w:color="auto"/>
            <w:right w:val="none" w:sz="0" w:space="0" w:color="auto"/>
          </w:divBdr>
        </w:div>
        <w:div w:id="118694317">
          <w:marLeft w:val="640"/>
          <w:marRight w:val="0"/>
          <w:marTop w:val="0"/>
          <w:marBottom w:val="0"/>
          <w:divBdr>
            <w:top w:val="none" w:sz="0" w:space="0" w:color="auto"/>
            <w:left w:val="none" w:sz="0" w:space="0" w:color="auto"/>
            <w:bottom w:val="none" w:sz="0" w:space="0" w:color="auto"/>
            <w:right w:val="none" w:sz="0" w:space="0" w:color="auto"/>
          </w:divBdr>
        </w:div>
        <w:div w:id="285966194">
          <w:marLeft w:val="640"/>
          <w:marRight w:val="0"/>
          <w:marTop w:val="0"/>
          <w:marBottom w:val="0"/>
          <w:divBdr>
            <w:top w:val="none" w:sz="0" w:space="0" w:color="auto"/>
            <w:left w:val="none" w:sz="0" w:space="0" w:color="auto"/>
            <w:bottom w:val="none" w:sz="0" w:space="0" w:color="auto"/>
            <w:right w:val="none" w:sz="0" w:space="0" w:color="auto"/>
          </w:divBdr>
        </w:div>
        <w:div w:id="314065417">
          <w:marLeft w:val="640"/>
          <w:marRight w:val="0"/>
          <w:marTop w:val="0"/>
          <w:marBottom w:val="0"/>
          <w:divBdr>
            <w:top w:val="none" w:sz="0" w:space="0" w:color="auto"/>
            <w:left w:val="none" w:sz="0" w:space="0" w:color="auto"/>
            <w:bottom w:val="none" w:sz="0" w:space="0" w:color="auto"/>
            <w:right w:val="none" w:sz="0" w:space="0" w:color="auto"/>
          </w:divBdr>
        </w:div>
        <w:div w:id="364840106">
          <w:marLeft w:val="640"/>
          <w:marRight w:val="0"/>
          <w:marTop w:val="0"/>
          <w:marBottom w:val="0"/>
          <w:divBdr>
            <w:top w:val="none" w:sz="0" w:space="0" w:color="auto"/>
            <w:left w:val="none" w:sz="0" w:space="0" w:color="auto"/>
            <w:bottom w:val="none" w:sz="0" w:space="0" w:color="auto"/>
            <w:right w:val="none" w:sz="0" w:space="0" w:color="auto"/>
          </w:divBdr>
        </w:div>
        <w:div w:id="368532730">
          <w:marLeft w:val="640"/>
          <w:marRight w:val="0"/>
          <w:marTop w:val="0"/>
          <w:marBottom w:val="0"/>
          <w:divBdr>
            <w:top w:val="none" w:sz="0" w:space="0" w:color="auto"/>
            <w:left w:val="none" w:sz="0" w:space="0" w:color="auto"/>
            <w:bottom w:val="none" w:sz="0" w:space="0" w:color="auto"/>
            <w:right w:val="none" w:sz="0" w:space="0" w:color="auto"/>
          </w:divBdr>
        </w:div>
        <w:div w:id="473107443">
          <w:marLeft w:val="640"/>
          <w:marRight w:val="0"/>
          <w:marTop w:val="0"/>
          <w:marBottom w:val="0"/>
          <w:divBdr>
            <w:top w:val="none" w:sz="0" w:space="0" w:color="auto"/>
            <w:left w:val="none" w:sz="0" w:space="0" w:color="auto"/>
            <w:bottom w:val="none" w:sz="0" w:space="0" w:color="auto"/>
            <w:right w:val="none" w:sz="0" w:space="0" w:color="auto"/>
          </w:divBdr>
        </w:div>
        <w:div w:id="599992604">
          <w:marLeft w:val="640"/>
          <w:marRight w:val="0"/>
          <w:marTop w:val="0"/>
          <w:marBottom w:val="0"/>
          <w:divBdr>
            <w:top w:val="none" w:sz="0" w:space="0" w:color="auto"/>
            <w:left w:val="none" w:sz="0" w:space="0" w:color="auto"/>
            <w:bottom w:val="none" w:sz="0" w:space="0" w:color="auto"/>
            <w:right w:val="none" w:sz="0" w:space="0" w:color="auto"/>
          </w:divBdr>
        </w:div>
        <w:div w:id="612249372">
          <w:marLeft w:val="640"/>
          <w:marRight w:val="0"/>
          <w:marTop w:val="0"/>
          <w:marBottom w:val="0"/>
          <w:divBdr>
            <w:top w:val="none" w:sz="0" w:space="0" w:color="auto"/>
            <w:left w:val="none" w:sz="0" w:space="0" w:color="auto"/>
            <w:bottom w:val="none" w:sz="0" w:space="0" w:color="auto"/>
            <w:right w:val="none" w:sz="0" w:space="0" w:color="auto"/>
          </w:divBdr>
        </w:div>
        <w:div w:id="695496987">
          <w:marLeft w:val="640"/>
          <w:marRight w:val="0"/>
          <w:marTop w:val="0"/>
          <w:marBottom w:val="0"/>
          <w:divBdr>
            <w:top w:val="none" w:sz="0" w:space="0" w:color="auto"/>
            <w:left w:val="none" w:sz="0" w:space="0" w:color="auto"/>
            <w:bottom w:val="none" w:sz="0" w:space="0" w:color="auto"/>
            <w:right w:val="none" w:sz="0" w:space="0" w:color="auto"/>
          </w:divBdr>
        </w:div>
        <w:div w:id="765418435">
          <w:marLeft w:val="640"/>
          <w:marRight w:val="0"/>
          <w:marTop w:val="0"/>
          <w:marBottom w:val="0"/>
          <w:divBdr>
            <w:top w:val="none" w:sz="0" w:space="0" w:color="auto"/>
            <w:left w:val="none" w:sz="0" w:space="0" w:color="auto"/>
            <w:bottom w:val="none" w:sz="0" w:space="0" w:color="auto"/>
            <w:right w:val="none" w:sz="0" w:space="0" w:color="auto"/>
          </w:divBdr>
        </w:div>
        <w:div w:id="768623001">
          <w:marLeft w:val="640"/>
          <w:marRight w:val="0"/>
          <w:marTop w:val="0"/>
          <w:marBottom w:val="0"/>
          <w:divBdr>
            <w:top w:val="none" w:sz="0" w:space="0" w:color="auto"/>
            <w:left w:val="none" w:sz="0" w:space="0" w:color="auto"/>
            <w:bottom w:val="none" w:sz="0" w:space="0" w:color="auto"/>
            <w:right w:val="none" w:sz="0" w:space="0" w:color="auto"/>
          </w:divBdr>
        </w:div>
        <w:div w:id="807743937">
          <w:marLeft w:val="640"/>
          <w:marRight w:val="0"/>
          <w:marTop w:val="0"/>
          <w:marBottom w:val="0"/>
          <w:divBdr>
            <w:top w:val="none" w:sz="0" w:space="0" w:color="auto"/>
            <w:left w:val="none" w:sz="0" w:space="0" w:color="auto"/>
            <w:bottom w:val="none" w:sz="0" w:space="0" w:color="auto"/>
            <w:right w:val="none" w:sz="0" w:space="0" w:color="auto"/>
          </w:divBdr>
        </w:div>
        <w:div w:id="885916443">
          <w:marLeft w:val="640"/>
          <w:marRight w:val="0"/>
          <w:marTop w:val="0"/>
          <w:marBottom w:val="0"/>
          <w:divBdr>
            <w:top w:val="none" w:sz="0" w:space="0" w:color="auto"/>
            <w:left w:val="none" w:sz="0" w:space="0" w:color="auto"/>
            <w:bottom w:val="none" w:sz="0" w:space="0" w:color="auto"/>
            <w:right w:val="none" w:sz="0" w:space="0" w:color="auto"/>
          </w:divBdr>
        </w:div>
        <w:div w:id="904072544">
          <w:marLeft w:val="640"/>
          <w:marRight w:val="0"/>
          <w:marTop w:val="0"/>
          <w:marBottom w:val="0"/>
          <w:divBdr>
            <w:top w:val="none" w:sz="0" w:space="0" w:color="auto"/>
            <w:left w:val="none" w:sz="0" w:space="0" w:color="auto"/>
            <w:bottom w:val="none" w:sz="0" w:space="0" w:color="auto"/>
            <w:right w:val="none" w:sz="0" w:space="0" w:color="auto"/>
          </w:divBdr>
        </w:div>
        <w:div w:id="931284809">
          <w:marLeft w:val="640"/>
          <w:marRight w:val="0"/>
          <w:marTop w:val="0"/>
          <w:marBottom w:val="0"/>
          <w:divBdr>
            <w:top w:val="none" w:sz="0" w:space="0" w:color="auto"/>
            <w:left w:val="none" w:sz="0" w:space="0" w:color="auto"/>
            <w:bottom w:val="none" w:sz="0" w:space="0" w:color="auto"/>
            <w:right w:val="none" w:sz="0" w:space="0" w:color="auto"/>
          </w:divBdr>
        </w:div>
        <w:div w:id="1074160829">
          <w:marLeft w:val="640"/>
          <w:marRight w:val="0"/>
          <w:marTop w:val="0"/>
          <w:marBottom w:val="0"/>
          <w:divBdr>
            <w:top w:val="none" w:sz="0" w:space="0" w:color="auto"/>
            <w:left w:val="none" w:sz="0" w:space="0" w:color="auto"/>
            <w:bottom w:val="none" w:sz="0" w:space="0" w:color="auto"/>
            <w:right w:val="none" w:sz="0" w:space="0" w:color="auto"/>
          </w:divBdr>
        </w:div>
        <w:div w:id="1321081142">
          <w:marLeft w:val="640"/>
          <w:marRight w:val="0"/>
          <w:marTop w:val="0"/>
          <w:marBottom w:val="0"/>
          <w:divBdr>
            <w:top w:val="none" w:sz="0" w:space="0" w:color="auto"/>
            <w:left w:val="none" w:sz="0" w:space="0" w:color="auto"/>
            <w:bottom w:val="none" w:sz="0" w:space="0" w:color="auto"/>
            <w:right w:val="none" w:sz="0" w:space="0" w:color="auto"/>
          </w:divBdr>
        </w:div>
        <w:div w:id="1328753530">
          <w:marLeft w:val="640"/>
          <w:marRight w:val="0"/>
          <w:marTop w:val="0"/>
          <w:marBottom w:val="0"/>
          <w:divBdr>
            <w:top w:val="none" w:sz="0" w:space="0" w:color="auto"/>
            <w:left w:val="none" w:sz="0" w:space="0" w:color="auto"/>
            <w:bottom w:val="none" w:sz="0" w:space="0" w:color="auto"/>
            <w:right w:val="none" w:sz="0" w:space="0" w:color="auto"/>
          </w:divBdr>
        </w:div>
        <w:div w:id="1410690920">
          <w:marLeft w:val="640"/>
          <w:marRight w:val="0"/>
          <w:marTop w:val="0"/>
          <w:marBottom w:val="0"/>
          <w:divBdr>
            <w:top w:val="none" w:sz="0" w:space="0" w:color="auto"/>
            <w:left w:val="none" w:sz="0" w:space="0" w:color="auto"/>
            <w:bottom w:val="none" w:sz="0" w:space="0" w:color="auto"/>
            <w:right w:val="none" w:sz="0" w:space="0" w:color="auto"/>
          </w:divBdr>
        </w:div>
        <w:div w:id="1463574305">
          <w:marLeft w:val="640"/>
          <w:marRight w:val="0"/>
          <w:marTop w:val="0"/>
          <w:marBottom w:val="0"/>
          <w:divBdr>
            <w:top w:val="none" w:sz="0" w:space="0" w:color="auto"/>
            <w:left w:val="none" w:sz="0" w:space="0" w:color="auto"/>
            <w:bottom w:val="none" w:sz="0" w:space="0" w:color="auto"/>
            <w:right w:val="none" w:sz="0" w:space="0" w:color="auto"/>
          </w:divBdr>
        </w:div>
        <w:div w:id="1574656399">
          <w:marLeft w:val="640"/>
          <w:marRight w:val="0"/>
          <w:marTop w:val="0"/>
          <w:marBottom w:val="0"/>
          <w:divBdr>
            <w:top w:val="none" w:sz="0" w:space="0" w:color="auto"/>
            <w:left w:val="none" w:sz="0" w:space="0" w:color="auto"/>
            <w:bottom w:val="none" w:sz="0" w:space="0" w:color="auto"/>
            <w:right w:val="none" w:sz="0" w:space="0" w:color="auto"/>
          </w:divBdr>
        </w:div>
        <w:div w:id="1735814973">
          <w:marLeft w:val="640"/>
          <w:marRight w:val="0"/>
          <w:marTop w:val="0"/>
          <w:marBottom w:val="0"/>
          <w:divBdr>
            <w:top w:val="none" w:sz="0" w:space="0" w:color="auto"/>
            <w:left w:val="none" w:sz="0" w:space="0" w:color="auto"/>
            <w:bottom w:val="none" w:sz="0" w:space="0" w:color="auto"/>
            <w:right w:val="none" w:sz="0" w:space="0" w:color="auto"/>
          </w:divBdr>
        </w:div>
        <w:div w:id="1793329512">
          <w:marLeft w:val="640"/>
          <w:marRight w:val="0"/>
          <w:marTop w:val="0"/>
          <w:marBottom w:val="0"/>
          <w:divBdr>
            <w:top w:val="none" w:sz="0" w:space="0" w:color="auto"/>
            <w:left w:val="none" w:sz="0" w:space="0" w:color="auto"/>
            <w:bottom w:val="none" w:sz="0" w:space="0" w:color="auto"/>
            <w:right w:val="none" w:sz="0" w:space="0" w:color="auto"/>
          </w:divBdr>
        </w:div>
        <w:div w:id="1796289321">
          <w:marLeft w:val="640"/>
          <w:marRight w:val="0"/>
          <w:marTop w:val="0"/>
          <w:marBottom w:val="0"/>
          <w:divBdr>
            <w:top w:val="none" w:sz="0" w:space="0" w:color="auto"/>
            <w:left w:val="none" w:sz="0" w:space="0" w:color="auto"/>
            <w:bottom w:val="none" w:sz="0" w:space="0" w:color="auto"/>
            <w:right w:val="none" w:sz="0" w:space="0" w:color="auto"/>
          </w:divBdr>
        </w:div>
        <w:div w:id="1801074453">
          <w:marLeft w:val="640"/>
          <w:marRight w:val="0"/>
          <w:marTop w:val="0"/>
          <w:marBottom w:val="0"/>
          <w:divBdr>
            <w:top w:val="none" w:sz="0" w:space="0" w:color="auto"/>
            <w:left w:val="none" w:sz="0" w:space="0" w:color="auto"/>
            <w:bottom w:val="none" w:sz="0" w:space="0" w:color="auto"/>
            <w:right w:val="none" w:sz="0" w:space="0" w:color="auto"/>
          </w:divBdr>
        </w:div>
        <w:div w:id="1831093056">
          <w:marLeft w:val="640"/>
          <w:marRight w:val="0"/>
          <w:marTop w:val="0"/>
          <w:marBottom w:val="0"/>
          <w:divBdr>
            <w:top w:val="none" w:sz="0" w:space="0" w:color="auto"/>
            <w:left w:val="none" w:sz="0" w:space="0" w:color="auto"/>
            <w:bottom w:val="none" w:sz="0" w:space="0" w:color="auto"/>
            <w:right w:val="none" w:sz="0" w:space="0" w:color="auto"/>
          </w:divBdr>
        </w:div>
        <w:div w:id="1870141755">
          <w:marLeft w:val="640"/>
          <w:marRight w:val="0"/>
          <w:marTop w:val="0"/>
          <w:marBottom w:val="0"/>
          <w:divBdr>
            <w:top w:val="none" w:sz="0" w:space="0" w:color="auto"/>
            <w:left w:val="none" w:sz="0" w:space="0" w:color="auto"/>
            <w:bottom w:val="none" w:sz="0" w:space="0" w:color="auto"/>
            <w:right w:val="none" w:sz="0" w:space="0" w:color="auto"/>
          </w:divBdr>
        </w:div>
        <w:div w:id="1872960586">
          <w:marLeft w:val="640"/>
          <w:marRight w:val="0"/>
          <w:marTop w:val="0"/>
          <w:marBottom w:val="0"/>
          <w:divBdr>
            <w:top w:val="none" w:sz="0" w:space="0" w:color="auto"/>
            <w:left w:val="none" w:sz="0" w:space="0" w:color="auto"/>
            <w:bottom w:val="none" w:sz="0" w:space="0" w:color="auto"/>
            <w:right w:val="none" w:sz="0" w:space="0" w:color="auto"/>
          </w:divBdr>
        </w:div>
        <w:div w:id="2016109819">
          <w:marLeft w:val="640"/>
          <w:marRight w:val="0"/>
          <w:marTop w:val="0"/>
          <w:marBottom w:val="0"/>
          <w:divBdr>
            <w:top w:val="none" w:sz="0" w:space="0" w:color="auto"/>
            <w:left w:val="none" w:sz="0" w:space="0" w:color="auto"/>
            <w:bottom w:val="none" w:sz="0" w:space="0" w:color="auto"/>
            <w:right w:val="none" w:sz="0" w:space="0" w:color="auto"/>
          </w:divBdr>
        </w:div>
        <w:div w:id="2021201795">
          <w:marLeft w:val="640"/>
          <w:marRight w:val="0"/>
          <w:marTop w:val="0"/>
          <w:marBottom w:val="0"/>
          <w:divBdr>
            <w:top w:val="none" w:sz="0" w:space="0" w:color="auto"/>
            <w:left w:val="none" w:sz="0" w:space="0" w:color="auto"/>
            <w:bottom w:val="none" w:sz="0" w:space="0" w:color="auto"/>
            <w:right w:val="none" w:sz="0" w:space="0" w:color="auto"/>
          </w:divBdr>
        </w:div>
      </w:divsChild>
    </w:div>
    <w:div w:id="739254117">
      <w:bodyDiv w:val="1"/>
      <w:marLeft w:val="0"/>
      <w:marRight w:val="0"/>
      <w:marTop w:val="0"/>
      <w:marBottom w:val="0"/>
      <w:divBdr>
        <w:top w:val="none" w:sz="0" w:space="0" w:color="auto"/>
        <w:left w:val="none" w:sz="0" w:space="0" w:color="auto"/>
        <w:bottom w:val="none" w:sz="0" w:space="0" w:color="auto"/>
        <w:right w:val="none" w:sz="0" w:space="0" w:color="auto"/>
      </w:divBdr>
      <w:divsChild>
        <w:div w:id="135806133">
          <w:marLeft w:val="640"/>
          <w:marRight w:val="0"/>
          <w:marTop w:val="0"/>
          <w:marBottom w:val="0"/>
          <w:divBdr>
            <w:top w:val="none" w:sz="0" w:space="0" w:color="auto"/>
            <w:left w:val="none" w:sz="0" w:space="0" w:color="auto"/>
            <w:bottom w:val="none" w:sz="0" w:space="0" w:color="auto"/>
            <w:right w:val="none" w:sz="0" w:space="0" w:color="auto"/>
          </w:divBdr>
        </w:div>
        <w:div w:id="187454575">
          <w:marLeft w:val="640"/>
          <w:marRight w:val="0"/>
          <w:marTop w:val="0"/>
          <w:marBottom w:val="0"/>
          <w:divBdr>
            <w:top w:val="none" w:sz="0" w:space="0" w:color="auto"/>
            <w:left w:val="none" w:sz="0" w:space="0" w:color="auto"/>
            <w:bottom w:val="none" w:sz="0" w:space="0" w:color="auto"/>
            <w:right w:val="none" w:sz="0" w:space="0" w:color="auto"/>
          </w:divBdr>
        </w:div>
        <w:div w:id="296112009">
          <w:marLeft w:val="640"/>
          <w:marRight w:val="0"/>
          <w:marTop w:val="0"/>
          <w:marBottom w:val="0"/>
          <w:divBdr>
            <w:top w:val="none" w:sz="0" w:space="0" w:color="auto"/>
            <w:left w:val="none" w:sz="0" w:space="0" w:color="auto"/>
            <w:bottom w:val="none" w:sz="0" w:space="0" w:color="auto"/>
            <w:right w:val="none" w:sz="0" w:space="0" w:color="auto"/>
          </w:divBdr>
        </w:div>
        <w:div w:id="368722634">
          <w:marLeft w:val="640"/>
          <w:marRight w:val="0"/>
          <w:marTop w:val="0"/>
          <w:marBottom w:val="0"/>
          <w:divBdr>
            <w:top w:val="none" w:sz="0" w:space="0" w:color="auto"/>
            <w:left w:val="none" w:sz="0" w:space="0" w:color="auto"/>
            <w:bottom w:val="none" w:sz="0" w:space="0" w:color="auto"/>
            <w:right w:val="none" w:sz="0" w:space="0" w:color="auto"/>
          </w:divBdr>
        </w:div>
        <w:div w:id="390925678">
          <w:marLeft w:val="640"/>
          <w:marRight w:val="0"/>
          <w:marTop w:val="0"/>
          <w:marBottom w:val="0"/>
          <w:divBdr>
            <w:top w:val="none" w:sz="0" w:space="0" w:color="auto"/>
            <w:left w:val="none" w:sz="0" w:space="0" w:color="auto"/>
            <w:bottom w:val="none" w:sz="0" w:space="0" w:color="auto"/>
            <w:right w:val="none" w:sz="0" w:space="0" w:color="auto"/>
          </w:divBdr>
        </w:div>
        <w:div w:id="421490287">
          <w:marLeft w:val="640"/>
          <w:marRight w:val="0"/>
          <w:marTop w:val="0"/>
          <w:marBottom w:val="0"/>
          <w:divBdr>
            <w:top w:val="none" w:sz="0" w:space="0" w:color="auto"/>
            <w:left w:val="none" w:sz="0" w:space="0" w:color="auto"/>
            <w:bottom w:val="none" w:sz="0" w:space="0" w:color="auto"/>
            <w:right w:val="none" w:sz="0" w:space="0" w:color="auto"/>
          </w:divBdr>
        </w:div>
        <w:div w:id="435296172">
          <w:marLeft w:val="640"/>
          <w:marRight w:val="0"/>
          <w:marTop w:val="0"/>
          <w:marBottom w:val="0"/>
          <w:divBdr>
            <w:top w:val="none" w:sz="0" w:space="0" w:color="auto"/>
            <w:left w:val="none" w:sz="0" w:space="0" w:color="auto"/>
            <w:bottom w:val="none" w:sz="0" w:space="0" w:color="auto"/>
            <w:right w:val="none" w:sz="0" w:space="0" w:color="auto"/>
          </w:divBdr>
        </w:div>
        <w:div w:id="473067383">
          <w:marLeft w:val="640"/>
          <w:marRight w:val="0"/>
          <w:marTop w:val="0"/>
          <w:marBottom w:val="0"/>
          <w:divBdr>
            <w:top w:val="none" w:sz="0" w:space="0" w:color="auto"/>
            <w:left w:val="none" w:sz="0" w:space="0" w:color="auto"/>
            <w:bottom w:val="none" w:sz="0" w:space="0" w:color="auto"/>
            <w:right w:val="none" w:sz="0" w:space="0" w:color="auto"/>
          </w:divBdr>
        </w:div>
        <w:div w:id="514656021">
          <w:marLeft w:val="640"/>
          <w:marRight w:val="0"/>
          <w:marTop w:val="0"/>
          <w:marBottom w:val="0"/>
          <w:divBdr>
            <w:top w:val="none" w:sz="0" w:space="0" w:color="auto"/>
            <w:left w:val="none" w:sz="0" w:space="0" w:color="auto"/>
            <w:bottom w:val="none" w:sz="0" w:space="0" w:color="auto"/>
            <w:right w:val="none" w:sz="0" w:space="0" w:color="auto"/>
          </w:divBdr>
        </w:div>
        <w:div w:id="566188616">
          <w:marLeft w:val="640"/>
          <w:marRight w:val="0"/>
          <w:marTop w:val="0"/>
          <w:marBottom w:val="0"/>
          <w:divBdr>
            <w:top w:val="none" w:sz="0" w:space="0" w:color="auto"/>
            <w:left w:val="none" w:sz="0" w:space="0" w:color="auto"/>
            <w:bottom w:val="none" w:sz="0" w:space="0" w:color="auto"/>
            <w:right w:val="none" w:sz="0" w:space="0" w:color="auto"/>
          </w:divBdr>
        </w:div>
        <w:div w:id="620916665">
          <w:marLeft w:val="640"/>
          <w:marRight w:val="0"/>
          <w:marTop w:val="0"/>
          <w:marBottom w:val="0"/>
          <w:divBdr>
            <w:top w:val="none" w:sz="0" w:space="0" w:color="auto"/>
            <w:left w:val="none" w:sz="0" w:space="0" w:color="auto"/>
            <w:bottom w:val="none" w:sz="0" w:space="0" w:color="auto"/>
            <w:right w:val="none" w:sz="0" w:space="0" w:color="auto"/>
          </w:divBdr>
        </w:div>
        <w:div w:id="659307061">
          <w:marLeft w:val="640"/>
          <w:marRight w:val="0"/>
          <w:marTop w:val="0"/>
          <w:marBottom w:val="0"/>
          <w:divBdr>
            <w:top w:val="none" w:sz="0" w:space="0" w:color="auto"/>
            <w:left w:val="none" w:sz="0" w:space="0" w:color="auto"/>
            <w:bottom w:val="none" w:sz="0" w:space="0" w:color="auto"/>
            <w:right w:val="none" w:sz="0" w:space="0" w:color="auto"/>
          </w:divBdr>
        </w:div>
        <w:div w:id="714818373">
          <w:marLeft w:val="640"/>
          <w:marRight w:val="0"/>
          <w:marTop w:val="0"/>
          <w:marBottom w:val="0"/>
          <w:divBdr>
            <w:top w:val="none" w:sz="0" w:space="0" w:color="auto"/>
            <w:left w:val="none" w:sz="0" w:space="0" w:color="auto"/>
            <w:bottom w:val="none" w:sz="0" w:space="0" w:color="auto"/>
            <w:right w:val="none" w:sz="0" w:space="0" w:color="auto"/>
          </w:divBdr>
        </w:div>
        <w:div w:id="750548304">
          <w:marLeft w:val="640"/>
          <w:marRight w:val="0"/>
          <w:marTop w:val="0"/>
          <w:marBottom w:val="0"/>
          <w:divBdr>
            <w:top w:val="none" w:sz="0" w:space="0" w:color="auto"/>
            <w:left w:val="none" w:sz="0" w:space="0" w:color="auto"/>
            <w:bottom w:val="none" w:sz="0" w:space="0" w:color="auto"/>
            <w:right w:val="none" w:sz="0" w:space="0" w:color="auto"/>
          </w:divBdr>
        </w:div>
        <w:div w:id="804129527">
          <w:marLeft w:val="640"/>
          <w:marRight w:val="0"/>
          <w:marTop w:val="0"/>
          <w:marBottom w:val="0"/>
          <w:divBdr>
            <w:top w:val="none" w:sz="0" w:space="0" w:color="auto"/>
            <w:left w:val="none" w:sz="0" w:space="0" w:color="auto"/>
            <w:bottom w:val="none" w:sz="0" w:space="0" w:color="auto"/>
            <w:right w:val="none" w:sz="0" w:space="0" w:color="auto"/>
          </w:divBdr>
        </w:div>
        <w:div w:id="944507904">
          <w:marLeft w:val="640"/>
          <w:marRight w:val="0"/>
          <w:marTop w:val="0"/>
          <w:marBottom w:val="0"/>
          <w:divBdr>
            <w:top w:val="none" w:sz="0" w:space="0" w:color="auto"/>
            <w:left w:val="none" w:sz="0" w:space="0" w:color="auto"/>
            <w:bottom w:val="none" w:sz="0" w:space="0" w:color="auto"/>
            <w:right w:val="none" w:sz="0" w:space="0" w:color="auto"/>
          </w:divBdr>
        </w:div>
        <w:div w:id="1049769752">
          <w:marLeft w:val="640"/>
          <w:marRight w:val="0"/>
          <w:marTop w:val="0"/>
          <w:marBottom w:val="0"/>
          <w:divBdr>
            <w:top w:val="none" w:sz="0" w:space="0" w:color="auto"/>
            <w:left w:val="none" w:sz="0" w:space="0" w:color="auto"/>
            <w:bottom w:val="none" w:sz="0" w:space="0" w:color="auto"/>
            <w:right w:val="none" w:sz="0" w:space="0" w:color="auto"/>
          </w:divBdr>
        </w:div>
        <w:div w:id="1064914527">
          <w:marLeft w:val="640"/>
          <w:marRight w:val="0"/>
          <w:marTop w:val="0"/>
          <w:marBottom w:val="0"/>
          <w:divBdr>
            <w:top w:val="none" w:sz="0" w:space="0" w:color="auto"/>
            <w:left w:val="none" w:sz="0" w:space="0" w:color="auto"/>
            <w:bottom w:val="none" w:sz="0" w:space="0" w:color="auto"/>
            <w:right w:val="none" w:sz="0" w:space="0" w:color="auto"/>
          </w:divBdr>
        </w:div>
        <w:div w:id="1066996598">
          <w:marLeft w:val="640"/>
          <w:marRight w:val="0"/>
          <w:marTop w:val="0"/>
          <w:marBottom w:val="0"/>
          <w:divBdr>
            <w:top w:val="none" w:sz="0" w:space="0" w:color="auto"/>
            <w:left w:val="none" w:sz="0" w:space="0" w:color="auto"/>
            <w:bottom w:val="none" w:sz="0" w:space="0" w:color="auto"/>
            <w:right w:val="none" w:sz="0" w:space="0" w:color="auto"/>
          </w:divBdr>
        </w:div>
        <w:div w:id="1133258226">
          <w:marLeft w:val="640"/>
          <w:marRight w:val="0"/>
          <w:marTop w:val="0"/>
          <w:marBottom w:val="0"/>
          <w:divBdr>
            <w:top w:val="none" w:sz="0" w:space="0" w:color="auto"/>
            <w:left w:val="none" w:sz="0" w:space="0" w:color="auto"/>
            <w:bottom w:val="none" w:sz="0" w:space="0" w:color="auto"/>
            <w:right w:val="none" w:sz="0" w:space="0" w:color="auto"/>
          </w:divBdr>
        </w:div>
        <w:div w:id="1257784211">
          <w:marLeft w:val="640"/>
          <w:marRight w:val="0"/>
          <w:marTop w:val="0"/>
          <w:marBottom w:val="0"/>
          <w:divBdr>
            <w:top w:val="none" w:sz="0" w:space="0" w:color="auto"/>
            <w:left w:val="none" w:sz="0" w:space="0" w:color="auto"/>
            <w:bottom w:val="none" w:sz="0" w:space="0" w:color="auto"/>
            <w:right w:val="none" w:sz="0" w:space="0" w:color="auto"/>
          </w:divBdr>
        </w:div>
        <w:div w:id="1309672004">
          <w:marLeft w:val="640"/>
          <w:marRight w:val="0"/>
          <w:marTop w:val="0"/>
          <w:marBottom w:val="0"/>
          <w:divBdr>
            <w:top w:val="none" w:sz="0" w:space="0" w:color="auto"/>
            <w:left w:val="none" w:sz="0" w:space="0" w:color="auto"/>
            <w:bottom w:val="none" w:sz="0" w:space="0" w:color="auto"/>
            <w:right w:val="none" w:sz="0" w:space="0" w:color="auto"/>
          </w:divBdr>
        </w:div>
        <w:div w:id="1466460514">
          <w:marLeft w:val="640"/>
          <w:marRight w:val="0"/>
          <w:marTop w:val="0"/>
          <w:marBottom w:val="0"/>
          <w:divBdr>
            <w:top w:val="none" w:sz="0" w:space="0" w:color="auto"/>
            <w:left w:val="none" w:sz="0" w:space="0" w:color="auto"/>
            <w:bottom w:val="none" w:sz="0" w:space="0" w:color="auto"/>
            <w:right w:val="none" w:sz="0" w:space="0" w:color="auto"/>
          </w:divBdr>
        </w:div>
        <w:div w:id="1644193827">
          <w:marLeft w:val="640"/>
          <w:marRight w:val="0"/>
          <w:marTop w:val="0"/>
          <w:marBottom w:val="0"/>
          <w:divBdr>
            <w:top w:val="none" w:sz="0" w:space="0" w:color="auto"/>
            <w:left w:val="none" w:sz="0" w:space="0" w:color="auto"/>
            <w:bottom w:val="none" w:sz="0" w:space="0" w:color="auto"/>
            <w:right w:val="none" w:sz="0" w:space="0" w:color="auto"/>
          </w:divBdr>
        </w:div>
        <w:div w:id="1649287680">
          <w:marLeft w:val="640"/>
          <w:marRight w:val="0"/>
          <w:marTop w:val="0"/>
          <w:marBottom w:val="0"/>
          <w:divBdr>
            <w:top w:val="none" w:sz="0" w:space="0" w:color="auto"/>
            <w:left w:val="none" w:sz="0" w:space="0" w:color="auto"/>
            <w:bottom w:val="none" w:sz="0" w:space="0" w:color="auto"/>
            <w:right w:val="none" w:sz="0" w:space="0" w:color="auto"/>
          </w:divBdr>
        </w:div>
        <w:div w:id="1678653167">
          <w:marLeft w:val="640"/>
          <w:marRight w:val="0"/>
          <w:marTop w:val="0"/>
          <w:marBottom w:val="0"/>
          <w:divBdr>
            <w:top w:val="none" w:sz="0" w:space="0" w:color="auto"/>
            <w:left w:val="none" w:sz="0" w:space="0" w:color="auto"/>
            <w:bottom w:val="none" w:sz="0" w:space="0" w:color="auto"/>
            <w:right w:val="none" w:sz="0" w:space="0" w:color="auto"/>
          </w:divBdr>
        </w:div>
        <w:div w:id="1732919928">
          <w:marLeft w:val="640"/>
          <w:marRight w:val="0"/>
          <w:marTop w:val="0"/>
          <w:marBottom w:val="0"/>
          <w:divBdr>
            <w:top w:val="none" w:sz="0" w:space="0" w:color="auto"/>
            <w:left w:val="none" w:sz="0" w:space="0" w:color="auto"/>
            <w:bottom w:val="none" w:sz="0" w:space="0" w:color="auto"/>
            <w:right w:val="none" w:sz="0" w:space="0" w:color="auto"/>
          </w:divBdr>
        </w:div>
        <w:div w:id="1816987364">
          <w:marLeft w:val="640"/>
          <w:marRight w:val="0"/>
          <w:marTop w:val="0"/>
          <w:marBottom w:val="0"/>
          <w:divBdr>
            <w:top w:val="none" w:sz="0" w:space="0" w:color="auto"/>
            <w:left w:val="none" w:sz="0" w:space="0" w:color="auto"/>
            <w:bottom w:val="none" w:sz="0" w:space="0" w:color="auto"/>
            <w:right w:val="none" w:sz="0" w:space="0" w:color="auto"/>
          </w:divBdr>
        </w:div>
        <w:div w:id="1946886804">
          <w:marLeft w:val="640"/>
          <w:marRight w:val="0"/>
          <w:marTop w:val="0"/>
          <w:marBottom w:val="0"/>
          <w:divBdr>
            <w:top w:val="none" w:sz="0" w:space="0" w:color="auto"/>
            <w:left w:val="none" w:sz="0" w:space="0" w:color="auto"/>
            <w:bottom w:val="none" w:sz="0" w:space="0" w:color="auto"/>
            <w:right w:val="none" w:sz="0" w:space="0" w:color="auto"/>
          </w:divBdr>
        </w:div>
        <w:div w:id="1952861391">
          <w:marLeft w:val="640"/>
          <w:marRight w:val="0"/>
          <w:marTop w:val="0"/>
          <w:marBottom w:val="0"/>
          <w:divBdr>
            <w:top w:val="none" w:sz="0" w:space="0" w:color="auto"/>
            <w:left w:val="none" w:sz="0" w:space="0" w:color="auto"/>
            <w:bottom w:val="none" w:sz="0" w:space="0" w:color="auto"/>
            <w:right w:val="none" w:sz="0" w:space="0" w:color="auto"/>
          </w:divBdr>
        </w:div>
        <w:div w:id="2070615885">
          <w:marLeft w:val="640"/>
          <w:marRight w:val="0"/>
          <w:marTop w:val="0"/>
          <w:marBottom w:val="0"/>
          <w:divBdr>
            <w:top w:val="none" w:sz="0" w:space="0" w:color="auto"/>
            <w:left w:val="none" w:sz="0" w:space="0" w:color="auto"/>
            <w:bottom w:val="none" w:sz="0" w:space="0" w:color="auto"/>
            <w:right w:val="none" w:sz="0" w:space="0" w:color="auto"/>
          </w:divBdr>
        </w:div>
        <w:div w:id="2108695779">
          <w:marLeft w:val="640"/>
          <w:marRight w:val="0"/>
          <w:marTop w:val="0"/>
          <w:marBottom w:val="0"/>
          <w:divBdr>
            <w:top w:val="none" w:sz="0" w:space="0" w:color="auto"/>
            <w:left w:val="none" w:sz="0" w:space="0" w:color="auto"/>
            <w:bottom w:val="none" w:sz="0" w:space="0" w:color="auto"/>
            <w:right w:val="none" w:sz="0" w:space="0" w:color="auto"/>
          </w:divBdr>
        </w:div>
      </w:divsChild>
    </w:div>
    <w:div w:id="740638343">
      <w:bodyDiv w:val="1"/>
      <w:marLeft w:val="0"/>
      <w:marRight w:val="0"/>
      <w:marTop w:val="0"/>
      <w:marBottom w:val="0"/>
      <w:divBdr>
        <w:top w:val="none" w:sz="0" w:space="0" w:color="auto"/>
        <w:left w:val="none" w:sz="0" w:space="0" w:color="auto"/>
        <w:bottom w:val="none" w:sz="0" w:space="0" w:color="auto"/>
        <w:right w:val="none" w:sz="0" w:space="0" w:color="auto"/>
      </w:divBdr>
      <w:divsChild>
        <w:div w:id="48236991">
          <w:marLeft w:val="640"/>
          <w:marRight w:val="0"/>
          <w:marTop w:val="0"/>
          <w:marBottom w:val="0"/>
          <w:divBdr>
            <w:top w:val="none" w:sz="0" w:space="0" w:color="auto"/>
            <w:left w:val="none" w:sz="0" w:space="0" w:color="auto"/>
            <w:bottom w:val="none" w:sz="0" w:space="0" w:color="auto"/>
            <w:right w:val="none" w:sz="0" w:space="0" w:color="auto"/>
          </w:divBdr>
        </w:div>
        <w:div w:id="55323424">
          <w:marLeft w:val="640"/>
          <w:marRight w:val="0"/>
          <w:marTop w:val="0"/>
          <w:marBottom w:val="0"/>
          <w:divBdr>
            <w:top w:val="none" w:sz="0" w:space="0" w:color="auto"/>
            <w:left w:val="none" w:sz="0" w:space="0" w:color="auto"/>
            <w:bottom w:val="none" w:sz="0" w:space="0" w:color="auto"/>
            <w:right w:val="none" w:sz="0" w:space="0" w:color="auto"/>
          </w:divBdr>
        </w:div>
        <w:div w:id="81878005">
          <w:marLeft w:val="640"/>
          <w:marRight w:val="0"/>
          <w:marTop w:val="0"/>
          <w:marBottom w:val="0"/>
          <w:divBdr>
            <w:top w:val="none" w:sz="0" w:space="0" w:color="auto"/>
            <w:left w:val="none" w:sz="0" w:space="0" w:color="auto"/>
            <w:bottom w:val="none" w:sz="0" w:space="0" w:color="auto"/>
            <w:right w:val="none" w:sz="0" w:space="0" w:color="auto"/>
          </w:divBdr>
        </w:div>
        <w:div w:id="82184520">
          <w:marLeft w:val="640"/>
          <w:marRight w:val="0"/>
          <w:marTop w:val="0"/>
          <w:marBottom w:val="0"/>
          <w:divBdr>
            <w:top w:val="none" w:sz="0" w:space="0" w:color="auto"/>
            <w:left w:val="none" w:sz="0" w:space="0" w:color="auto"/>
            <w:bottom w:val="none" w:sz="0" w:space="0" w:color="auto"/>
            <w:right w:val="none" w:sz="0" w:space="0" w:color="auto"/>
          </w:divBdr>
        </w:div>
        <w:div w:id="119614488">
          <w:marLeft w:val="640"/>
          <w:marRight w:val="0"/>
          <w:marTop w:val="0"/>
          <w:marBottom w:val="0"/>
          <w:divBdr>
            <w:top w:val="none" w:sz="0" w:space="0" w:color="auto"/>
            <w:left w:val="none" w:sz="0" w:space="0" w:color="auto"/>
            <w:bottom w:val="none" w:sz="0" w:space="0" w:color="auto"/>
            <w:right w:val="none" w:sz="0" w:space="0" w:color="auto"/>
          </w:divBdr>
        </w:div>
        <w:div w:id="182715053">
          <w:marLeft w:val="640"/>
          <w:marRight w:val="0"/>
          <w:marTop w:val="0"/>
          <w:marBottom w:val="0"/>
          <w:divBdr>
            <w:top w:val="none" w:sz="0" w:space="0" w:color="auto"/>
            <w:left w:val="none" w:sz="0" w:space="0" w:color="auto"/>
            <w:bottom w:val="none" w:sz="0" w:space="0" w:color="auto"/>
            <w:right w:val="none" w:sz="0" w:space="0" w:color="auto"/>
          </w:divBdr>
        </w:div>
        <w:div w:id="255751528">
          <w:marLeft w:val="640"/>
          <w:marRight w:val="0"/>
          <w:marTop w:val="0"/>
          <w:marBottom w:val="0"/>
          <w:divBdr>
            <w:top w:val="none" w:sz="0" w:space="0" w:color="auto"/>
            <w:left w:val="none" w:sz="0" w:space="0" w:color="auto"/>
            <w:bottom w:val="none" w:sz="0" w:space="0" w:color="auto"/>
            <w:right w:val="none" w:sz="0" w:space="0" w:color="auto"/>
          </w:divBdr>
        </w:div>
        <w:div w:id="307054908">
          <w:marLeft w:val="640"/>
          <w:marRight w:val="0"/>
          <w:marTop w:val="0"/>
          <w:marBottom w:val="0"/>
          <w:divBdr>
            <w:top w:val="none" w:sz="0" w:space="0" w:color="auto"/>
            <w:left w:val="none" w:sz="0" w:space="0" w:color="auto"/>
            <w:bottom w:val="none" w:sz="0" w:space="0" w:color="auto"/>
            <w:right w:val="none" w:sz="0" w:space="0" w:color="auto"/>
          </w:divBdr>
        </w:div>
        <w:div w:id="308288498">
          <w:marLeft w:val="640"/>
          <w:marRight w:val="0"/>
          <w:marTop w:val="0"/>
          <w:marBottom w:val="0"/>
          <w:divBdr>
            <w:top w:val="none" w:sz="0" w:space="0" w:color="auto"/>
            <w:left w:val="none" w:sz="0" w:space="0" w:color="auto"/>
            <w:bottom w:val="none" w:sz="0" w:space="0" w:color="auto"/>
            <w:right w:val="none" w:sz="0" w:space="0" w:color="auto"/>
          </w:divBdr>
        </w:div>
        <w:div w:id="317732114">
          <w:marLeft w:val="640"/>
          <w:marRight w:val="0"/>
          <w:marTop w:val="0"/>
          <w:marBottom w:val="0"/>
          <w:divBdr>
            <w:top w:val="none" w:sz="0" w:space="0" w:color="auto"/>
            <w:left w:val="none" w:sz="0" w:space="0" w:color="auto"/>
            <w:bottom w:val="none" w:sz="0" w:space="0" w:color="auto"/>
            <w:right w:val="none" w:sz="0" w:space="0" w:color="auto"/>
          </w:divBdr>
        </w:div>
        <w:div w:id="352191384">
          <w:marLeft w:val="640"/>
          <w:marRight w:val="0"/>
          <w:marTop w:val="0"/>
          <w:marBottom w:val="0"/>
          <w:divBdr>
            <w:top w:val="none" w:sz="0" w:space="0" w:color="auto"/>
            <w:left w:val="none" w:sz="0" w:space="0" w:color="auto"/>
            <w:bottom w:val="none" w:sz="0" w:space="0" w:color="auto"/>
            <w:right w:val="none" w:sz="0" w:space="0" w:color="auto"/>
          </w:divBdr>
        </w:div>
        <w:div w:id="451483405">
          <w:marLeft w:val="640"/>
          <w:marRight w:val="0"/>
          <w:marTop w:val="0"/>
          <w:marBottom w:val="0"/>
          <w:divBdr>
            <w:top w:val="none" w:sz="0" w:space="0" w:color="auto"/>
            <w:left w:val="none" w:sz="0" w:space="0" w:color="auto"/>
            <w:bottom w:val="none" w:sz="0" w:space="0" w:color="auto"/>
            <w:right w:val="none" w:sz="0" w:space="0" w:color="auto"/>
          </w:divBdr>
        </w:div>
        <w:div w:id="478959501">
          <w:marLeft w:val="640"/>
          <w:marRight w:val="0"/>
          <w:marTop w:val="0"/>
          <w:marBottom w:val="0"/>
          <w:divBdr>
            <w:top w:val="none" w:sz="0" w:space="0" w:color="auto"/>
            <w:left w:val="none" w:sz="0" w:space="0" w:color="auto"/>
            <w:bottom w:val="none" w:sz="0" w:space="0" w:color="auto"/>
            <w:right w:val="none" w:sz="0" w:space="0" w:color="auto"/>
          </w:divBdr>
        </w:div>
        <w:div w:id="510997287">
          <w:marLeft w:val="640"/>
          <w:marRight w:val="0"/>
          <w:marTop w:val="0"/>
          <w:marBottom w:val="0"/>
          <w:divBdr>
            <w:top w:val="none" w:sz="0" w:space="0" w:color="auto"/>
            <w:left w:val="none" w:sz="0" w:space="0" w:color="auto"/>
            <w:bottom w:val="none" w:sz="0" w:space="0" w:color="auto"/>
            <w:right w:val="none" w:sz="0" w:space="0" w:color="auto"/>
          </w:divBdr>
        </w:div>
        <w:div w:id="707948384">
          <w:marLeft w:val="640"/>
          <w:marRight w:val="0"/>
          <w:marTop w:val="0"/>
          <w:marBottom w:val="0"/>
          <w:divBdr>
            <w:top w:val="none" w:sz="0" w:space="0" w:color="auto"/>
            <w:left w:val="none" w:sz="0" w:space="0" w:color="auto"/>
            <w:bottom w:val="none" w:sz="0" w:space="0" w:color="auto"/>
            <w:right w:val="none" w:sz="0" w:space="0" w:color="auto"/>
          </w:divBdr>
        </w:div>
        <w:div w:id="786969205">
          <w:marLeft w:val="640"/>
          <w:marRight w:val="0"/>
          <w:marTop w:val="0"/>
          <w:marBottom w:val="0"/>
          <w:divBdr>
            <w:top w:val="none" w:sz="0" w:space="0" w:color="auto"/>
            <w:left w:val="none" w:sz="0" w:space="0" w:color="auto"/>
            <w:bottom w:val="none" w:sz="0" w:space="0" w:color="auto"/>
            <w:right w:val="none" w:sz="0" w:space="0" w:color="auto"/>
          </w:divBdr>
        </w:div>
        <w:div w:id="946548264">
          <w:marLeft w:val="640"/>
          <w:marRight w:val="0"/>
          <w:marTop w:val="0"/>
          <w:marBottom w:val="0"/>
          <w:divBdr>
            <w:top w:val="none" w:sz="0" w:space="0" w:color="auto"/>
            <w:left w:val="none" w:sz="0" w:space="0" w:color="auto"/>
            <w:bottom w:val="none" w:sz="0" w:space="0" w:color="auto"/>
            <w:right w:val="none" w:sz="0" w:space="0" w:color="auto"/>
          </w:divBdr>
        </w:div>
        <w:div w:id="962081487">
          <w:marLeft w:val="640"/>
          <w:marRight w:val="0"/>
          <w:marTop w:val="0"/>
          <w:marBottom w:val="0"/>
          <w:divBdr>
            <w:top w:val="none" w:sz="0" w:space="0" w:color="auto"/>
            <w:left w:val="none" w:sz="0" w:space="0" w:color="auto"/>
            <w:bottom w:val="none" w:sz="0" w:space="0" w:color="auto"/>
            <w:right w:val="none" w:sz="0" w:space="0" w:color="auto"/>
          </w:divBdr>
        </w:div>
        <w:div w:id="1151411559">
          <w:marLeft w:val="640"/>
          <w:marRight w:val="0"/>
          <w:marTop w:val="0"/>
          <w:marBottom w:val="0"/>
          <w:divBdr>
            <w:top w:val="none" w:sz="0" w:space="0" w:color="auto"/>
            <w:left w:val="none" w:sz="0" w:space="0" w:color="auto"/>
            <w:bottom w:val="none" w:sz="0" w:space="0" w:color="auto"/>
            <w:right w:val="none" w:sz="0" w:space="0" w:color="auto"/>
          </w:divBdr>
        </w:div>
        <w:div w:id="1187333616">
          <w:marLeft w:val="640"/>
          <w:marRight w:val="0"/>
          <w:marTop w:val="0"/>
          <w:marBottom w:val="0"/>
          <w:divBdr>
            <w:top w:val="none" w:sz="0" w:space="0" w:color="auto"/>
            <w:left w:val="none" w:sz="0" w:space="0" w:color="auto"/>
            <w:bottom w:val="none" w:sz="0" w:space="0" w:color="auto"/>
            <w:right w:val="none" w:sz="0" w:space="0" w:color="auto"/>
          </w:divBdr>
        </w:div>
        <w:div w:id="1210412002">
          <w:marLeft w:val="640"/>
          <w:marRight w:val="0"/>
          <w:marTop w:val="0"/>
          <w:marBottom w:val="0"/>
          <w:divBdr>
            <w:top w:val="none" w:sz="0" w:space="0" w:color="auto"/>
            <w:left w:val="none" w:sz="0" w:space="0" w:color="auto"/>
            <w:bottom w:val="none" w:sz="0" w:space="0" w:color="auto"/>
            <w:right w:val="none" w:sz="0" w:space="0" w:color="auto"/>
          </w:divBdr>
        </w:div>
        <w:div w:id="1253776293">
          <w:marLeft w:val="640"/>
          <w:marRight w:val="0"/>
          <w:marTop w:val="0"/>
          <w:marBottom w:val="0"/>
          <w:divBdr>
            <w:top w:val="none" w:sz="0" w:space="0" w:color="auto"/>
            <w:left w:val="none" w:sz="0" w:space="0" w:color="auto"/>
            <w:bottom w:val="none" w:sz="0" w:space="0" w:color="auto"/>
            <w:right w:val="none" w:sz="0" w:space="0" w:color="auto"/>
          </w:divBdr>
        </w:div>
        <w:div w:id="1280725210">
          <w:marLeft w:val="640"/>
          <w:marRight w:val="0"/>
          <w:marTop w:val="0"/>
          <w:marBottom w:val="0"/>
          <w:divBdr>
            <w:top w:val="none" w:sz="0" w:space="0" w:color="auto"/>
            <w:left w:val="none" w:sz="0" w:space="0" w:color="auto"/>
            <w:bottom w:val="none" w:sz="0" w:space="0" w:color="auto"/>
            <w:right w:val="none" w:sz="0" w:space="0" w:color="auto"/>
          </w:divBdr>
        </w:div>
        <w:div w:id="1322614502">
          <w:marLeft w:val="640"/>
          <w:marRight w:val="0"/>
          <w:marTop w:val="0"/>
          <w:marBottom w:val="0"/>
          <w:divBdr>
            <w:top w:val="none" w:sz="0" w:space="0" w:color="auto"/>
            <w:left w:val="none" w:sz="0" w:space="0" w:color="auto"/>
            <w:bottom w:val="none" w:sz="0" w:space="0" w:color="auto"/>
            <w:right w:val="none" w:sz="0" w:space="0" w:color="auto"/>
          </w:divBdr>
        </w:div>
        <w:div w:id="1406342336">
          <w:marLeft w:val="640"/>
          <w:marRight w:val="0"/>
          <w:marTop w:val="0"/>
          <w:marBottom w:val="0"/>
          <w:divBdr>
            <w:top w:val="none" w:sz="0" w:space="0" w:color="auto"/>
            <w:left w:val="none" w:sz="0" w:space="0" w:color="auto"/>
            <w:bottom w:val="none" w:sz="0" w:space="0" w:color="auto"/>
            <w:right w:val="none" w:sz="0" w:space="0" w:color="auto"/>
          </w:divBdr>
        </w:div>
        <w:div w:id="1425374563">
          <w:marLeft w:val="640"/>
          <w:marRight w:val="0"/>
          <w:marTop w:val="0"/>
          <w:marBottom w:val="0"/>
          <w:divBdr>
            <w:top w:val="none" w:sz="0" w:space="0" w:color="auto"/>
            <w:left w:val="none" w:sz="0" w:space="0" w:color="auto"/>
            <w:bottom w:val="none" w:sz="0" w:space="0" w:color="auto"/>
            <w:right w:val="none" w:sz="0" w:space="0" w:color="auto"/>
          </w:divBdr>
        </w:div>
        <w:div w:id="1471747116">
          <w:marLeft w:val="640"/>
          <w:marRight w:val="0"/>
          <w:marTop w:val="0"/>
          <w:marBottom w:val="0"/>
          <w:divBdr>
            <w:top w:val="none" w:sz="0" w:space="0" w:color="auto"/>
            <w:left w:val="none" w:sz="0" w:space="0" w:color="auto"/>
            <w:bottom w:val="none" w:sz="0" w:space="0" w:color="auto"/>
            <w:right w:val="none" w:sz="0" w:space="0" w:color="auto"/>
          </w:divBdr>
        </w:div>
        <w:div w:id="1493911624">
          <w:marLeft w:val="640"/>
          <w:marRight w:val="0"/>
          <w:marTop w:val="0"/>
          <w:marBottom w:val="0"/>
          <w:divBdr>
            <w:top w:val="none" w:sz="0" w:space="0" w:color="auto"/>
            <w:left w:val="none" w:sz="0" w:space="0" w:color="auto"/>
            <w:bottom w:val="none" w:sz="0" w:space="0" w:color="auto"/>
            <w:right w:val="none" w:sz="0" w:space="0" w:color="auto"/>
          </w:divBdr>
        </w:div>
        <w:div w:id="1563179807">
          <w:marLeft w:val="640"/>
          <w:marRight w:val="0"/>
          <w:marTop w:val="0"/>
          <w:marBottom w:val="0"/>
          <w:divBdr>
            <w:top w:val="none" w:sz="0" w:space="0" w:color="auto"/>
            <w:left w:val="none" w:sz="0" w:space="0" w:color="auto"/>
            <w:bottom w:val="none" w:sz="0" w:space="0" w:color="auto"/>
            <w:right w:val="none" w:sz="0" w:space="0" w:color="auto"/>
          </w:divBdr>
        </w:div>
        <w:div w:id="1616935819">
          <w:marLeft w:val="640"/>
          <w:marRight w:val="0"/>
          <w:marTop w:val="0"/>
          <w:marBottom w:val="0"/>
          <w:divBdr>
            <w:top w:val="none" w:sz="0" w:space="0" w:color="auto"/>
            <w:left w:val="none" w:sz="0" w:space="0" w:color="auto"/>
            <w:bottom w:val="none" w:sz="0" w:space="0" w:color="auto"/>
            <w:right w:val="none" w:sz="0" w:space="0" w:color="auto"/>
          </w:divBdr>
        </w:div>
        <w:div w:id="1664162631">
          <w:marLeft w:val="640"/>
          <w:marRight w:val="0"/>
          <w:marTop w:val="0"/>
          <w:marBottom w:val="0"/>
          <w:divBdr>
            <w:top w:val="none" w:sz="0" w:space="0" w:color="auto"/>
            <w:left w:val="none" w:sz="0" w:space="0" w:color="auto"/>
            <w:bottom w:val="none" w:sz="0" w:space="0" w:color="auto"/>
            <w:right w:val="none" w:sz="0" w:space="0" w:color="auto"/>
          </w:divBdr>
        </w:div>
        <w:div w:id="1722707808">
          <w:marLeft w:val="640"/>
          <w:marRight w:val="0"/>
          <w:marTop w:val="0"/>
          <w:marBottom w:val="0"/>
          <w:divBdr>
            <w:top w:val="none" w:sz="0" w:space="0" w:color="auto"/>
            <w:left w:val="none" w:sz="0" w:space="0" w:color="auto"/>
            <w:bottom w:val="none" w:sz="0" w:space="0" w:color="auto"/>
            <w:right w:val="none" w:sz="0" w:space="0" w:color="auto"/>
          </w:divBdr>
        </w:div>
        <w:div w:id="1777483407">
          <w:marLeft w:val="640"/>
          <w:marRight w:val="0"/>
          <w:marTop w:val="0"/>
          <w:marBottom w:val="0"/>
          <w:divBdr>
            <w:top w:val="none" w:sz="0" w:space="0" w:color="auto"/>
            <w:left w:val="none" w:sz="0" w:space="0" w:color="auto"/>
            <w:bottom w:val="none" w:sz="0" w:space="0" w:color="auto"/>
            <w:right w:val="none" w:sz="0" w:space="0" w:color="auto"/>
          </w:divBdr>
        </w:div>
        <w:div w:id="1779830647">
          <w:marLeft w:val="640"/>
          <w:marRight w:val="0"/>
          <w:marTop w:val="0"/>
          <w:marBottom w:val="0"/>
          <w:divBdr>
            <w:top w:val="none" w:sz="0" w:space="0" w:color="auto"/>
            <w:left w:val="none" w:sz="0" w:space="0" w:color="auto"/>
            <w:bottom w:val="none" w:sz="0" w:space="0" w:color="auto"/>
            <w:right w:val="none" w:sz="0" w:space="0" w:color="auto"/>
          </w:divBdr>
        </w:div>
        <w:div w:id="1829252232">
          <w:marLeft w:val="640"/>
          <w:marRight w:val="0"/>
          <w:marTop w:val="0"/>
          <w:marBottom w:val="0"/>
          <w:divBdr>
            <w:top w:val="none" w:sz="0" w:space="0" w:color="auto"/>
            <w:left w:val="none" w:sz="0" w:space="0" w:color="auto"/>
            <w:bottom w:val="none" w:sz="0" w:space="0" w:color="auto"/>
            <w:right w:val="none" w:sz="0" w:space="0" w:color="auto"/>
          </w:divBdr>
        </w:div>
        <w:div w:id="1870025099">
          <w:marLeft w:val="640"/>
          <w:marRight w:val="0"/>
          <w:marTop w:val="0"/>
          <w:marBottom w:val="0"/>
          <w:divBdr>
            <w:top w:val="none" w:sz="0" w:space="0" w:color="auto"/>
            <w:left w:val="none" w:sz="0" w:space="0" w:color="auto"/>
            <w:bottom w:val="none" w:sz="0" w:space="0" w:color="auto"/>
            <w:right w:val="none" w:sz="0" w:space="0" w:color="auto"/>
          </w:divBdr>
        </w:div>
        <w:div w:id="1919366607">
          <w:marLeft w:val="640"/>
          <w:marRight w:val="0"/>
          <w:marTop w:val="0"/>
          <w:marBottom w:val="0"/>
          <w:divBdr>
            <w:top w:val="none" w:sz="0" w:space="0" w:color="auto"/>
            <w:left w:val="none" w:sz="0" w:space="0" w:color="auto"/>
            <w:bottom w:val="none" w:sz="0" w:space="0" w:color="auto"/>
            <w:right w:val="none" w:sz="0" w:space="0" w:color="auto"/>
          </w:divBdr>
        </w:div>
        <w:div w:id="1920940068">
          <w:marLeft w:val="640"/>
          <w:marRight w:val="0"/>
          <w:marTop w:val="0"/>
          <w:marBottom w:val="0"/>
          <w:divBdr>
            <w:top w:val="none" w:sz="0" w:space="0" w:color="auto"/>
            <w:left w:val="none" w:sz="0" w:space="0" w:color="auto"/>
            <w:bottom w:val="none" w:sz="0" w:space="0" w:color="auto"/>
            <w:right w:val="none" w:sz="0" w:space="0" w:color="auto"/>
          </w:divBdr>
        </w:div>
        <w:div w:id="1976254861">
          <w:marLeft w:val="640"/>
          <w:marRight w:val="0"/>
          <w:marTop w:val="0"/>
          <w:marBottom w:val="0"/>
          <w:divBdr>
            <w:top w:val="none" w:sz="0" w:space="0" w:color="auto"/>
            <w:left w:val="none" w:sz="0" w:space="0" w:color="auto"/>
            <w:bottom w:val="none" w:sz="0" w:space="0" w:color="auto"/>
            <w:right w:val="none" w:sz="0" w:space="0" w:color="auto"/>
          </w:divBdr>
        </w:div>
        <w:div w:id="1982811356">
          <w:marLeft w:val="640"/>
          <w:marRight w:val="0"/>
          <w:marTop w:val="0"/>
          <w:marBottom w:val="0"/>
          <w:divBdr>
            <w:top w:val="none" w:sz="0" w:space="0" w:color="auto"/>
            <w:left w:val="none" w:sz="0" w:space="0" w:color="auto"/>
            <w:bottom w:val="none" w:sz="0" w:space="0" w:color="auto"/>
            <w:right w:val="none" w:sz="0" w:space="0" w:color="auto"/>
          </w:divBdr>
        </w:div>
        <w:div w:id="2052880008">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55223">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850484961">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sChild>
    </w:div>
    <w:div w:id="774177639">
      <w:bodyDiv w:val="1"/>
      <w:marLeft w:val="0"/>
      <w:marRight w:val="0"/>
      <w:marTop w:val="0"/>
      <w:marBottom w:val="0"/>
      <w:divBdr>
        <w:top w:val="none" w:sz="0" w:space="0" w:color="auto"/>
        <w:left w:val="none" w:sz="0" w:space="0" w:color="auto"/>
        <w:bottom w:val="none" w:sz="0" w:space="0" w:color="auto"/>
        <w:right w:val="none" w:sz="0" w:space="0" w:color="auto"/>
      </w:divBdr>
      <w:divsChild>
        <w:div w:id="73016634">
          <w:marLeft w:val="640"/>
          <w:marRight w:val="0"/>
          <w:marTop w:val="0"/>
          <w:marBottom w:val="0"/>
          <w:divBdr>
            <w:top w:val="none" w:sz="0" w:space="0" w:color="auto"/>
            <w:left w:val="none" w:sz="0" w:space="0" w:color="auto"/>
            <w:bottom w:val="none" w:sz="0" w:space="0" w:color="auto"/>
            <w:right w:val="none" w:sz="0" w:space="0" w:color="auto"/>
          </w:divBdr>
        </w:div>
        <w:div w:id="93601428">
          <w:marLeft w:val="640"/>
          <w:marRight w:val="0"/>
          <w:marTop w:val="0"/>
          <w:marBottom w:val="0"/>
          <w:divBdr>
            <w:top w:val="none" w:sz="0" w:space="0" w:color="auto"/>
            <w:left w:val="none" w:sz="0" w:space="0" w:color="auto"/>
            <w:bottom w:val="none" w:sz="0" w:space="0" w:color="auto"/>
            <w:right w:val="none" w:sz="0" w:space="0" w:color="auto"/>
          </w:divBdr>
        </w:div>
        <w:div w:id="269170097">
          <w:marLeft w:val="640"/>
          <w:marRight w:val="0"/>
          <w:marTop w:val="0"/>
          <w:marBottom w:val="0"/>
          <w:divBdr>
            <w:top w:val="none" w:sz="0" w:space="0" w:color="auto"/>
            <w:left w:val="none" w:sz="0" w:space="0" w:color="auto"/>
            <w:bottom w:val="none" w:sz="0" w:space="0" w:color="auto"/>
            <w:right w:val="none" w:sz="0" w:space="0" w:color="auto"/>
          </w:divBdr>
        </w:div>
        <w:div w:id="329986929">
          <w:marLeft w:val="640"/>
          <w:marRight w:val="0"/>
          <w:marTop w:val="0"/>
          <w:marBottom w:val="0"/>
          <w:divBdr>
            <w:top w:val="none" w:sz="0" w:space="0" w:color="auto"/>
            <w:left w:val="none" w:sz="0" w:space="0" w:color="auto"/>
            <w:bottom w:val="none" w:sz="0" w:space="0" w:color="auto"/>
            <w:right w:val="none" w:sz="0" w:space="0" w:color="auto"/>
          </w:divBdr>
        </w:div>
        <w:div w:id="503325894">
          <w:marLeft w:val="640"/>
          <w:marRight w:val="0"/>
          <w:marTop w:val="0"/>
          <w:marBottom w:val="0"/>
          <w:divBdr>
            <w:top w:val="none" w:sz="0" w:space="0" w:color="auto"/>
            <w:left w:val="none" w:sz="0" w:space="0" w:color="auto"/>
            <w:bottom w:val="none" w:sz="0" w:space="0" w:color="auto"/>
            <w:right w:val="none" w:sz="0" w:space="0" w:color="auto"/>
          </w:divBdr>
        </w:div>
        <w:div w:id="550968668">
          <w:marLeft w:val="640"/>
          <w:marRight w:val="0"/>
          <w:marTop w:val="0"/>
          <w:marBottom w:val="0"/>
          <w:divBdr>
            <w:top w:val="none" w:sz="0" w:space="0" w:color="auto"/>
            <w:left w:val="none" w:sz="0" w:space="0" w:color="auto"/>
            <w:bottom w:val="none" w:sz="0" w:space="0" w:color="auto"/>
            <w:right w:val="none" w:sz="0" w:space="0" w:color="auto"/>
          </w:divBdr>
        </w:div>
        <w:div w:id="620114524">
          <w:marLeft w:val="640"/>
          <w:marRight w:val="0"/>
          <w:marTop w:val="0"/>
          <w:marBottom w:val="0"/>
          <w:divBdr>
            <w:top w:val="none" w:sz="0" w:space="0" w:color="auto"/>
            <w:left w:val="none" w:sz="0" w:space="0" w:color="auto"/>
            <w:bottom w:val="none" w:sz="0" w:space="0" w:color="auto"/>
            <w:right w:val="none" w:sz="0" w:space="0" w:color="auto"/>
          </w:divBdr>
        </w:div>
        <w:div w:id="638877566">
          <w:marLeft w:val="640"/>
          <w:marRight w:val="0"/>
          <w:marTop w:val="0"/>
          <w:marBottom w:val="0"/>
          <w:divBdr>
            <w:top w:val="none" w:sz="0" w:space="0" w:color="auto"/>
            <w:left w:val="none" w:sz="0" w:space="0" w:color="auto"/>
            <w:bottom w:val="none" w:sz="0" w:space="0" w:color="auto"/>
            <w:right w:val="none" w:sz="0" w:space="0" w:color="auto"/>
          </w:divBdr>
        </w:div>
        <w:div w:id="731123859">
          <w:marLeft w:val="640"/>
          <w:marRight w:val="0"/>
          <w:marTop w:val="0"/>
          <w:marBottom w:val="0"/>
          <w:divBdr>
            <w:top w:val="none" w:sz="0" w:space="0" w:color="auto"/>
            <w:left w:val="none" w:sz="0" w:space="0" w:color="auto"/>
            <w:bottom w:val="none" w:sz="0" w:space="0" w:color="auto"/>
            <w:right w:val="none" w:sz="0" w:space="0" w:color="auto"/>
          </w:divBdr>
        </w:div>
        <w:div w:id="772437085">
          <w:marLeft w:val="640"/>
          <w:marRight w:val="0"/>
          <w:marTop w:val="0"/>
          <w:marBottom w:val="0"/>
          <w:divBdr>
            <w:top w:val="none" w:sz="0" w:space="0" w:color="auto"/>
            <w:left w:val="none" w:sz="0" w:space="0" w:color="auto"/>
            <w:bottom w:val="none" w:sz="0" w:space="0" w:color="auto"/>
            <w:right w:val="none" w:sz="0" w:space="0" w:color="auto"/>
          </w:divBdr>
        </w:div>
        <w:div w:id="808669301">
          <w:marLeft w:val="640"/>
          <w:marRight w:val="0"/>
          <w:marTop w:val="0"/>
          <w:marBottom w:val="0"/>
          <w:divBdr>
            <w:top w:val="none" w:sz="0" w:space="0" w:color="auto"/>
            <w:left w:val="none" w:sz="0" w:space="0" w:color="auto"/>
            <w:bottom w:val="none" w:sz="0" w:space="0" w:color="auto"/>
            <w:right w:val="none" w:sz="0" w:space="0" w:color="auto"/>
          </w:divBdr>
        </w:div>
        <w:div w:id="930311021">
          <w:marLeft w:val="640"/>
          <w:marRight w:val="0"/>
          <w:marTop w:val="0"/>
          <w:marBottom w:val="0"/>
          <w:divBdr>
            <w:top w:val="none" w:sz="0" w:space="0" w:color="auto"/>
            <w:left w:val="none" w:sz="0" w:space="0" w:color="auto"/>
            <w:bottom w:val="none" w:sz="0" w:space="0" w:color="auto"/>
            <w:right w:val="none" w:sz="0" w:space="0" w:color="auto"/>
          </w:divBdr>
        </w:div>
        <w:div w:id="945498811">
          <w:marLeft w:val="640"/>
          <w:marRight w:val="0"/>
          <w:marTop w:val="0"/>
          <w:marBottom w:val="0"/>
          <w:divBdr>
            <w:top w:val="none" w:sz="0" w:space="0" w:color="auto"/>
            <w:left w:val="none" w:sz="0" w:space="0" w:color="auto"/>
            <w:bottom w:val="none" w:sz="0" w:space="0" w:color="auto"/>
            <w:right w:val="none" w:sz="0" w:space="0" w:color="auto"/>
          </w:divBdr>
        </w:div>
        <w:div w:id="1072119041">
          <w:marLeft w:val="640"/>
          <w:marRight w:val="0"/>
          <w:marTop w:val="0"/>
          <w:marBottom w:val="0"/>
          <w:divBdr>
            <w:top w:val="none" w:sz="0" w:space="0" w:color="auto"/>
            <w:left w:val="none" w:sz="0" w:space="0" w:color="auto"/>
            <w:bottom w:val="none" w:sz="0" w:space="0" w:color="auto"/>
            <w:right w:val="none" w:sz="0" w:space="0" w:color="auto"/>
          </w:divBdr>
        </w:div>
        <w:div w:id="1125588546">
          <w:marLeft w:val="640"/>
          <w:marRight w:val="0"/>
          <w:marTop w:val="0"/>
          <w:marBottom w:val="0"/>
          <w:divBdr>
            <w:top w:val="none" w:sz="0" w:space="0" w:color="auto"/>
            <w:left w:val="none" w:sz="0" w:space="0" w:color="auto"/>
            <w:bottom w:val="none" w:sz="0" w:space="0" w:color="auto"/>
            <w:right w:val="none" w:sz="0" w:space="0" w:color="auto"/>
          </w:divBdr>
        </w:div>
        <w:div w:id="1287156624">
          <w:marLeft w:val="640"/>
          <w:marRight w:val="0"/>
          <w:marTop w:val="0"/>
          <w:marBottom w:val="0"/>
          <w:divBdr>
            <w:top w:val="none" w:sz="0" w:space="0" w:color="auto"/>
            <w:left w:val="none" w:sz="0" w:space="0" w:color="auto"/>
            <w:bottom w:val="none" w:sz="0" w:space="0" w:color="auto"/>
            <w:right w:val="none" w:sz="0" w:space="0" w:color="auto"/>
          </w:divBdr>
        </w:div>
        <w:div w:id="1482841841">
          <w:marLeft w:val="640"/>
          <w:marRight w:val="0"/>
          <w:marTop w:val="0"/>
          <w:marBottom w:val="0"/>
          <w:divBdr>
            <w:top w:val="none" w:sz="0" w:space="0" w:color="auto"/>
            <w:left w:val="none" w:sz="0" w:space="0" w:color="auto"/>
            <w:bottom w:val="none" w:sz="0" w:space="0" w:color="auto"/>
            <w:right w:val="none" w:sz="0" w:space="0" w:color="auto"/>
          </w:divBdr>
        </w:div>
        <w:div w:id="1540119180">
          <w:marLeft w:val="640"/>
          <w:marRight w:val="0"/>
          <w:marTop w:val="0"/>
          <w:marBottom w:val="0"/>
          <w:divBdr>
            <w:top w:val="none" w:sz="0" w:space="0" w:color="auto"/>
            <w:left w:val="none" w:sz="0" w:space="0" w:color="auto"/>
            <w:bottom w:val="none" w:sz="0" w:space="0" w:color="auto"/>
            <w:right w:val="none" w:sz="0" w:space="0" w:color="auto"/>
          </w:divBdr>
        </w:div>
        <w:div w:id="1580753672">
          <w:marLeft w:val="640"/>
          <w:marRight w:val="0"/>
          <w:marTop w:val="0"/>
          <w:marBottom w:val="0"/>
          <w:divBdr>
            <w:top w:val="none" w:sz="0" w:space="0" w:color="auto"/>
            <w:left w:val="none" w:sz="0" w:space="0" w:color="auto"/>
            <w:bottom w:val="none" w:sz="0" w:space="0" w:color="auto"/>
            <w:right w:val="none" w:sz="0" w:space="0" w:color="auto"/>
          </w:divBdr>
        </w:div>
        <w:div w:id="1604536360">
          <w:marLeft w:val="640"/>
          <w:marRight w:val="0"/>
          <w:marTop w:val="0"/>
          <w:marBottom w:val="0"/>
          <w:divBdr>
            <w:top w:val="none" w:sz="0" w:space="0" w:color="auto"/>
            <w:left w:val="none" w:sz="0" w:space="0" w:color="auto"/>
            <w:bottom w:val="none" w:sz="0" w:space="0" w:color="auto"/>
            <w:right w:val="none" w:sz="0" w:space="0" w:color="auto"/>
          </w:divBdr>
        </w:div>
        <w:div w:id="1705717925">
          <w:marLeft w:val="640"/>
          <w:marRight w:val="0"/>
          <w:marTop w:val="0"/>
          <w:marBottom w:val="0"/>
          <w:divBdr>
            <w:top w:val="none" w:sz="0" w:space="0" w:color="auto"/>
            <w:left w:val="none" w:sz="0" w:space="0" w:color="auto"/>
            <w:bottom w:val="none" w:sz="0" w:space="0" w:color="auto"/>
            <w:right w:val="none" w:sz="0" w:space="0" w:color="auto"/>
          </w:divBdr>
        </w:div>
        <w:div w:id="1716275621">
          <w:marLeft w:val="640"/>
          <w:marRight w:val="0"/>
          <w:marTop w:val="0"/>
          <w:marBottom w:val="0"/>
          <w:divBdr>
            <w:top w:val="none" w:sz="0" w:space="0" w:color="auto"/>
            <w:left w:val="none" w:sz="0" w:space="0" w:color="auto"/>
            <w:bottom w:val="none" w:sz="0" w:space="0" w:color="auto"/>
            <w:right w:val="none" w:sz="0" w:space="0" w:color="auto"/>
          </w:divBdr>
        </w:div>
        <w:div w:id="1870869642">
          <w:marLeft w:val="640"/>
          <w:marRight w:val="0"/>
          <w:marTop w:val="0"/>
          <w:marBottom w:val="0"/>
          <w:divBdr>
            <w:top w:val="none" w:sz="0" w:space="0" w:color="auto"/>
            <w:left w:val="none" w:sz="0" w:space="0" w:color="auto"/>
            <w:bottom w:val="none" w:sz="0" w:space="0" w:color="auto"/>
            <w:right w:val="none" w:sz="0" w:space="0" w:color="auto"/>
          </w:divBdr>
        </w:div>
        <w:div w:id="1897205561">
          <w:marLeft w:val="640"/>
          <w:marRight w:val="0"/>
          <w:marTop w:val="0"/>
          <w:marBottom w:val="0"/>
          <w:divBdr>
            <w:top w:val="none" w:sz="0" w:space="0" w:color="auto"/>
            <w:left w:val="none" w:sz="0" w:space="0" w:color="auto"/>
            <w:bottom w:val="none" w:sz="0" w:space="0" w:color="auto"/>
            <w:right w:val="none" w:sz="0" w:space="0" w:color="auto"/>
          </w:divBdr>
        </w:div>
        <w:div w:id="2020425778">
          <w:marLeft w:val="640"/>
          <w:marRight w:val="0"/>
          <w:marTop w:val="0"/>
          <w:marBottom w:val="0"/>
          <w:divBdr>
            <w:top w:val="none" w:sz="0" w:space="0" w:color="auto"/>
            <w:left w:val="none" w:sz="0" w:space="0" w:color="auto"/>
            <w:bottom w:val="none" w:sz="0" w:space="0" w:color="auto"/>
            <w:right w:val="none" w:sz="0" w:space="0" w:color="auto"/>
          </w:divBdr>
        </w:div>
        <w:div w:id="2131045502">
          <w:marLeft w:val="640"/>
          <w:marRight w:val="0"/>
          <w:marTop w:val="0"/>
          <w:marBottom w:val="0"/>
          <w:divBdr>
            <w:top w:val="none" w:sz="0" w:space="0" w:color="auto"/>
            <w:left w:val="none" w:sz="0" w:space="0" w:color="auto"/>
            <w:bottom w:val="none" w:sz="0" w:space="0" w:color="auto"/>
            <w:right w:val="none" w:sz="0" w:space="0" w:color="auto"/>
          </w:divBdr>
        </w:div>
      </w:divsChild>
    </w:div>
    <w:div w:id="802506431">
      <w:bodyDiv w:val="1"/>
      <w:marLeft w:val="0"/>
      <w:marRight w:val="0"/>
      <w:marTop w:val="0"/>
      <w:marBottom w:val="0"/>
      <w:divBdr>
        <w:top w:val="none" w:sz="0" w:space="0" w:color="auto"/>
        <w:left w:val="none" w:sz="0" w:space="0" w:color="auto"/>
        <w:bottom w:val="none" w:sz="0" w:space="0" w:color="auto"/>
        <w:right w:val="none" w:sz="0" w:space="0" w:color="auto"/>
      </w:divBdr>
      <w:divsChild>
        <w:div w:id="24451826">
          <w:marLeft w:val="640"/>
          <w:marRight w:val="0"/>
          <w:marTop w:val="0"/>
          <w:marBottom w:val="0"/>
          <w:divBdr>
            <w:top w:val="none" w:sz="0" w:space="0" w:color="auto"/>
            <w:left w:val="none" w:sz="0" w:space="0" w:color="auto"/>
            <w:bottom w:val="none" w:sz="0" w:space="0" w:color="auto"/>
            <w:right w:val="none" w:sz="0" w:space="0" w:color="auto"/>
          </w:divBdr>
        </w:div>
        <w:div w:id="36781587">
          <w:marLeft w:val="640"/>
          <w:marRight w:val="0"/>
          <w:marTop w:val="0"/>
          <w:marBottom w:val="0"/>
          <w:divBdr>
            <w:top w:val="none" w:sz="0" w:space="0" w:color="auto"/>
            <w:left w:val="none" w:sz="0" w:space="0" w:color="auto"/>
            <w:bottom w:val="none" w:sz="0" w:space="0" w:color="auto"/>
            <w:right w:val="none" w:sz="0" w:space="0" w:color="auto"/>
          </w:divBdr>
        </w:div>
        <w:div w:id="54092176">
          <w:marLeft w:val="640"/>
          <w:marRight w:val="0"/>
          <w:marTop w:val="0"/>
          <w:marBottom w:val="0"/>
          <w:divBdr>
            <w:top w:val="none" w:sz="0" w:space="0" w:color="auto"/>
            <w:left w:val="none" w:sz="0" w:space="0" w:color="auto"/>
            <w:bottom w:val="none" w:sz="0" w:space="0" w:color="auto"/>
            <w:right w:val="none" w:sz="0" w:space="0" w:color="auto"/>
          </w:divBdr>
        </w:div>
        <w:div w:id="196549075">
          <w:marLeft w:val="640"/>
          <w:marRight w:val="0"/>
          <w:marTop w:val="0"/>
          <w:marBottom w:val="0"/>
          <w:divBdr>
            <w:top w:val="none" w:sz="0" w:space="0" w:color="auto"/>
            <w:left w:val="none" w:sz="0" w:space="0" w:color="auto"/>
            <w:bottom w:val="none" w:sz="0" w:space="0" w:color="auto"/>
            <w:right w:val="none" w:sz="0" w:space="0" w:color="auto"/>
          </w:divBdr>
        </w:div>
        <w:div w:id="218789213">
          <w:marLeft w:val="640"/>
          <w:marRight w:val="0"/>
          <w:marTop w:val="0"/>
          <w:marBottom w:val="0"/>
          <w:divBdr>
            <w:top w:val="none" w:sz="0" w:space="0" w:color="auto"/>
            <w:left w:val="none" w:sz="0" w:space="0" w:color="auto"/>
            <w:bottom w:val="none" w:sz="0" w:space="0" w:color="auto"/>
            <w:right w:val="none" w:sz="0" w:space="0" w:color="auto"/>
          </w:divBdr>
        </w:div>
        <w:div w:id="331496324">
          <w:marLeft w:val="640"/>
          <w:marRight w:val="0"/>
          <w:marTop w:val="0"/>
          <w:marBottom w:val="0"/>
          <w:divBdr>
            <w:top w:val="none" w:sz="0" w:space="0" w:color="auto"/>
            <w:left w:val="none" w:sz="0" w:space="0" w:color="auto"/>
            <w:bottom w:val="none" w:sz="0" w:space="0" w:color="auto"/>
            <w:right w:val="none" w:sz="0" w:space="0" w:color="auto"/>
          </w:divBdr>
        </w:div>
        <w:div w:id="331953285">
          <w:marLeft w:val="640"/>
          <w:marRight w:val="0"/>
          <w:marTop w:val="0"/>
          <w:marBottom w:val="0"/>
          <w:divBdr>
            <w:top w:val="none" w:sz="0" w:space="0" w:color="auto"/>
            <w:left w:val="none" w:sz="0" w:space="0" w:color="auto"/>
            <w:bottom w:val="none" w:sz="0" w:space="0" w:color="auto"/>
            <w:right w:val="none" w:sz="0" w:space="0" w:color="auto"/>
          </w:divBdr>
        </w:div>
        <w:div w:id="473567693">
          <w:marLeft w:val="640"/>
          <w:marRight w:val="0"/>
          <w:marTop w:val="0"/>
          <w:marBottom w:val="0"/>
          <w:divBdr>
            <w:top w:val="none" w:sz="0" w:space="0" w:color="auto"/>
            <w:left w:val="none" w:sz="0" w:space="0" w:color="auto"/>
            <w:bottom w:val="none" w:sz="0" w:space="0" w:color="auto"/>
            <w:right w:val="none" w:sz="0" w:space="0" w:color="auto"/>
          </w:divBdr>
        </w:div>
        <w:div w:id="474571538">
          <w:marLeft w:val="640"/>
          <w:marRight w:val="0"/>
          <w:marTop w:val="0"/>
          <w:marBottom w:val="0"/>
          <w:divBdr>
            <w:top w:val="none" w:sz="0" w:space="0" w:color="auto"/>
            <w:left w:val="none" w:sz="0" w:space="0" w:color="auto"/>
            <w:bottom w:val="none" w:sz="0" w:space="0" w:color="auto"/>
            <w:right w:val="none" w:sz="0" w:space="0" w:color="auto"/>
          </w:divBdr>
        </w:div>
        <w:div w:id="555628416">
          <w:marLeft w:val="640"/>
          <w:marRight w:val="0"/>
          <w:marTop w:val="0"/>
          <w:marBottom w:val="0"/>
          <w:divBdr>
            <w:top w:val="none" w:sz="0" w:space="0" w:color="auto"/>
            <w:left w:val="none" w:sz="0" w:space="0" w:color="auto"/>
            <w:bottom w:val="none" w:sz="0" w:space="0" w:color="auto"/>
            <w:right w:val="none" w:sz="0" w:space="0" w:color="auto"/>
          </w:divBdr>
        </w:div>
        <w:div w:id="615252133">
          <w:marLeft w:val="640"/>
          <w:marRight w:val="0"/>
          <w:marTop w:val="0"/>
          <w:marBottom w:val="0"/>
          <w:divBdr>
            <w:top w:val="none" w:sz="0" w:space="0" w:color="auto"/>
            <w:left w:val="none" w:sz="0" w:space="0" w:color="auto"/>
            <w:bottom w:val="none" w:sz="0" w:space="0" w:color="auto"/>
            <w:right w:val="none" w:sz="0" w:space="0" w:color="auto"/>
          </w:divBdr>
        </w:div>
        <w:div w:id="662241296">
          <w:marLeft w:val="640"/>
          <w:marRight w:val="0"/>
          <w:marTop w:val="0"/>
          <w:marBottom w:val="0"/>
          <w:divBdr>
            <w:top w:val="none" w:sz="0" w:space="0" w:color="auto"/>
            <w:left w:val="none" w:sz="0" w:space="0" w:color="auto"/>
            <w:bottom w:val="none" w:sz="0" w:space="0" w:color="auto"/>
            <w:right w:val="none" w:sz="0" w:space="0" w:color="auto"/>
          </w:divBdr>
        </w:div>
        <w:div w:id="756436993">
          <w:marLeft w:val="640"/>
          <w:marRight w:val="0"/>
          <w:marTop w:val="0"/>
          <w:marBottom w:val="0"/>
          <w:divBdr>
            <w:top w:val="none" w:sz="0" w:space="0" w:color="auto"/>
            <w:left w:val="none" w:sz="0" w:space="0" w:color="auto"/>
            <w:bottom w:val="none" w:sz="0" w:space="0" w:color="auto"/>
            <w:right w:val="none" w:sz="0" w:space="0" w:color="auto"/>
          </w:divBdr>
        </w:div>
        <w:div w:id="793980468">
          <w:marLeft w:val="640"/>
          <w:marRight w:val="0"/>
          <w:marTop w:val="0"/>
          <w:marBottom w:val="0"/>
          <w:divBdr>
            <w:top w:val="none" w:sz="0" w:space="0" w:color="auto"/>
            <w:left w:val="none" w:sz="0" w:space="0" w:color="auto"/>
            <w:bottom w:val="none" w:sz="0" w:space="0" w:color="auto"/>
            <w:right w:val="none" w:sz="0" w:space="0" w:color="auto"/>
          </w:divBdr>
        </w:div>
        <w:div w:id="827550448">
          <w:marLeft w:val="640"/>
          <w:marRight w:val="0"/>
          <w:marTop w:val="0"/>
          <w:marBottom w:val="0"/>
          <w:divBdr>
            <w:top w:val="none" w:sz="0" w:space="0" w:color="auto"/>
            <w:left w:val="none" w:sz="0" w:space="0" w:color="auto"/>
            <w:bottom w:val="none" w:sz="0" w:space="0" w:color="auto"/>
            <w:right w:val="none" w:sz="0" w:space="0" w:color="auto"/>
          </w:divBdr>
        </w:div>
        <w:div w:id="1002274093">
          <w:marLeft w:val="640"/>
          <w:marRight w:val="0"/>
          <w:marTop w:val="0"/>
          <w:marBottom w:val="0"/>
          <w:divBdr>
            <w:top w:val="none" w:sz="0" w:space="0" w:color="auto"/>
            <w:left w:val="none" w:sz="0" w:space="0" w:color="auto"/>
            <w:bottom w:val="none" w:sz="0" w:space="0" w:color="auto"/>
            <w:right w:val="none" w:sz="0" w:space="0" w:color="auto"/>
          </w:divBdr>
        </w:div>
        <w:div w:id="1034885599">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240291189">
          <w:marLeft w:val="640"/>
          <w:marRight w:val="0"/>
          <w:marTop w:val="0"/>
          <w:marBottom w:val="0"/>
          <w:divBdr>
            <w:top w:val="none" w:sz="0" w:space="0" w:color="auto"/>
            <w:left w:val="none" w:sz="0" w:space="0" w:color="auto"/>
            <w:bottom w:val="none" w:sz="0" w:space="0" w:color="auto"/>
            <w:right w:val="none" w:sz="0" w:space="0" w:color="auto"/>
          </w:divBdr>
        </w:div>
        <w:div w:id="1427191571">
          <w:marLeft w:val="640"/>
          <w:marRight w:val="0"/>
          <w:marTop w:val="0"/>
          <w:marBottom w:val="0"/>
          <w:divBdr>
            <w:top w:val="none" w:sz="0" w:space="0" w:color="auto"/>
            <w:left w:val="none" w:sz="0" w:space="0" w:color="auto"/>
            <w:bottom w:val="none" w:sz="0" w:space="0" w:color="auto"/>
            <w:right w:val="none" w:sz="0" w:space="0" w:color="auto"/>
          </w:divBdr>
        </w:div>
        <w:div w:id="1548491300">
          <w:marLeft w:val="640"/>
          <w:marRight w:val="0"/>
          <w:marTop w:val="0"/>
          <w:marBottom w:val="0"/>
          <w:divBdr>
            <w:top w:val="none" w:sz="0" w:space="0" w:color="auto"/>
            <w:left w:val="none" w:sz="0" w:space="0" w:color="auto"/>
            <w:bottom w:val="none" w:sz="0" w:space="0" w:color="auto"/>
            <w:right w:val="none" w:sz="0" w:space="0" w:color="auto"/>
          </w:divBdr>
        </w:div>
        <w:div w:id="1629817074">
          <w:marLeft w:val="640"/>
          <w:marRight w:val="0"/>
          <w:marTop w:val="0"/>
          <w:marBottom w:val="0"/>
          <w:divBdr>
            <w:top w:val="none" w:sz="0" w:space="0" w:color="auto"/>
            <w:left w:val="none" w:sz="0" w:space="0" w:color="auto"/>
            <w:bottom w:val="none" w:sz="0" w:space="0" w:color="auto"/>
            <w:right w:val="none" w:sz="0" w:space="0" w:color="auto"/>
          </w:divBdr>
        </w:div>
        <w:div w:id="1655573537">
          <w:marLeft w:val="640"/>
          <w:marRight w:val="0"/>
          <w:marTop w:val="0"/>
          <w:marBottom w:val="0"/>
          <w:divBdr>
            <w:top w:val="none" w:sz="0" w:space="0" w:color="auto"/>
            <w:left w:val="none" w:sz="0" w:space="0" w:color="auto"/>
            <w:bottom w:val="none" w:sz="0" w:space="0" w:color="auto"/>
            <w:right w:val="none" w:sz="0" w:space="0" w:color="auto"/>
          </w:divBdr>
        </w:div>
        <w:div w:id="1673793494">
          <w:marLeft w:val="640"/>
          <w:marRight w:val="0"/>
          <w:marTop w:val="0"/>
          <w:marBottom w:val="0"/>
          <w:divBdr>
            <w:top w:val="none" w:sz="0" w:space="0" w:color="auto"/>
            <w:left w:val="none" w:sz="0" w:space="0" w:color="auto"/>
            <w:bottom w:val="none" w:sz="0" w:space="0" w:color="auto"/>
            <w:right w:val="none" w:sz="0" w:space="0" w:color="auto"/>
          </w:divBdr>
        </w:div>
        <w:div w:id="1885407814">
          <w:marLeft w:val="640"/>
          <w:marRight w:val="0"/>
          <w:marTop w:val="0"/>
          <w:marBottom w:val="0"/>
          <w:divBdr>
            <w:top w:val="none" w:sz="0" w:space="0" w:color="auto"/>
            <w:left w:val="none" w:sz="0" w:space="0" w:color="auto"/>
            <w:bottom w:val="none" w:sz="0" w:space="0" w:color="auto"/>
            <w:right w:val="none" w:sz="0" w:space="0" w:color="auto"/>
          </w:divBdr>
        </w:div>
        <w:div w:id="1916471376">
          <w:marLeft w:val="640"/>
          <w:marRight w:val="0"/>
          <w:marTop w:val="0"/>
          <w:marBottom w:val="0"/>
          <w:divBdr>
            <w:top w:val="none" w:sz="0" w:space="0" w:color="auto"/>
            <w:left w:val="none" w:sz="0" w:space="0" w:color="auto"/>
            <w:bottom w:val="none" w:sz="0" w:space="0" w:color="auto"/>
            <w:right w:val="none" w:sz="0" w:space="0" w:color="auto"/>
          </w:divBdr>
        </w:div>
        <w:div w:id="1977376052">
          <w:marLeft w:val="640"/>
          <w:marRight w:val="0"/>
          <w:marTop w:val="0"/>
          <w:marBottom w:val="0"/>
          <w:divBdr>
            <w:top w:val="none" w:sz="0" w:space="0" w:color="auto"/>
            <w:left w:val="none" w:sz="0" w:space="0" w:color="auto"/>
            <w:bottom w:val="none" w:sz="0" w:space="0" w:color="auto"/>
            <w:right w:val="none" w:sz="0" w:space="0" w:color="auto"/>
          </w:divBdr>
        </w:div>
        <w:div w:id="1985236927">
          <w:marLeft w:val="640"/>
          <w:marRight w:val="0"/>
          <w:marTop w:val="0"/>
          <w:marBottom w:val="0"/>
          <w:divBdr>
            <w:top w:val="none" w:sz="0" w:space="0" w:color="auto"/>
            <w:left w:val="none" w:sz="0" w:space="0" w:color="auto"/>
            <w:bottom w:val="none" w:sz="0" w:space="0" w:color="auto"/>
            <w:right w:val="none" w:sz="0" w:space="0" w:color="auto"/>
          </w:divBdr>
        </w:div>
        <w:div w:id="2011132920">
          <w:marLeft w:val="640"/>
          <w:marRight w:val="0"/>
          <w:marTop w:val="0"/>
          <w:marBottom w:val="0"/>
          <w:divBdr>
            <w:top w:val="none" w:sz="0" w:space="0" w:color="auto"/>
            <w:left w:val="none" w:sz="0" w:space="0" w:color="auto"/>
            <w:bottom w:val="none" w:sz="0" w:space="0" w:color="auto"/>
            <w:right w:val="none" w:sz="0" w:space="0" w:color="auto"/>
          </w:divBdr>
        </w:div>
        <w:div w:id="2142112131">
          <w:marLeft w:val="640"/>
          <w:marRight w:val="0"/>
          <w:marTop w:val="0"/>
          <w:marBottom w:val="0"/>
          <w:divBdr>
            <w:top w:val="none" w:sz="0" w:space="0" w:color="auto"/>
            <w:left w:val="none" w:sz="0" w:space="0" w:color="auto"/>
            <w:bottom w:val="none" w:sz="0" w:space="0" w:color="auto"/>
            <w:right w:val="none" w:sz="0" w:space="0" w:color="auto"/>
          </w:divBdr>
        </w:div>
      </w:divsChild>
    </w:div>
    <w:div w:id="827134836">
      <w:bodyDiv w:val="1"/>
      <w:marLeft w:val="0"/>
      <w:marRight w:val="0"/>
      <w:marTop w:val="0"/>
      <w:marBottom w:val="0"/>
      <w:divBdr>
        <w:top w:val="none" w:sz="0" w:space="0" w:color="auto"/>
        <w:left w:val="none" w:sz="0" w:space="0" w:color="auto"/>
        <w:bottom w:val="none" w:sz="0" w:space="0" w:color="auto"/>
        <w:right w:val="none" w:sz="0" w:space="0" w:color="auto"/>
      </w:divBdr>
      <w:divsChild>
        <w:div w:id="29961004">
          <w:marLeft w:val="640"/>
          <w:marRight w:val="0"/>
          <w:marTop w:val="0"/>
          <w:marBottom w:val="0"/>
          <w:divBdr>
            <w:top w:val="none" w:sz="0" w:space="0" w:color="auto"/>
            <w:left w:val="none" w:sz="0" w:space="0" w:color="auto"/>
            <w:bottom w:val="none" w:sz="0" w:space="0" w:color="auto"/>
            <w:right w:val="none" w:sz="0" w:space="0" w:color="auto"/>
          </w:divBdr>
        </w:div>
        <w:div w:id="104276107">
          <w:marLeft w:val="640"/>
          <w:marRight w:val="0"/>
          <w:marTop w:val="0"/>
          <w:marBottom w:val="0"/>
          <w:divBdr>
            <w:top w:val="none" w:sz="0" w:space="0" w:color="auto"/>
            <w:left w:val="none" w:sz="0" w:space="0" w:color="auto"/>
            <w:bottom w:val="none" w:sz="0" w:space="0" w:color="auto"/>
            <w:right w:val="none" w:sz="0" w:space="0" w:color="auto"/>
          </w:divBdr>
        </w:div>
        <w:div w:id="127746521">
          <w:marLeft w:val="640"/>
          <w:marRight w:val="0"/>
          <w:marTop w:val="0"/>
          <w:marBottom w:val="0"/>
          <w:divBdr>
            <w:top w:val="none" w:sz="0" w:space="0" w:color="auto"/>
            <w:left w:val="none" w:sz="0" w:space="0" w:color="auto"/>
            <w:bottom w:val="none" w:sz="0" w:space="0" w:color="auto"/>
            <w:right w:val="none" w:sz="0" w:space="0" w:color="auto"/>
          </w:divBdr>
        </w:div>
        <w:div w:id="159666063">
          <w:marLeft w:val="640"/>
          <w:marRight w:val="0"/>
          <w:marTop w:val="0"/>
          <w:marBottom w:val="0"/>
          <w:divBdr>
            <w:top w:val="none" w:sz="0" w:space="0" w:color="auto"/>
            <w:left w:val="none" w:sz="0" w:space="0" w:color="auto"/>
            <w:bottom w:val="none" w:sz="0" w:space="0" w:color="auto"/>
            <w:right w:val="none" w:sz="0" w:space="0" w:color="auto"/>
          </w:divBdr>
        </w:div>
        <w:div w:id="197938873">
          <w:marLeft w:val="640"/>
          <w:marRight w:val="0"/>
          <w:marTop w:val="0"/>
          <w:marBottom w:val="0"/>
          <w:divBdr>
            <w:top w:val="none" w:sz="0" w:space="0" w:color="auto"/>
            <w:left w:val="none" w:sz="0" w:space="0" w:color="auto"/>
            <w:bottom w:val="none" w:sz="0" w:space="0" w:color="auto"/>
            <w:right w:val="none" w:sz="0" w:space="0" w:color="auto"/>
          </w:divBdr>
        </w:div>
        <w:div w:id="234628199">
          <w:marLeft w:val="640"/>
          <w:marRight w:val="0"/>
          <w:marTop w:val="0"/>
          <w:marBottom w:val="0"/>
          <w:divBdr>
            <w:top w:val="none" w:sz="0" w:space="0" w:color="auto"/>
            <w:left w:val="none" w:sz="0" w:space="0" w:color="auto"/>
            <w:bottom w:val="none" w:sz="0" w:space="0" w:color="auto"/>
            <w:right w:val="none" w:sz="0" w:space="0" w:color="auto"/>
          </w:divBdr>
        </w:div>
        <w:div w:id="241526613">
          <w:marLeft w:val="640"/>
          <w:marRight w:val="0"/>
          <w:marTop w:val="0"/>
          <w:marBottom w:val="0"/>
          <w:divBdr>
            <w:top w:val="none" w:sz="0" w:space="0" w:color="auto"/>
            <w:left w:val="none" w:sz="0" w:space="0" w:color="auto"/>
            <w:bottom w:val="none" w:sz="0" w:space="0" w:color="auto"/>
            <w:right w:val="none" w:sz="0" w:space="0" w:color="auto"/>
          </w:divBdr>
        </w:div>
        <w:div w:id="302464479">
          <w:marLeft w:val="640"/>
          <w:marRight w:val="0"/>
          <w:marTop w:val="0"/>
          <w:marBottom w:val="0"/>
          <w:divBdr>
            <w:top w:val="none" w:sz="0" w:space="0" w:color="auto"/>
            <w:left w:val="none" w:sz="0" w:space="0" w:color="auto"/>
            <w:bottom w:val="none" w:sz="0" w:space="0" w:color="auto"/>
            <w:right w:val="none" w:sz="0" w:space="0" w:color="auto"/>
          </w:divBdr>
        </w:div>
        <w:div w:id="412122882">
          <w:marLeft w:val="640"/>
          <w:marRight w:val="0"/>
          <w:marTop w:val="0"/>
          <w:marBottom w:val="0"/>
          <w:divBdr>
            <w:top w:val="none" w:sz="0" w:space="0" w:color="auto"/>
            <w:left w:val="none" w:sz="0" w:space="0" w:color="auto"/>
            <w:bottom w:val="none" w:sz="0" w:space="0" w:color="auto"/>
            <w:right w:val="none" w:sz="0" w:space="0" w:color="auto"/>
          </w:divBdr>
        </w:div>
        <w:div w:id="439951854">
          <w:marLeft w:val="640"/>
          <w:marRight w:val="0"/>
          <w:marTop w:val="0"/>
          <w:marBottom w:val="0"/>
          <w:divBdr>
            <w:top w:val="none" w:sz="0" w:space="0" w:color="auto"/>
            <w:left w:val="none" w:sz="0" w:space="0" w:color="auto"/>
            <w:bottom w:val="none" w:sz="0" w:space="0" w:color="auto"/>
            <w:right w:val="none" w:sz="0" w:space="0" w:color="auto"/>
          </w:divBdr>
        </w:div>
        <w:div w:id="463231296">
          <w:marLeft w:val="640"/>
          <w:marRight w:val="0"/>
          <w:marTop w:val="0"/>
          <w:marBottom w:val="0"/>
          <w:divBdr>
            <w:top w:val="none" w:sz="0" w:space="0" w:color="auto"/>
            <w:left w:val="none" w:sz="0" w:space="0" w:color="auto"/>
            <w:bottom w:val="none" w:sz="0" w:space="0" w:color="auto"/>
            <w:right w:val="none" w:sz="0" w:space="0" w:color="auto"/>
          </w:divBdr>
        </w:div>
        <w:div w:id="550071953">
          <w:marLeft w:val="640"/>
          <w:marRight w:val="0"/>
          <w:marTop w:val="0"/>
          <w:marBottom w:val="0"/>
          <w:divBdr>
            <w:top w:val="none" w:sz="0" w:space="0" w:color="auto"/>
            <w:left w:val="none" w:sz="0" w:space="0" w:color="auto"/>
            <w:bottom w:val="none" w:sz="0" w:space="0" w:color="auto"/>
            <w:right w:val="none" w:sz="0" w:space="0" w:color="auto"/>
          </w:divBdr>
        </w:div>
        <w:div w:id="720177768">
          <w:marLeft w:val="640"/>
          <w:marRight w:val="0"/>
          <w:marTop w:val="0"/>
          <w:marBottom w:val="0"/>
          <w:divBdr>
            <w:top w:val="none" w:sz="0" w:space="0" w:color="auto"/>
            <w:left w:val="none" w:sz="0" w:space="0" w:color="auto"/>
            <w:bottom w:val="none" w:sz="0" w:space="0" w:color="auto"/>
            <w:right w:val="none" w:sz="0" w:space="0" w:color="auto"/>
          </w:divBdr>
        </w:div>
        <w:div w:id="724255372">
          <w:marLeft w:val="640"/>
          <w:marRight w:val="0"/>
          <w:marTop w:val="0"/>
          <w:marBottom w:val="0"/>
          <w:divBdr>
            <w:top w:val="none" w:sz="0" w:space="0" w:color="auto"/>
            <w:left w:val="none" w:sz="0" w:space="0" w:color="auto"/>
            <w:bottom w:val="none" w:sz="0" w:space="0" w:color="auto"/>
            <w:right w:val="none" w:sz="0" w:space="0" w:color="auto"/>
          </w:divBdr>
        </w:div>
        <w:div w:id="766729066">
          <w:marLeft w:val="640"/>
          <w:marRight w:val="0"/>
          <w:marTop w:val="0"/>
          <w:marBottom w:val="0"/>
          <w:divBdr>
            <w:top w:val="none" w:sz="0" w:space="0" w:color="auto"/>
            <w:left w:val="none" w:sz="0" w:space="0" w:color="auto"/>
            <w:bottom w:val="none" w:sz="0" w:space="0" w:color="auto"/>
            <w:right w:val="none" w:sz="0" w:space="0" w:color="auto"/>
          </w:divBdr>
        </w:div>
        <w:div w:id="767851895">
          <w:marLeft w:val="640"/>
          <w:marRight w:val="0"/>
          <w:marTop w:val="0"/>
          <w:marBottom w:val="0"/>
          <w:divBdr>
            <w:top w:val="none" w:sz="0" w:space="0" w:color="auto"/>
            <w:left w:val="none" w:sz="0" w:space="0" w:color="auto"/>
            <w:bottom w:val="none" w:sz="0" w:space="0" w:color="auto"/>
            <w:right w:val="none" w:sz="0" w:space="0" w:color="auto"/>
          </w:divBdr>
        </w:div>
        <w:div w:id="808129578">
          <w:marLeft w:val="640"/>
          <w:marRight w:val="0"/>
          <w:marTop w:val="0"/>
          <w:marBottom w:val="0"/>
          <w:divBdr>
            <w:top w:val="none" w:sz="0" w:space="0" w:color="auto"/>
            <w:left w:val="none" w:sz="0" w:space="0" w:color="auto"/>
            <w:bottom w:val="none" w:sz="0" w:space="0" w:color="auto"/>
            <w:right w:val="none" w:sz="0" w:space="0" w:color="auto"/>
          </w:divBdr>
        </w:div>
        <w:div w:id="880018315">
          <w:marLeft w:val="640"/>
          <w:marRight w:val="0"/>
          <w:marTop w:val="0"/>
          <w:marBottom w:val="0"/>
          <w:divBdr>
            <w:top w:val="none" w:sz="0" w:space="0" w:color="auto"/>
            <w:left w:val="none" w:sz="0" w:space="0" w:color="auto"/>
            <w:bottom w:val="none" w:sz="0" w:space="0" w:color="auto"/>
            <w:right w:val="none" w:sz="0" w:space="0" w:color="auto"/>
          </w:divBdr>
        </w:div>
        <w:div w:id="960451655">
          <w:marLeft w:val="640"/>
          <w:marRight w:val="0"/>
          <w:marTop w:val="0"/>
          <w:marBottom w:val="0"/>
          <w:divBdr>
            <w:top w:val="none" w:sz="0" w:space="0" w:color="auto"/>
            <w:left w:val="none" w:sz="0" w:space="0" w:color="auto"/>
            <w:bottom w:val="none" w:sz="0" w:space="0" w:color="auto"/>
            <w:right w:val="none" w:sz="0" w:space="0" w:color="auto"/>
          </w:divBdr>
        </w:div>
        <w:div w:id="1028065148">
          <w:marLeft w:val="640"/>
          <w:marRight w:val="0"/>
          <w:marTop w:val="0"/>
          <w:marBottom w:val="0"/>
          <w:divBdr>
            <w:top w:val="none" w:sz="0" w:space="0" w:color="auto"/>
            <w:left w:val="none" w:sz="0" w:space="0" w:color="auto"/>
            <w:bottom w:val="none" w:sz="0" w:space="0" w:color="auto"/>
            <w:right w:val="none" w:sz="0" w:space="0" w:color="auto"/>
          </w:divBdr>
        </w:div>
        <w:div w:id="1084256308">
          <w:marLeft w:val="640"/>
          <w:marRight w:val="0"/>
          <w:marTop w:val="0"/>
          <w:marBottom w:val="0"/>
          <w:divBdr>
            <w:top w:val="none" w:sz="0" w:space="0" w:color="auto"/>
            <w:left w:val="none" w:sz="0" w:space="0" w:color="auto"/>
            <w:bottom w:val="none" w:sz="0" w:space="0" w:color="auto"/>
            <w:right w:val="none" w:sz="0" w:space="0" w:color="auto"/>
          </w:divBdr>
        </w:div>
        <w:div w:id="1107699258">
          <w:marLeft w:val="640"/>
          <w:marRight w:val="0"/>
          <w:marTop w:val="0"/>
          <w:marBottom w:val="0"/>
          <w:divBdr>
            <w:top w:val="none" w:sz="0" w:space="0" w:color="auto"/>
            <w:left w:val="none" w:sz="0" w:space="0" w:color="auto"/>
            <w:bottom w:val="none" w:sz="0" w:space="0" w:color="auto"/>
            <w:right w:val="none" w:sz="0" w:space="0" w:color="auto"/>
          </w:divBdr>
        </w:div>
        <w:div w:id="1162425984">
          <w:marLeft w:val="640"/>
          <w:marRight w:val="0"/>
          <w:marTop w:val="0"/>
          <w:marBottom w:val="0"/>
          <w:divBdr>
            <w:top w:val="none" w:sz="0" w:space="0" w:color="auto"/>
            <w:left w:val="none" w:sz="0" w:space="0" w:color="auto"/>
            <w:bottom w:val="none" w:sz="0" w:space="0" w:color="auto"/>
            <w:right w:val="none" w:sz="0" w:space="0" w:color="auto"/>
          </w:divBdr>
        </w:div>
        <w:div w:id="1167524863">
          <w:marLeft w:val="640"/>
          <w:marRight w:val="0"/>
          <w:marTop w:val="0"/>
          <w:marBottom w:val="0"/>
          <w:divBdr>
            <w:top w:val="none" w:sz="0" w:space="0" w:color="auto"/>
            <w:left w:val="none" w:sz="0" w:space="0" w:color="auto"/>
            <w:bottom w:val="none" w:sz="0" w:space="0" w:color="auto"/>
            <w:right w:val="none" w:sz="0" w:space="0" w:color="auto"/>
          </w:divBdr>
        </w:div>
        <w:div w:id="1204363752">
          <w:marLeft w:val="640"/>
          <w:marRight w:val="0"/>
          <w:marTop w:val="0"/>
          <w:marBottom w:val="0"/>
          <w:divBdr>
            <w:top w:val="none" w:sz="0" w:space="0" w:color="auto"/>
            <w:left w:val="none" w:sz="0" w:space="0" w:color="auto"/>
            <w:bottom w:val="none" w:sz="0" w:space="0" w:color="auto"/>
            <w:right w:val="none" w:sz="0" w:space="0" w:color="auto"/>
          </w:divBdr>
        </w:div>
        <w:div w:id="1206410761">
          <w:marLeft w:val="640"/>
          <w:marRight w:val="0"/>
          <w:marTop w:val="0"/>
          <w:marBottom w:val="0"/>
          <w:divBdr>
            <w:top w:val="none" w:sz="0" w:space="0" w:color="auto"/>
            <w:left w:val="none" w:sz="0" w:space="0" w:color="auto"/>
            <w:bottom w:val="none" w:sz="0" w:space="0" w:color="auto"/>
            <w:right w:val="none" w:sz="0" w:space="0" w:color="auto"/>
          </w:divBdr>
        </w:div>
        <w:div w:id="1240825792">
          <w:marLeft w:val="640"/>
          <w:marRight w:val="0"/>
          <w:marTop w:val="0"/>
          <w:marBottom w:val="0"/>
          <w:divBdr>
            <w:top w:val="none" w:sz="0" w:space="0" w:color="auto"/>
            <w:left w:val="none" w:sz="0" w:space="0" w:color="auto"/>
            <w:bottom w:val="none" w:sz="0" w:space="0" w:color="auto"/>
            <w:right w:val="none" w:sz="0" w:space="0" w:color="auto"/>
          </w:divBdr>
        </w:div>
        <w:div w:id="1358388010">
          <w:marLeft w:val="640"/>
          <w:marRight w:val="0"/>
          <w:marTop w:val="0"/>
          <w:marBottom w:val="0"/>
          <w:divBdr>
            <w:top w:val="none" w:sz="0" w:space="0" w:color="auto"/>
            <w:left w:val="none" w:sz="0" w:space="0" w:color="auto"/>
            <w:bottom w:val="none" w:sz="0" w:space="0" w:color="auto"/>
            <w:right w:val="none" w:sz="0" w:space="0" w:color="auto"/>
          </w:divBdr>
        </w:div>
        <w:div w:id="1397976784">
          <w:marLeft w:val="640"/>
          <w:marRight w:val="0"/>
          <w:marTop w:val="0"/>
          <w:marBottom w:val="0"/>
          <w:divBdr>
            <w:top w:val="none" w:sz="0" w:space="0" w:color="auto"/>
            <w:left w:val="none" w:sz="0" w:space="0" w:color="auto"/>
            <w:bottom w:val="none" w:sz="0" w:space="0" w:color="auto"/>
            <w:right w:val="none" w:sz="0" w:space="0" w:color="auto"/>
          </w:divBdr>
        </w:div>
        <w:div w:id="1401561705">
          <w:marLeft w:val="640"/>
          <w:marRight w:val="0"/>
          <w:marTop w:val="0"/>
          <w:marBottom w:val="0"/>
          <w:divBdr>
            <w:top w:val="none" w:sz="0" w:space="0" w:color="auto"/>
            <w:left w:val="none" w:sz="0" w:space="0" w:color="auto"/>
            <w:bottom w:val="none" w:sz="0" w:space="0" w:color="auto"/>
            <w:right w:val="none" w:sz="0" w:space="0" w:color="auto"/>
          </w:divBdr>
        </w:div>
        <w:div w:id="1501234550">
          <w:marLeft w:val="640"/>
          <w:marRight w:val="0"/>
          <w:marTop w:val="0"/>
          <w:marBottom w:val="0"/>
          <w:divBdr>
            <w:top w:val="none" w:sz="0" w:space="0" w:color="auto"/>
            <w:left w:val="none" w:sz="0" w:space="0" w:color="auto"/>
            <w:bottom w:val="none" w:sz="0" w:space="0" w:color="auto"/>
            <w:right w:val="none" w:sz="0" w:space="0" w:color="auto"/>
          </w:divBdr>
        </w:div>
        <w:div w:id="1502355143">
          <w:marLeft w:val="640"/>
          <w:marRight w:val="0"/>
          <w:marTop w:val="0"/>
          <w:marBottom w:val="0"/>
          <w:divBdr>
            <w:top w:val="none" w:sz="0" w:space="0" w:color="auto"/>
            <w:left w:val="none" w:sz="0" w:space="0" w:color="auto"/>
            <w:bottom w:val="none" w:sz="0" w:space="0" w:color="auto"/>
            <w:right w:val="none" w:sz="0" w:space="0" w:color="auto"/>
          </w:divBdr>
        </w:div>
        <w:div w:id="1572736191">
          <w:marLeft w:val="640"/>
          <w:marRight w:val="0"/>
          <w:marTop w:val="0"/>
          <w:marBottom w:val="0"/>
          <w:divBdr>
            <w:top w:val="none" w:sz="0" w:space="0" w:color="auto"/>
            <w:left w:val="none" w:sz="0" w:space="0" w:color="auto"/>
            <w:bottom w:val="none" w:sz="0" w:space="0" w:color="auto"/>
            <w:right w:val="none" w:sz="0" w:space="0" w:color="auto"/>
          </w:divBdr>
        </w:div>
        <w:div w:id="1674528930">
          <w:marLeft w:val="640"/>
          <w:marRight w:val="0"/>
          <w:marTop w:val="0"/>
          <w:marBottom w:val="0"/>
          <w:divBdr>
            <w:top w:val="none" w:sz="0" w:space="0" w:color="auto"/>
            <w:left w:val="none" w:sz="0" w:space="0" w:color="auto"/>
            <w:bottom w:val="none" w:sz="0" w:space="0" w:color="auto"/>
            <w:right w:val="none" w:sz="0" w:space="0" w:color="auto"/>
          </w:divBdr>
        </w:div>
        <w:div w:id="1693916035">
          <w:marLeft w:val="640"/>
          <w:marRight w:val="0"/>
          <w:marTop w:val="0"/>
          <w:marBottom w:val="0"/>
          <w:divBdr>
            <w:top w:val="none" w:sz="0" w:space="0" w:color="auto"/>
            <w:left w:val="none" w:sz="0" w:space="0" w:color="auto"/>
            <w:bottom w:val="none" w:sz="0" w:space="0" w:color="auto"/>
            <w:right w:val="none" w:sz="0" w:space="0" w:color="auto"/>
          </w:divBdr>
        </w:div>
        <w:div w:id="1833138840">
          <w:marLeft w:val="640"/>
          <w:marRight w:val="0"/>
          <w:marTop w:val="0"/>
          <w:marBottom w:val="0"/>
          <w:divBdr>
            <w:top w:val="none" w:sz="0" w:space="0" w:color="auto"/>
            <w:left w:val="none" w:sz="0" w:space="0" w:color="auto"/>
            <w:bottom w:val="none" w:sz="0" w:space="0" w:color="auto"/>
            <w:right w:val="none" w:sz="0" w:space="0" w:color="auto"/>
          </w:divBdr>
        </w:div>
        <w:div w:id="1837720828">
          <w:marLeft w:val="640"/>
          <w:marRight w:val="0"/>
          <w:marTop w:val="0"/>
          <w:marBottom w:val="0"/>
          <w:divBdr>
            <w:top w:val="none" w:sz="0" w:space="0" w:color="auto"/>
            <w:left w:val="none" w:sz="0" w:space="0" w:color="auto"/>
            <w:bottom w:val="none" w:sz="0" w:space="0" w:color="auto"/>
            <w:right w:val="none" w:sz="0" w:space="0" w:color="auto"/>
          </w:divBdr>
        </w:div>
        <w:div w:id="1883055616">
          <w:marLeft w:val="640"/>
          <w:marRight w:val="0"/>
          <w:marTop w:val="0"/>
          <w:marBottom w:val="0"/>
          <w:divBdr>
            <w:top w:val="none" w:sz="0" w:space="0" w:color="auto"/>
            <w:left w:val="none" w:sz="0" w:space="0" w:color="auto"/>
            <w:bottom w:val="none" w:sz="0" w:space="0" w:color="auto"/>
            <w:right w:val="none" w:sz="0" w:space="0" w:color="auto"/>
          </w:divBdr>
        </w:div>
        <w:div w:id="1975601821">
          <w:marLeft w:val="640"/>
          <w:marRight w:val="0"/>
          <w:marTop w:val="0"/>
          <w:marBottom w:val="0"/>
          <w:divBdr>
            <w:top w:val="none" w:sz="0" w:space="0" w:color="auto"/>
            <w:left w:val="none" w:sz="0" w:space="0" w:color="auto"/>
            <w:bottom w:val="none" w:sz="0" w:space="0" w:color="auto"/>
            <w:right w:val="none" w:sz="0" w:space="0" w:color="auto"/>
          </w:divBdr>
        </w:div>
        <w:div w:id="1977485691">
          <w:marLeft w:val="640"/>
          <w:marRight w:val="0"/>
          <w:marTop w:val="0"/>
          <w:marBottom w:val="0"/>
          <w:divBdr>
            <w:top w:val="none" w:sz="0" w:space="0" w:color="auto"/>
            <w:left w:val="none" w:sz="0" w:space="0" w:color="auto"/>
            <w:bottom w:val="none" w:sz="0" w:space="0" w:color="auto"/>
            <w:right w:val="none" w:sz="0" w:space="0" w:color="auto"/>
          </w:divBdr>
        </w:div>
        <w:div w:id="1981303693">
          <w:marLeft w:val="640"/>
          <w:marRight w:val="0"/>
          <w:marTop w:val="0"/>
          <w:marBottom w:val="0"/>
          <w:divBdr>
            <w:top w:val="none" w:sz="0" w:space="0" w:color="auto"/>
            <w:left w:val="none" w:sz="0" w:space="0" w:color="auto"/>
            <w:bottom w:val="none" w:sz="0" w:space="0" w:color="auto"/>
            <w:right w:val="none" w:sz="0" w:space="0" w:color="auto"/>
          </w:divBdr>
        </w:div>
        <w:div w:id="2056811012">
          <w:marLeft w:val="640"/>
          <w:marRight w:val="0"/>
          <w:marTop w:val="0"/>
          <w:marBottom w:val="0"/>
          <w:divBdr>
            <w:top w:val="none" w:sz="0" w:space="0" w:color="auto"/>
            <w:left w:val="none" w:sz="0" w:space="0" w:color="auto"/>
            <w:bottom w:val="none" w:sz="0" w:space="0" w:color="auto"/>
            <w:right w:val="none" w:sz="0" w:space="0" w:color="auto"/>
          </w:divBdr>
        </w:div>
      </w:divsChild>
    </w:div>
    <w:div w:id="828324158">
      <w:bodyDiv w:val="1"/>
      <w:marLeft w:val="0"/>
      <w:marRight w:val="0"/>
      <w:marTop w:val="0"/>
      <w:marBottom w:val="0"/>
      <w:divBdr>
        <w:top w:val="none" w:sz="0" w:space="0" w:color="auto"/>
        <w:left w:val="none" w:sz="0" w:space="0" w:color="auto"/>
        <w:bottom w:val="none" w:sz="0" w:space="0" w:color="auto"/>
        <w:right w:val="none" w:sz="0" w:space="0" w:color="auto"/>
      </w:divBdr>
      <w:divsChild>
        <w:div w:id="22176142">
          <w:marLeft w:val="640"/>
          <w:marRight w:val="0"/>
          <w:marTop w:val="0"/>
          <w:marBottom w:val="0"/>
          <w:divBdr>
            <w:top w:val="none" w:sz="0" w:space="0" w:color="auto"/>
            <w:left w:val="none" w:sz="0" w:space="0" w:color="auto"/>
            <w:bottom w:val="none" w:sz="0" w:space="0" w:color="auto"/>
            <w:right w:val="none" w:sz="0" w:space="0" w:color="auto"/>
          </w:divBdr>
        </w:div>
        <w:div w:id="88696504">
          <w:marLeft w:val="640"/>
          <w:marRight w:val="0"/>
          <w:marTop w:val="0"/>
          <w:marBottom w:val="0"/>
          <w:divBdr>
            <w:top w:val="none" w:sz="0" w:space="0" w:color="auto"/>
            <w:left w:val="none" w:sz="0" w:space="0" w:color="auto"/>
            <w:bottom w:val="none" w:sz="0" w:space="0" w:color="auto"/>
            <w:right w:val="none" w:sz="0" w:space="0" w:color="auto"/>
          </w:divBdr>
        </w:div>
        <w:div w:id="129714002">
          <w:marLeft w:val="640"/>
          <w:marRight w:val="0"/>
          <w:marTop w:val="0"/>
          <w:marBottom w:val="0"/>
          <w:divBdr>
            <w:top w:val="none" w:sz="0" w:space="0" w:color="auto"/>
            <w:left w:val="none" w:sz="0" w:space="0" w:color="auto"/>
            <w:bottom w:val="none" w:sz="0" w:space="0" w:color="auto"/>
            <w:right w:val="none" w:sz="0" w:space="0" w:color="auto"/>
          </w:divBdr>
        </w:div>
        <w:div w:id="232816092">
          <w:marLeft w:val="640"/>
          <w:marRight w:val="0"/>
          <w:marTop w:val="0"/>
          <w:marBottom w:val="0"/>
          <w:divBdr>
            <w:top w:val="none" w:sz="0" w:space="0" w:color="auto"/>
            <w:left w:val="none" w:sz="0" w:space="0" w:color="auto"/>
            <w:bottom w:val="none" w:sz="0" w:space="0" w:color="auto"/>
            <w:right w:val="none" w:sz="0" w:space="0" w:color="auto"/>
          </w:divBdr>
        </w:div>
        <w:div w:id="279998061">
          <w:marLeft w:val="640"/>
          <w:marRight w:val="0"/>
          <w:marTop w:val="0"/>
          <w:marBottom w:val="0"/>
          <w:divBdr>
            <w:top w:val="none" w:sz="0" w:space="0" w:color="auto"/>
            <w:left w:val="none" w:sz="0" w:space="0" w:color="auto"/>
            <w:bottom w:val="none" w:sz="0" w:space="0" w:color="auto"/>
            <w:right w:val="none" w:sz="0" w:space="0" w:color="auto"/>
          </w:divBdr>
        </w:div>
        <w:div w:id="384447890">
          <w:marLeft w:val="640"/>
          <w:marRight w:val="0"/>
          <w:marTop w:val="0"/>
          <w:marBottom w:val="0"/>
          <w:divBdr>
            <w:top w:val="none" w:sz="0" w:space="0" w:color="auto"/>
            <w:left w:val="none" w:sz="0" w:space="0" w:color="auto"/>
            <w:bottom w:val="none" w:sz="0" w:space="0" w:color="auto"/>
            <w:right w:val="none" w:sz="0" w:space="0" w:color="auto"/>
          </w:divBdr>
        </w:div>
        <w:div w:id="451293475">
          <w:marLeft w:val="640"/>
          <w:marRight w:val="0"/>
          <w:marTop w:val="0"/>
          <w:marBottom w:val="0"/>
          <w:divBdr>
            <w:top w:val="none" w:sz="0" w:space="0" w:color="auto"/>
            <w:left w:val="none" w:sz="0" w:space="0" w:color="auto"/>
            <w:bottom w:val="none" w:sz="0" w:space="0" w:color="auto"/>
            <w:right w:val="none" w:sz="0" w:space="0" w:color="auto"/>
          </w:divBdr>
        </w:div>
        <w:div w:id="554776743">
          <w:marLeft w:val="640"/>
          <w:marRight w:val="0"/>
          <w:marTop w:val="0"/>
          <w:marBottom w:val="0"/>
          <w:divBdr>
            <w:top w:val="none" w:sz="0" w:space="0" w:color="auto"/>
            <w:left w:val="none" w:sz="0" w:space="0" w:color="auto"/>
            <w:bottom w:val="none" w:sz="0" w:space="0" w:color="auto"/>
            <w:right w:val="none" w:sz="0" w:space="0" w:color="auto"/>
          </w:divBdr>
        </w:div>
        <w:div w:id="581447404">
          <w:marLeft w:val="640"/>
          <w:marRight w:val="0"/>
          <w:marTop w:val="0"/>
          <w:marBottom w:val="0"/>
          <w:divBdr>
            <w:top w:val="none" w:sz="0" w:space="0" w:color="auto"/>
            <w:left w:val="none" w:sz="0" w:space="0" w:color="auto"/>
            <w:bottom w:val="none" w:sz="0" w:space="0" w:color="auto"/>
            <w:right w:val="none" w:sz="0" w:space="0" w:color="auto"/>
          </w:divBdr>
        </w:div>
        <w:div w:id="624190261">
          <w:marLeft w:val="640"/>
          <w:marRight w:val="0"/>
          <w:marTop w:val="0"/>
          <w:marBottom w:val="0"/>
          <w:divBdr>
            <w:top w:val="none" w:sz="0" w:space="0" w:color="auto"/>
            <w:left w:val="none" w:sz="0" w:space="0" w:color="auto"/>
            <w:bottom w:val="none" w:sz="0" w:space="0" w:color="auto"/>
            <w:right w:val="none" w:sz="0" w:space="0" w:color="auto"/>
          </w:divBdr>
        </w:div>
        <w:div w:id="679743052">
          <w:marLeft w:val="640"/>
          <w:marRight w:val="0"/>
          <w:marTop w:val="0"/>
          <w:marBottom w:val="0"/>
          <w:divBdr>
            <w:top w:val="none" w:sz="0" w:space="0" w:color="auto"/>
            <w:left w:val="none" w:sz="0" w:space="0" w:color="auto"/>
            <w:bottom w:val="none" w:sz="0" w:space="0" w:color="auto"/>
            <w:right w:val="none" w:sz="0" w:space="0" w:color="auto"/>
          </w:divBdr>
        </w:div>
        <w:div w:id="723018409">
          <w:marLeft w:val="640"/>
          <w:marRight w:val="0"/>
          <w:marTop w:val="0"/>
          <w:marBottom w:val="0"/>
          <w:divBdr>
            <w:top w:val="none" w:sz="0" w:space="0" w:color="auto"/>
            <w:left w:val="none" w:sz="0" w:space="0" w:color="auto"/>
            <w:bottom w:val="none" w:sz="0" w:space="0" w:color="auto"/>
            <w:right w:val="none" w:sz="0" w:space="0" w:color="auto"/>
          </w:divBdr>
        </w:div>
        <w:div w:id="766659544">
          <w:marLeft w:val="640"/>
          <w:marRight w:val="0"/>
          <w:marTop w:val="0"/>
          <w:marBottom w:val="0"/>
          <w:divBdr>
            <w:top w:val="none" w:sz="0" w:space="0" w:color="auto"/>
            <w:left w:val="none" w:sz="0" w:space="0" w:color="auto"/>
            <w:bottom w:val="none" w:sz="0" w:space="0" w:color="auto"/>
            <w:right w:val="none" w:sz="0" w:space="0" w:color="auto"/>
          </w:divBdr>
        </w:div>
        <w:div w:id="816915569">
          <w:marLeft w:val="640"/>
          <w:marRight w:val="0"/>
          <w:marTop w:val="0"/>
          <w:marBottom w:val="0"/>
          <w:divBdr>
            <w:top w:val="none" w:sz="0" w:space="0" w:color="auto"/>
            <w:left w:val="none" w:sz="0" w:space="0" w:color="auto"/>
            <w:bottom w:val="none" w:sz="0" w:space="0" w:color="auto"/>
            <w:right w:val="none" w:sz="0" w:space="0" w:color="auto"/>
          </w:divBdr>
        </w:div>
        <w:div w:id="842008508">
          <w:marLeft w:val="640"/>
          <w:marRight w:val="0"/>
          <w:marTop w:val="0"/>
          <w:marBottom w:val="0"/>
          <w:divBdr>
            <w:top w:val="none" w:sz="0" w:space="0" w:color="auto"/>
            <w:left w:val="none" w:sz="0" w:space="0" w:color="auto"/>
            <w:bottom w:val="none" w:sz="0" w:space="0" w:color="auto"/>
            <w:right w:val="none" w:sz="0" w:space="0" w:color="auto"/>
          </w:divBdr>
        </w:div>
        <w:div w:id="938607160">
          <w:marLeft w:val="640"/>
          <w:marRight w:val="0"/>
          <w:marTop w:val="0"/>
          <w:marBottom w:val="0"/>
          <w:divBdr>
            <w:top w:val="none" w:sz="0" w:space="0" w:color="auto"/>
            <w:left w:val="none" w:sz="0" w:space="0" w:color="auto"/>
            <w:bottom w:val="none" w:sz="0" w:space="0" w:color="auto"/>
            <w:right w:val="none" w:sz="0" w:space="0" w:color="auto"/>
          </w:divBdr>
        </w:div>
        <w:div w:id="956522888">
          <w:marLeft w:val="640"/>
          <w:marRight w:val="0"/>
          <w:marTop w:val="0"/>
          <w:marBottom w:val="0"/>
          <w:divBdr>
            <w:top w:val="none" w:sz="0" w:space="0" w:color="auto"/>
            <w:left w:val="none" w:sz="0" w:space="0" w:color="auto"/>
            <w:bottom w:val="none" w:sz="0" w:space="0" w:color="auto"/>
            <w:right w:val="none" w:sz="0" w:space="0" w:color="auto"/>
          </w:divBdr>
        </w:div>
        <w:div w:id="968246325">
          <w:marLeft w:val="640"/>
          <w:marRight w:val="0"/>
          <w:marTop w:val="0"/>
          <w:marBottom w:val="0"/>
          <w:divBdr>
            <w:top w:val="none" w:sz="0" w:space="0" w:color="auto"/>
            <w:left w:val="none" w:sz="0" w:space="0" w:color="auto"/>
            <w:bottom w:val="none" w:sz="0" w:space="0" w:color="auto"/>
            <w:right w:val="none" w:sz="0" w:space="0" w:color="auto"/>
          </w:divBdr>
        </w:div>
        <w:div w:id="1024399051">
          <w:marLeft w:val="640"/>
          <w:marRight w:val="0"/>
          <w:marTop w:val="0"/>
          <w:marBottom w:val="0"/>
          <w:divBdr>
            <w:top w:val="none" w:sz="0" w:space="0" w:color="auto"/>
            <w:left w:val="none" w:sz="0" w:space="0" w:color="auto"/>
            <w:bottom w:val="none" w:sz="0" w:space="0" w:color="auto"/>
            <w:right w:val="none" w:sz="0" w:space="0" w:color="auto"/>
          </w:divBdr>
        </w:div>
        <w:div w:id="1146625938">
          <w:marLeft w:val="640"/>
          <w:marRight w:val="0"/>
          <w:marTop w:val="0"/>
          <w:marBottom w:val="0"/>
          <w:divBdr>
            <w:top w:val="none" w:sz="0" w:space="0" w:color="auto"/>
            <w:left w:val="none" w:sz="0" w:space="0" w:color="auto"/>
            <w:bottom w:val="none" w:sz="0" w:space="0" w:color="auto"/>
            <w:right w:val="none" w:sz="0" w:space="0" w:color="auto"/>
          </w:divBdr>
        </w:div>
        <w:div w:id="1157919576">
          <w:marLeft w:val="640"/>
          <w:marRight w:val="0"/>
          <w:marTop w:val="0"/>
          <w:marBottom w:val="0"/>
          <w:divBdr>
            <w:top w:val="none" w:sz="0" w:space="0" w:color="auto"/>
            <w:left w:val="none" w:sz="0" w:space="0" w:color="auto"/>
            <w:bottom w:val="none" w:sz="0" w:space="0" w:color="auto"/>
            <w:right w:val="none" w:sz="0" w:space="0" w:color="auto"/>
          </w:divBdr>
        </w:div>
        <w:div w:id="1331786683">
          <w:marLeft w:val="640"/>
          <w:marRight w:val="0"/>
          <w:marTop w:val="0"/>
          <w:marBottom w:val="0"/>
          <w:divBdr>
            <w:top w:val="none" w:sz="0" w:space="0" w:color="auto"/>
            <w:left w:val="none" w:sz="0" w:space="0" w:color="auto"/>
            <w:bottom w:val="none" w:sz="0" w:space="0" w:color="auto"/>
            <w:right w:val="none" w:sz="0" w:space="0" w:color="auto"/>
          </w:divBdr>
        </w:div>
        <w:div w:id="1378512623">
          <w:marLeft w:val="640"/>
          <w:marRight w:val="0"/>
          <w:marTop w:val="0"/>
          <w:marBottom w:val="0"/>
          <w:divBdr>
            <w:top w:val="none" w:sz="0" w:space="0" w:color="auto"/>
            <w:left w:val="none" w:sz="0" w:space="0" w:color="auto"/>
            <w:bottom w:val="none" w:sz="0" w:space="0" w:color="auto"/>
            <w:right w:val="none" w:sz="0" w:space="0" w:color="auto"/>
          </w:divBdr>
        </w:div>
        <w:div w:id="1756130721">
          <w:marLeft w:val="640"/>
          <w:marRight w:val="0"/>
          <w:marTop w:val="0"/>
          <w:marBottom w:val="0"/>
          <w:divBdr>
            <w:top w:val="none" w:sz="0" w:space="0" w:color="auto"/>
            <w:left w:val="none" w:sz="0" w:space="0" w:color="auto"/>
            <w:bottom w:val="none" w:sz="0" w:space="0" w:color="auto"/>
            <w:right w:val="none" w:sz="0" w:space="0" w:color="auto"/>
          </w:divBdr>
        </w:div>
        <w:div w:id="1767578799">
          <w:marLeft w:val="640"/>
          <w:marRight w:val="0"/>
          <w:marTop w:val="0"/>
          <w:marBottom w:val="0"/>
          <w:divBdr>
            <w:top w:val="none" w:sz="0" w:space="0" w:color="auto"/>
            <w:left w:val="none" w:sz="0" w:space="0" w:color="auto"/>
            <w:bottom w:val="none" w:sz="0" w:space="0" w:color="auto"/>
            <w:right w:val="none" w:sz="0" w:space="0" w:color="auto"/>
          </w:divBdr>
        </w:div>
        <w:div w:id="1883319422">
          <w:marLeft w:val="640"/>
          <w:marRight w:val="0"/>
          <w:marTop w:val="0"/>
          <w:marBottom w:val="0"/>
          <w:divBdr>
            <w:top w:val="none" w:sz="0" w:space="0" w:color="auto"/>
            <w:left w:val="none" w:sz="0" w:space="0" w:color="auto"/>
            <w:bottom w:val="none" w:sz="0" w:space="0" w:color="auto"/>
            <w:right w:val="none" w:sz="0" w:space="0" w:color="auto"/>
          </w:divBdr>
        </w:div>
        <w:div w:id="1927305020">
          <w:marLeft w:val="640"/>
          <w:marRight w:val="0"/>
          <w:marTop w:val="0"/>
          <w:marBottom w:val="0"/>
          <w:divBdr>
            <w:top w:val="none" w:sz="0" w:space="0" w:color="auto"/>
            <w:left w:val="none" w:sz="0" w:space="0" w:color="auto"/>
            <w:bottom w:val="none" w:sz="0" w:space="0" w:color="auto"/>
            <w:right w:val="none" w:sz="0" w:space="0" w:color="auto"/>
          </w:divBdr>
        </w:div>
        <w:div w:id="1938520705">
          <w:marLeft w:val="640"/>
          <w:marRight w:val="0"/>
          <w:marTop w:val="0"/>
          <w:marBottom w:val="0"/>
          <w:divBdr>
            <w:top w:val="none" w:sz="0" w:space="0" w:color="auto"/>
            <w:left w:val="none" w:sz="0" w:space="0" w:color="auto"/>
            <w:bottom w:val="none" w:sz="0" w:space="0" w:color="auto"/>
            <w:right w:val="none" w:sz="0" w:space="0" w:color="auto"/>
          </w:divBdr>
        </w:div>
        <w:div w:id="1960841600">
          <w:marLeft w:val="640"/>
          <w:marRight w:val="0"/>
          <w:marTop w:val="0"/>
          <w:marBottom w:val="0"/>
          <w:divBdr>
            <w:top w:val="none" w:sz="0" w:space="0" w:color="auto"/>
            <w:left w:val="none" w:sz="0" w:space="0" w:color="auto"/>
            <w:bottom w:val="none" w:sz="0" w:space="0" w:color="auto"/>
            <w:right w:val="none" w:sz="0" w:space="0" w:color="auto"/>
          </w:divBdr>
        </w:div>
        <w:div w:id="1971591207">
          <w:marLeft w:val="640"/>
          <w:marRight w:val="0"/>
          <w:marTop w:val="0"/>
          <w:marBottom w:val="0"/>
          <w:divBdr>
            <w:top w:val="none" w:sz="0" w:space="0" w:color="auto"/>
            <w:left w:val="none" w:sz="0" w:space="0" w:color="auto"/>
            <w:bottom w:val="none" w:sz="0" w:space="0" w:color="auto"/>
            <w:right w:val="none" w:sz="0" w:space="0" w:color="auto"/>
          </w:divBdr>
        </w:div>
        <w:div w:id="2031450848">
          <w:marLeft w:val="640"/>
          <w:marRight w:val="0"/>
          <w:marTop w:val="0"/>
          <w:marBottom w:val="0"/>
          <w:divBdr>
            <w:top w:val="none" w:sz="0" w:space="0" w:color="auto"/>
            <w:left w:val="none" w:sz="0" w:space="0" w:color="auto"/>
            <w:bottom w:val="none" w:sz="0" w:space="0" w:color="auto"/>
            <w:right w:val="none" w:sz="0" w:space="0" w:color="auto"/>
          </w:divBdr>
        </w:div>
        <w:div w:id="2055813871">
          <w:marLeft w:val="640"/>
          <w:marRight w:val="0"/>
          <w:marTop w:val="0"/>
          <w:marBottom w:val="0"/>
          <w:divBdr>
            <w:top w:val="none" w:sz="0" w:space="0" w:color="auto"/>
            <w:left w:val="none" w:sz="0" w:space="0" w:color="auto"/>
            <w:bottom w:val="none" w:sz="0" w:space="0" w:color="auto"/>
            <w:right w:val="none" w:sz="0" w:space="0" w:color="auto"/>
          </w:divBdr>
        </w:div>
      </w:divsChild>
    </w:div>
    <w:div w:id="866795954">
      <w:bodyDiv w:val="1"/>
      <w:marLeft w:val="0"/>
      <w:marRight w:val="0"/>
      <w:marTop w:val="0"/>
      <w:marBottom w:val="0"/>
      <w:divBdr>
        <w:top w:val="none" w:sz="0" w:space="0" w:color="auto"/>
        <w:left w:val="none" w:sz="0" w:space="0" w:color="auto"/>
        <w:bottom w:val="none" w:sz="0" w:space="0" w:color="auto"/>
        <w:right w:val="none" w:sz="0" w:space="0" w:color="auto"/>
      </w:divBdr>
      <w:divsChild>
        <w:div w:id="145250127">
          <w:marLeft w:val="640"/>
          <w:marRight w:val="0"/>
          <w:marTop w:val="0"/>
          <w:marBottom w:val="0"/>
          <w:divBdr>
            <w:top w:val="none" w:sz="0" w:space="0" w:color="auto"/>
            <w:left w:val="none" w:sz="0" w:space="0" w:color="auto"/>
            <w:bottom w:val="none" w:sz="0" w:space="0" w:color="auto"/>
            <w:right w:val="none" w:sz="0" w:space="0" w:color="auto"/>
          </w:divBdr>
        </w:div>
        <w:div w:id="205071254">
          <w:marLeft w:val="640"/>
          <w:marRight w:val="0"/>
          <w:marTop w:val="0"/>
          <w:marBottom w:val="0"/>
          <w:divBdr>
            <w:top w:val="none" w:sz="0" w:space="0" w:color="auto"/>
            <w:left w:val="none" w:sz="0" w:space="0" w:color="auto"/>
            <w:bottom w:val="none" w:sz="0" w:space="0" w:color="auto"/>
            <w:right w:val="none" w:sz="0" w:space="0" w:color="auto"/>
          </w:divBdr>
        </w:div>
        <w:div w:id="243297423">
          <w:marLeft w:val="640"/>
          <w:marRight w:val="0"/>
          <w:marTop w:val="0"/>
          <w:marBottom w:val="0"/>
          <w:divBdr>
            <w:top w:val="none" w:sz="0" w:space="0" w:color="auto"/>
            <w:left w:val="none" w:sz="0" w:space="0" w:color="auto"/>
            <w:bottom w:val="none" w:sz="0" w:space="0" w:color="auto"/>
            <w:right w:val="none" w:sz="0" w:space="0" w:color="auto"/>
          </w:divBdr>
        </w:div>
        <w:div w:id="251283951">
          <w:marLeft w:val="640"/>
          <w:marRight w:val="0"/>
          <w:marTop w:val="0"/>
          <w:marBottom w:val="0"/>
          <w:divBdr>
            <w:top w:val="none" w:sz="0" w:space="0" w:color="auto"/>
            <w:left w:val="none" w:sz="0" w:space="0" w:color="auto"/>
            <w:bottom w:val="none" w:sz="0" w:space="0" w:color="auto"/>
            <w:right w:val="none" w:sz="0" w:space="0" w:color="auto"/>
          </w:divBdr>
        </w:div>
        <w:div w:id="338777792">
          <w:marLeft w:val="640"/>
          <w:marRight w:val="0"/>
          <w:marTop w:val="0"/>
          <w:marBottom w:val="0"/>
          <w:divBdr>
            <w:top w:val="none" w:sz="0" w:space="0" w:color="auto"/>
            <w:left w:val="none" w:sz="0" w:space="0" w:color="auto"/>
            <w:bottom w:val="none" w:sz="0" w:space="0" w:color="auto"/>
            <w:right w:val="none" w:sz="0" w:space="0" w:color="auto"/>
          </w:divBdr>
        </w:div>
        <w:div w:id="404186615">
          <w:marLeft w:val="640"/>
          <w:marRight w:val="0"/>
          <w:marTop w:val="0"/>
          <w:marBottom w:val="0"/>
          <w:divBdr>
            <w:top w:val="none" w:sz="0" w:space="0" w:color="auto"/>
            <w:left w:val="none" w:sz="0" w:space="0" w:color="auto"/>
            <w:bottom w:val="none" w:sz="0" w:space="0" w:color="auto"/>
            <w:right w:val="none" w:sz="0" w:space="0" w:color="auto"/>
          </w:divBdr>
        </w:div>
        <w:div w:id="522328443">
          <w:marLeft w:val="640"/>
          <w:marRight w:val="0"/>
          <w:marTop w:val="0"/>
          <w:marBottom w:val="0"/>
          <w:divBdr>
            <w:top w:val="none" w:sz="0" w:space="0" w:color="auto"/>
            <w:left w:val="none" w:sz="0" w:space="0" w:color="auto"/>
            <w:bottom w:val="none" w:sz="0" w:space="0" w:color="auto"/>
            <w:right w:val="none" w:sz="0" w:space="0" w:color="auto"/>
          </w:divBdr>
        </w:div>
        <w:div w:id="576206066">
          <w:marLeft w:val="640"/>
          <w:marRight w:val="0"/>
          <w:marTop w:val="0"/>
          <w:marBottom w:val="0"/>
          <w:divBdr>
            <w:top w:val="none" w:sz="0" w:space="0" w:color="auto"/>
            <w:left w:val="none" w:sz="0" w:space="0" w:color="auto"/>
            <w:bottom w:val="none" w:sz="0" w:space="0" w:color="auto"/>
            <w:right w:val="none" w:sz="0" w:space="0" w:color="auto"/>
          </w:divBdr>
        </w:div>
        <w:div w:id="680622000">
          <w:marLeft w:val="640"/>
          <w:marRight w:val="0"/>
          <w:marTop w:val="0"/>
          <w:marBottom w:val="0"/>
          <w:divBdr>
            <w:top w:val="none" w:sz="0" w:space="0" w:color="auto"/>
            <w:left w:val="none" w:sz="0" w:space="0" w:color="auto"/>
            <w:bottom w:val="none" w:sz="0" w:space="0" w:color="auto"/>
            <w:right w:val="none" w:sz="0" w:space="0" w:color="auto"/>
          </w:divBdr>
        </w:div>
        <w:div w:id="704020297">
          <w:marLeft w:val="640"/>
          <w:marRight w:val="0"/>
          <w:marTop w:val="0"/>
          <w:marBottom w:val="0"/>
          <w:divBdr>
            <w:top w:val="none" w:sz="0" w:space="0" w:color="auto"/>
            <w:left w:val="none" w:sz="0" w:space="0" w:color="auto"/>
            <w:bottom w:val="none" w:sz="0" w:space="0" w:color="auto"/>
            <w:right w:val="none" w:sz="0" w:space="0" w:color="auto"/>
          </w:divBdr>
        </w:div>
        <w:div w:id="864976553">
          <w:marLeft w:val="640"/>
          <w:marRight w:val="0"/>
          <w:marTop w:val="0"/>
          <w:marBottom w:val="0"/>
          <w:divBdr>
            <w:top w:val="none" w:sz="0" w:space="0" w:color="auto"/>
            <w:left w:val="none" w:sz="0" w:space="0" w:color="auto"/>
            <w:bottom w:val="none" w:sz="0" w:space="0" w:color="auto"/>
            <w:right w:val="none" w:sz="0" w:space="0" w:color="auto"/>
          </w:divBdr>
        </w:div>
        <w:div w:id="873538217">
          <w:marLeft w:val="640"/>
          <w:marRight w:val="0"/>
          <w:marTop w:val="0"/>
          <w:marBottom w:val="0"/>
          <w:divBdr>
            <w:top w:val="none" w:sz="0" w:space="0" w:color="auto"/>
            <w:left w:val="none" w:sz="0" w:space="0" w:color="auto"/>
            <w:bottom w:val="none" w:sz="0" w:space="0" w:color="auto"/>
            <w:right w:val="none" w:sz="0" w:space="0" w:color="auto"/>
          </w:divBdr>
        </w:div>
        <w:div w:id="919370523">
          <w:marLeft w:val="640"/>
          <w:marRight w:val="0"/>
          <w:marTop w:val="0"/>
          <w:marBottom w:val="0"/>
          <w:divBdr>
            <w:top w:val="none" w:sz="0" w:space="0" w:color="auto"/>
            <w:left w:val="none" w:sz="0" w:space="0" w:color="auto"/>
            <w:bottom w:val="none" w:sz="0" w:space="0" w:color="auto"/>
            <w:right w:val="none" w:sz="0" w:space="0" w:color="auto"/>
          </w:divBdr>
        </w:div>
        <w:div w:id="943615466">
          <w:marLeft w:val="640"/>
          <w:marRight w:val="0"/>
          <w:marTop w:val="0"/>
          <w:marBottom w:val="0"/>
          <w:divBdr>
            <w:top w:val="none" w:sz="0" w:space="0" w:color="auto"/>
            <w:left w:val="none" w:sz="0" w:space="0" w:color="auto"/>
            <w:bottom w:val="none" w:sz="0" w:space="0" w:color="auto"/>
            <w:right w:val="none" w:sz="0" w:space="0" w:color="auto"/>
          </w:divBdr>
        </w:div>
        <w:div w:id="1023242874">
          <w:marLeft w:val="640"/>
          <w:marRight w:val="0"/>
          <w:marTop w:val="0"/>
          <w:marBottom w:val="0"/>
          <w:divBdr>
            <w:top w:val="none" w:sz="0" w:space="0" w:color="auto"/>
            <w:left w:val="none" w:sz="0" w:space="0" w:color="auto"/>
            <w:bottom w:val="none" w:sz="0" w:space="0" w:color="auto"/>
            <w:right w:val="none" w:sz="0" w:space="0" w:color="auto"/>
          </w:divBdr>
        </w:div>
        <w:div w:id="1171990821">
          <w:marLeft w:val="640"/>
          <w:marRight w:val="0"/>
          <w:marTop w:val="0"/>
          <w:marBottom w:val="0"/>
          <w:divBdr>
            <w:top w:val="none" w:sz="0" w:space="0" w:color="auto"/>
            <w:left w:val="none" w:sz="0" w:space="0" w:color="auto"/>
            <w:bottom w:val="none" w:sz="0" w:space="0" w:color="auto"/>
            <w:right w:val="none" w:sz="0" w:space="0" w:color="auto"/>
          </w:divBdr>
        </w:div>
        <w:div w:id="1202867163">
          <w:marLeft w:val="640"/>
          <w:marRight w:val="0"/>
          <w:marTop w:val="0"/>
          <w:marBottom w:val="0"/>
          <w:divBdr>
            <w:top w:val="none" w:sz="0" w:space="0" w:color="auto"/>
            <w:left w:val="none" w:sz="0" w:space="0" w:color="auto"/>
            <w:bottom w:val="none" w:sz="0" w:space="0" w:color="auto"/>
            <w:right w:val="none" w:sz="0" w:space="0" w:color="auto"/>
          </w:divBdr>
        </w:div>
        <w:div w:id="1293245106">
          <w:marLeft w:val="640"/>
          <w:marRight w:val="0"/>
          <w:marTop w:val="0"/>
          <w:marBottom w:val="0"/>
          <w:divBdr>
            <w:top w:val="none" w:sz="0" w:space="0" w:color="auto"/>
            <w:left w:val="none" w:sz="0" w:space="0" w:color="auto"/>
            <w:bottom w:val="none" w:sz="0" w:space="0" w:color="auto"/>
            <w:right w:val="none" w:sz="0" w:space="0" w:color="auto"/>
          </w:divBdr>
        </w:div>
        <w:div w:id="1336688486">
          <w:marLeft w:val="640"/>
          <w:marRight w:val="0"/>
          <w:marTop w:val="0"/>
          <w:marBottom w:val="0"/>
          <w:divBdr>
            <w:top w:val="none" w:sz="0" w:space="0" w:color="auto"/>
            <w:left w:val="none" w:sz="0" w:space="0" w:color="auto"/>
            <w:bottom w:val="none" w:sz="0" w:space="0" w:color="auto"/>
            <w:right w:val="none" w:sz="0" w:space="0" w:color="auto"/>
          </w:divBdr>
        </w:div>
        <w:div w:id="1361588423">
          <w:marLeft w:val="640"/>
          <w:marRight w:val="0"/>
          <w:marTop w:val="0"/>
          <w:marBottom w:val="0"/>
          <w:divBdr>
            <w:top w:val="none" w:sz="0" w:space="0" w:color="auto"/>
            <w:left w:val="none" w:sz="0" w:space="0" w:color="auto"/>
            <w:bottom w:val="none" w:sz="0" w:space="0" w:color="auto"/>
            <w:right w:val="none" w:sz="0" w:space="0" w:color="auto"/>
          </w:divBdr>
        </w:div>
        <w:div w:id="1429932214">
          <w:marLeft w:val="640"/>
          <w:marRight w:val="0"/>
          <w:marTop w:val="0"/>
          <w:marBottom w:val="0"/>
          <w:divBdr>
            <w:top w:val="none" w:sz="0" w:space="0" w:color="auto"/>
            <w:left w:val="none" w:sz="0" w:space="0" w:color="auto"/>
            <w:bottom w:val="none" w:sz="0" w:space="0" w:color="auto"/>
            <w:right w:val="none" w:sz="0" w:space="0" w:color="auto"/>
          </w:divBdr>
        </w:div>
        <w:div w:id="1562714415">
          <w:marLeft w:val="640"/>
          <w:marRight w:val="0"/>
          <w:marTop w:val="0"/>
          <w:marBottom w:val="0"/>
          <w:divBdr>
            <w:top w:val="none" w:sz="0" w:space="0" w:color="auto"/>
            <w:left w:val="none" w:sz="0" w:space="0" w:color="auto"/>
            <w:bottom w:val="none" w:sz="0" w:space="0" w:color="auto"/>
            <w:right w:val="none" w:sz="0" w:space="0" w:color="auto"/>
          </w:divBdr>
        </w:div>
        <w:div w:id="1580209561">
          <w:marLeft w:val="640"/>
          <w:marRight w:val="0"/>
          <w:marTop w:val="0"/>
          <w:marBottom w:val="0"/>
          <w:divBdr>
            <w:top w:val="none" w:sz="0" w:space="0" w:color="auto"/>
            <w:left w:val="none" w:sz="0" w:space="0" w:color="auto"/>
            <w:bottom w:val="none" w:sz="0" w:space="0" w:color="auto"/>
            <w:right w:val="none" w:sz="0" w:space="0" w:color="auto"/>
          </w:divBdr>
        </w:div>
        <w:div w:id="1684626326">
          <w:marLeft w:val="640"/>
          <w:marRight w:val="0"/>
          <w:marTop w:val="0"/>
          <w:marBottom w:val="0"/>
          <w:divBdr>
            <w:top w:val="none" w:sz="0" w:space="0" w:color="auto"/>
            <w:left w:val="none" w:sz="0" w:space="0" w:color="auto"/>
            <w:bottom w:val="none" w:sz="0" w:space="0" w:color="auto"/>
            <w:right w:val="none" w:sz="0" w:space="0" w:color="auto"/>
          </w:divBdr>
        </w:div>
        <w:div w:id="1702708342">
          <w:marLeft w:val="640"/>
          <w:marRight w:val="0"/>
          <w:marTop w:val="0"/>
          <w:marBottom w:val="0"/>
          <w:divBdr>
            <w:top w:val="none" w:sz="0" w:space="0" w:color="auto"/>
            <w:left w:val="none" w:sz="0" w:space="0" w:color="auto"/>
            <w:bottom w:val="none" w:sz="0" w:space="0" w:color="auto"/>
            <w:right w:val="none" w:sz="0" w:space="0" w:color="auto"/>
          </w:divBdr>
        </w:div>
        <w:div w:id="1774861018">
          <w:marLeft w:val="640"/>
          <w:marRight w:val="0"/>
          <w:marTop w:val="0"/>
          <w:marBottom w:val="0"/>
          <w:divBdr>
            <w:top w:val="none" w:sz="0" w:space="0" w:color="auto"/>
            <w:left w:val="none" w:sz="0" w:space="0" w:color="auto"/>
            <w:bottom w:val="none" w:sz="0" w:space="0" w:color="auto"/>
            <w:right w:val="none" w:sz="0" w:space="0" w:color="auto"/>
          </w:divBdr>
        </w:div>
        <w:div w:id="1862862821">
          <w:marLeft w:val="640"/>
          <w:marRight w:val="0"/>
          <w:marTop w:val="0"/>
          <w:marBottom w:val="0"/>
          <w:divBdr>
            <w:top w:val="none" w:sz="0" w:space="0" w:color="auto"/>
            <w:left w:val="none" w:sz="0" w:space="0" w:color="auto"/>
            <w:bottom w:val="none" w:sz="0" w:space="0" w:color="auto"/>
            <w:right w:val="none" w:sz="0" w:space="0" w:color="auto"/>
          </w:divBdr>
        </w:div>
        <w:div w:id="1891265764">
          <w:marLeft w:val="640"/>
          <w:marRight w:val="0"/>
          <w:marTop w:val="0"/>
          <w:marBottom w:val="0"/>
          <w:divBdr>
            <w:top w:val="none" w:sz="0" w:space="0" w:color="auto"/>
            <w:left w:val="none" w:sz="0" w:space="0" w:color="auto"/>
            <w:bottom w:val="none" w:sz="0" w:space="0" w:color="auto"/>
            <w:right w:val="none" w:sz="0" w:space="0" w:color="auto"/>
          </w:divBdr>
        </w:div>
        <w:div w:id="1959607001">
          <w:marLeft w:val="640"/>
          <w:marRight w:val="0"/>
          <w:marTop w:val="0"/>
          <w:marBottom w:val="0"/>
          <w:divBdr>
            <w:top w:val="none" w:sz="0" w:space="0" w:color="auto"/>
            <w:left w:val="none" w:sz="0" w:space="0" w:color="auto"/>
            <w:bottom w:val="none" w:sz="0" w:space="0" w:color="auto"/>
            <w:right w:val="none" w:sz="0" w:space="0" w:color="auto"/>
          </w:divBdr>
        </w:div>
        <w:div w:id="1974671331">
          <w:marLeft w:val="640"/>
          <w:marRight w:val="0"/>
          <w:marTop w:val="0"/>
          <w:marBottom w:val="0"/>
          <w:divBdr>
            <w:top w:val="none" w:sz="0" w:space="0" w:color="auto"/>
            <w:left w:val="none" w:sz="0" w:space="0" w:color="auto"/>
            <w:bottom w:val="none" w:sz="0" w:space="0" w:color="auto"/>
            <w:right w:val="none" w:sz="0" w:space="0" w:color="auto"/>
          </w:divBdr>
        </w:div>
        <w:div w:id="2044354914">
          <w:marLeft w:val="640"/>
          <w:marRight w:val="0"/>
          <w:marTop w:val="0"/>
          <w:marBottom w:val="0"/>
          <w:divBdr>
            <w:top w:val="none" w:sz="0" w:space="0" w:color="auto"/>
            <w:left w:val="none" w:sz="0" w:space="0" w:color="auto"/>
            <w:bottom w:val="none" w:sz="0" w:space="0" w:color="auto"/>
            <w:right w:val="none" w:sz="0" w:space="0" w:color="auto"/>
          </w:divBdr>
        </w:div>
        <w:div w:id="2098552521">
          <w:marLeft w:val="640"/>
          <w:marRight w:val="0"/>
          <w:marTop w:val="0"/>
          <w:marBottom w:val="0"/>
          <w:divBdr>
            <w:top w:val="none" w:sz="0" w:space="0" w:color="auto"/>
            <w:left w:val="none" w:sz="0" w:space="0" w:color="auto"/>
            <w:bottom w:val="none" w:sz="0" w:space="0" w:color="auto"/>
            <w:right w:val="none" w:sz="0" w:space="0" w:color="auto"/>
          </w:divBdr>
        </w:div>
      </w:divsChild>
    </w:div>
    <w:div w:id="870534074">
      <w:bodyDiv w:val="1"/>
      <w:marLeft w:val="0"/>
      <w:marRight w:val="0"/>
      <w:marTop w:val="0"/>
      <w:marBottom w:val="0"/>
      <w:divBdr>
        <w:top w:val="none" w:sz="0" w:space="0" w:color="auto"/>
        <w:left w:val="none" w:sz="0" w:space="0" w:color="auto"/>
        <w:bottom w:val="none" w:sz="0" w:space="0" w:color="auto"/>
        <w:right w:val="none" w:sz="0" w:space="0" w:color="auto"/>
      </w:divBdr>
      <w:divsChild>
        <w:div w:id="51580078">
          <w:marLeft w:val="640"/>
          <w:marRight w:val="0"/>
          <w:marTop w:val="0"/>
          <w:marBottom w:val="0"/>
          <w:divBdr>
            <w:top w:val="none" w:sz="0" w:space="0" w:color="auto"/>
            <w:left w:val="none" w:sz="0" w:space="0" w:color="auto"/>
            <w:bottom w:val="none" w:sz="0" w:space="0" w:color="auto"/>
            <w:right w:val="none" w:sz="0" w:space="0" w:color="auto"/>
          </w:divBdr>
        </w:div>
        <w:div w:id="64036283">
          <w:marLeft w:val="640"/>
          <w:marRight w:val="0"/>
          <w:marTop w:val="0"/>
          <w:marBottom w:val="0"/>
          <w:divBdr>
            <w:top w:val="none" w:sz="0" w:space="0" w:color="auto"/>
            <w:left w:val="none" w:sz="0" w:space="0" w:color="auto"/>
            <w:bottom w:val="none" w:sz="0" w:space="0" w:color="auto"/>
            <w:right w:val="none" w:sz="0" w:space="0" w:color="auto"/>
          </w:divBdr>
        </w:div>
        <w:div w:id="81683052">
          <w:marLeft w:val="640"/>
          <w:marRight w:val="0"/>
          <w:marTop w:val="0"/>
          <w:marBottom w:val="0"/>
          <w:divBdr>
            <w:top w:val="none" w:sz="0" w:space="0" w:color="auto"/>
            <w:left w:val="none" w:sz="0" w:space="0" w:color="auto"/>
            <w:bottom w:val="none" w:sz="0" w:space="0" w:color="auto"/>
            <w:right w:val="none" w:sz="0" w:space="0" w:color="auto"/>
          </w:divBdr>
        </w:div>
        <w:div w:id="139689310">
          <w:marLeft w:val="640"/>
          <w:marRight w:val="0"/>
          <w:marTop w:val="0"/>
          <w:marBottom w:val="0"/>
          <w:divBdr>
            <w:top w:val="none" w:sz="0" w:space="0" w:color="auto"/>
            <w:left w:val="none" w:sz="0" w:space="0" w:color="auto"/>
            <w:bottom w:val="none" w:sz="0" w:space="0" w:color="auto"/>
            <w:right w:val="none" w:sz="0" w:space="0" w:color="auto"/>
          </w:divBdr>
        </w:div>
        <w:div w:id="215820169">
          <w:marLeft w:val="640"/>
          <w:marRight w:val="0"/>
          <w:marTop w:val="0"/>
          <w:marBottom w:val="0"/>
          <w:divBdr>
            <w:top w:val="none" w:sz="0" w:space="0" w:color="auto"/>
            <w:left w:val="none" w:sz="0" w:space="0" w:color="auto"/>
            <w:bottom w:val="none" w:sz="0" w:space="0" w:color="auto"/>
            <w:right w:val="none" w:sz="0" w:space="0" w:color="auto"/>
          </w:divBdr>
        </w:div>
        <w:div w:id="322247790">
          <w:marLeft w:val="640"/>
          <w:marRight w:val="0"/>
          <w:marTop w:val="0"/>
          <w:marBottom w:val="0"/>
          <w:divBdr>
            <w:top w:val="none" w:sz="0" w:space="0" w:color="auto"/>
            <w:left w:val="none" w:sz="0" w:space="0" w:color="auto"/>
            <w:bottom w:val="none" w:sz="0" w:space="0" w:color="auto"/>
            <w:right w:val="none" w:sz="0" w:space="0" w:color="auto"/>
          </w:divBdr>
        </w:div>
        <w:div w:id="408232051">
          <w:marLeft w:val="640"/>
          <w:marRight w:val="0"/>
          <w:marTop w:val="0"/>
          <w:marBottom w:val="0"/>
          <w:divBdr>
            <w:top w:val="none" w:sz="0" w:space="0" w:color="auto"/>
            <w:left w:val="none" w:sz="0" w:space="0" w:color="auto"/>
            <w:bottom w:val="none" w:sz="0" w:space="0" w:color="auto"/>
            <w:right w:val="none" w:sz="0" w:space="0" w:color="auto"/>
          </w:divBdr>
        </w:div>
        <w:div w:id="436486010">
          <w:marLeft w:val="640"/>
          <w:marRight w:val="0"/>
          <w:marTop w:val="0"/>
          <w:marBottom w:val="0"/>
          <w:divBdr>
            <w:top w:val="none" w:sz="0" w:space="0" w:color="auto"/>
            <w:left w:val="none" w:sz="0" w:space="0" w:color="auto"/>
            <w:bottom w:val="none" w:sz="0" w:space="0" w:color="auto"/>
            <w:right w:val="none" w:sz="0" w:space="0" w:color="auto"/>
          </w:divBdr>
        </w:div>
        <w:div w:id="474301296">
          <w:marLeft w:val="640"/>
          <w:marRight w:val="0"/>
          <w:marTop w:val="0"/>
          <w:marBottom w:val="0"/>
          <w:divBdr>
            <w:top w:val="none" w:sz="0" w:space="0" w:color="auto"/>
            <w:left w:val="none" w:sz="0" w:space="0" w:color="auto"/>
            <w:bottom w:val="none" w:sz="0" w:space="0" w:color="auto"/>
            <w:right w:val="none" w:sz="0" w:space="0" w:color="auto"/>
          </w:divBdr>
        </w:div>
        <w:div w:id="512036737">
          <w:marLeft w:val="640"/>
          <w:marRight w:val="0"/>
          <w:marTop w:val="0"/>
          <w:marBottom w:val="0"/>
          <w:divBdr>
            <w:top w:val="none" w:sz="0" w:space="0" w:color="auto"/>
            <w:left w:val="none" w:sz="0" w:space="0" w:color="auto"/>
            <w:bottom w:val="none" w:sz="0" w:space="0" w:color="auto"/>
            <w:right w:val="none" w:sz="0" w:space="0" w:color="auto"/>
          </w:divBdr>
        </w:div>
        <w:div w:id="517887469">
          <w:marLeft w:val="640"/>
          <w:marRight w:val="0"/>
          <w:marTop w:val="0"/>
          <w:marBottom w:val="0"/>
          <w:divBdr>
            <w:top w:val="none" w:sz="0" w:space="0" w:color="auto"/>
            <w:left w:val="none" w:sz="0" w:space="0" w:color="auto"/>
            <w:bottom w:val="none" w:sz="0" w:space="0" w:color="auto"/>
            <w:right w:val="none" w:sz="0" w:space="0" w:color="auto"/>
          </w:divBdr>
        </w:div>
        <w:div w:id="559677837">
          <w:marLeft w:val="640"/>
          <w:marRight w:val="0"/>
          <w:marTop w:val="0"/>
          <w:marBottom w:val="0"/>
          <w:divBdr>
            <w:top w:val="none" w:sz="0" w:space="0" w:color="auto"/>
            <w:left w:val="none" w:sz="0" w:space="0" w:color="auto"/>
            <w:bottom w:val="none" w:sz="0" w:space="0" w:color="auto"/>
            <w:right w:val="none" w:sz="0" w:space="0" w:color="auto"/>
          </w:divBdr>
        </w:div>
        <w:div w:id="575555264">
          <w:marLeft w:val="640"/>
          <w:marRight w:val="0"/>
          <w:marTop w:val="0"/>
          <w:marBottom w:val="0"/>
          <w:divBdr>
            <w:top w:val="none" w:sz="0" w:space="0" w:color="auto"/>
            <w:left w:val="none" w:sz="0" w:space="0" w:color="auto"/>
            <w:bottom w:val="none" w:sz="0" w:space="0" w:color="auto"/>
            <w:right w:val="none" w:sz="0" w:space="0" w:color="auto"/>
          </w:divBdr>
        </w:div>
        <w:div w:id="635643328">
          <w:marLeft w:val="640"/>
          <w:marRight w:val="0"/>
          <w:marTop w:val="0"/>
          <w:marBottom w:val="0"/>
          <w:divBdr>
            <w:top w:val="none" w:sz="0" w:space="0" w:color="auto"/>
            <w:left w:val="none" w:sz="0" w:space="0" w:color="auto"/>
            <w:bottom w:val="none" w:sz="0" w:space="0" w:color="auto"/>
            <w:right w:val="none" w:sz="0" w:space="0" w:color="auto"/>
          </w:divBdr>
        </w:div>
        <w:div w:id="1038631008">
          <w:marLeft w:val="640"/>
          <w:marRight w:val="0"/>
          <w:marTop w:val="0"/>
          <w:marBottom w:val="0"/>
          <w:divBdr>
            <w:top w:val="none" w:sz="0" w:space="0" w:color="auto"/>
            <w:left w:val="none" w:sz="0" w:space="0" w:color="auto"/>
            <w:bottom w:val="none" w:sz="0" w:space="0" w:color="auto"/>
            <w:right w:val="none" w:sz="0" w:space="0" w:color="auto"/>
          </w:divBdr>
        </w:div>
        <w:div w:id="1041827511">
          <w:marLeft w:val="640"/>
          <w:marRight w:val="0"/>
          <w:marTop w:val="0"/>
          <w:marBottom w:val="0"/>
          <w:divBdr>
            <w:top w:val="none" w:sz="0" w:space="0" w:color="auto"/>
            <w:left w:val="none" w:sz="0" w:space="0" w:color="auto"/>
            <w:bottom w:val="none" w:sz="0" w:space="0" w:color="auto"/>
            <w:right w:val="none" w:sz="0" w:space="0" w:color="auto"/>
          </w:divBdr>
        </w:div>
        <w:div w:id="1073816746">
          <w:marLeft w:val="640"/>
          <w:marRight w:val="0"/>
          <w:marTop w:val="0"/>
          <w:marBottom w:val="0"/>
          <w:divBdr>
            <w:top w:val="none" w:sz="0" w:space="0" w:color="auto"/>
            <w:left w:val="none" w:sz="0" w:space="0" w:color="auto"/>
            <w:bottom w:val="none" w:sz="0" w:space="0" w:color="auto"/>
            <w:right w:val="none" w:sz="0" w:space="0" w:color="auto"/>
          </w:divBdr>
        </w:div>
        <w:div w:id="1074856748">
          <w:marLeft w:val="640"/>
          <w:marRight w:val="0"/>
          <w:marTop w:val="0"/>
          <w:marBottom w:val="0"/>
          <w:divBdr>
            <w:top w:val="none" w:sz="0" w:space="0" w:color="auto"/>
            <w:left w:val="none" w:sz="0" w:space="0" w:color="auto"/>
            <w:bottom w:val="none" w:sz="0" w:space="0" w:color="auto"/>
            <w:right w:val="none" w:sz="0" w:space="0" w:color="auto"/>
          </w:divBdr>
        </w:div>
        <w:div w:id="1098060426">
          <w:marLeft w:val="640"/>
          <w:marRight w:val="0"/>
          <w:marTop w:val="0"/>
          <w:marBottom w:val="0"/>
          <w:divBdr>
            <w:top w:val="none" w:sz="0" w:space="0" w:color="auto"/>
            <w:left w:val="none" w:sz="0" w:space="0" w:color="auto"/>
            <w:bottom w:val="none" w:sz="0" w:space="0" w:color="auto"/>
            <w:right w:val="none" w:sz="0" w:space="0" w:color="auto"/>
          </w:divBdr>
        </w:div>
        <w:div w:id="1100415227">
          <w:marLeft w:val="640"/>
          <w:marRight w:val="0"/>
          <w:marTop w:val="0"/>
          <w:marBottom w:val="0"/>
          <w:divBdr>
            <w:top w:val="none" w:sz="0" w:space="0" w:color="auto"/>
            <w:left w:val="none" w:sz="0" w:space="0" w:color="auto"/>
            <w:bottom w:val="none" w:sz="0" w:space="0" w:color="auto"/>
            <w:right w:val="none" w:sz="0" w:space="0" w:color="auto"/>
          </w:divBdr>
        </w:div>
        <w:div w:id="1166090150">
          <w:marLeft w:val="640"/>
          <w:marRight w:val="0"/>
          <w:marTop w:val="0"/>
          <w:marBottom w:val="0"/>
          <w:divBdr>
            <w:top w:val="none" w:sz="0" w:space="0" w:color="auto"/>
            <w:left w:val="none" w:sz="0" w:space="0" w:color="auto"/>
            <w:bottom w:val="none" w:sz="0" w:space="0" w:color="auto"/>
            <w:right w:val="none" w:sz="0" w:space="0" w:color="auto"/>
          </w:divBdr>
        </w:div>
        <w:div w:id="1171676157">
          <w:marLeft w:val="640"/>
          <w:marRight w:val="0"/>
          <w:marTop w:val="0"/>
          <w:marBottom w:val="0"/>
          <w:divBdr>
            <w:top w:val="none" w:sz="0" w:space="0" w:color="auto"/>
            <w:left w:val="none" w:sz="0" w:space="0" w:color="auto"/>
            <w:bottom w:val="none" w:sz="0" w:space="0" w:color="auto"/>
            <w:right w:val="none" w:sz="0" w:space="0" w:color="auto"/>
          </w:divBdr>
        </w:div>
        <w:div w:id="1198464782">
          <w:marLeft w:val="640"/>
          <w:marRight w:val="0"/>
          <w:marTop w:val="0"/>
          <w:marBottom w:val="0"/>
          <w:divBdr>
            <w:top w:val="none" w:sz="0" w:space="0" w:color="auto"/>
            <w:left w:val="none" w:sz="0" w:space="0" w:color="auto"/>
            <w:bottom w:val="none" w:sz="0" w:space="0" w:color="auto"/>
            <w:right w:val="none" w:sz="0" w:space="0" w:color="auto"/>
          </w:divBdr>
        </w:div>
        <w:div w:id="1206063201">
          <w:marLeft w:val="640"/>
          <w:marRight w:val="0"/>
          <w:marTop w:val="0"/>
          <w:marBottom w:val="0"/>
          <w:divBdr>
            <w:top w:val="none" w:sz="0" w:space="0" w:color="auto"/>
            <w:left w:val="none" w:sz="0" w:space="0" w:color="auto"/>
            <w:bottom w:val="none" w:sz="0" w:space="0" w:color="auto"/>
            <w:right w:val="none" w:sz="0" w:space="0" w:color="auto"/>
          </w:divBdr>
        </w:div>
        <w:div w:id="1213230437">
          <w:marLeft w:val="640"/>
          <w:marRight w:val="0"/>
          <w:marTop w:val="0"/>
          <w:marBottom w:val="0"/>
          <w:divBdr>
            <w:top w:val="none" w:sz="0" w:space="0" w:color="auto"/>
            <w:left w:val="none" w:sz="0" w:space="0" w:color="auto"/>
            <w:bottom w:val="none" w:sz="0" w:space="0" w:color="auto"/>
            <w:right w:val="none" w:sz="0" w:space="0" w:color="auto"/>
          </w:divBdr>
        </w:div>
        <w:div w:id="1514492201">
          <w:marLeft w:val="640"/>
          <w:marRight w:val="0"/>
          <w:marTop w:val="0"/>
          <w:marBottom w:val="0"/>
          <w:divBdr>
            <w:top w:val="none" w:sz="0" w:space="0" w:color="auto"/>
            <w:left w:val="none" w:sz="0" w:space="0" w:color="auto"/>
            <w:bottom w:val="none" w:sz="0" w:space="0" w:color="auto"/>
            <w:right w:val="none" w:sz="0" w:space="0" w:color="auto"/>
          </w:divBdr>
        </w:div>
        <w:div w:id="1589846705">
          <w:marLeft w:val="640"/>
          <w:marRight w:val="0"/>
          <w:marTop w:val="0"/>
          <w:marBottom w:val="0"/>
          <w:divBdr>
            <w:top w:val="none" w:sz="0" w:space="0" w:color="auto"/>
            <w:left w:val="none" w:sz="0" w:space="0" w:color="auto"/>
            <w:bottom w:val="none" w:sz="0" w:space="0" w:color="auto"/>
            <w:right w:val="none" w:sz="0" w:space="0" w:color="auto"/>
          </w:divBdr>
        </w:div>
        <w:div w:id="1602565485">
          <w:marLeft w:val="640"/>
          <w:marRight w:val="0"/>
          <w:marTop w:val="0"/>
          <w:marBottom w:val="0"/>
          <w:divBdr>
            <w:top w:val="none" w:sz="0" w:space="0" w:color="auto"/>
            <w:left w:val="none" w:sz="0" w:space="0" w:color="auto"/>
            <w:bottom w:val="none" w:sz="0" w:space="0" w:color="auto"/>
            <w:right w:val="none" w:sz="0" w:space="0" w:color="auto"/>
          </w:divBdr>
        </w:div>
        <w:div w:id="1657226760">
          <w:marLeft w:val="640"/>
          <w:marRight w:val="0"/>
          <w:marTop w:val="0"/>
          <w:marBottom w:val="0"/>
          <w:divBdr>
            <w:top w:val="none" w:sz="0" w:space="0" w:color="auto"/>
            <w:left w:val="none" w:sz="0" w:space="0" w:color="auto"/>
            <w:bottom w:val="none" w:sz="0" w:space="0" w:color="auto"/>
            <w:right w:val="none" w:sz="0" w:space="0" w:color="auto"/>
          </w:divBdr>
        </w:div>
        <w:div w:id="1696468765">
          <w:marLeft w:val="640"/>
          <w:marRight w:val="0"/>
          <w:marTop w:val="0"/>
          <w:marBottom w:val="0"/>
          <w:divBdr>
            <w:top w:val="none" w:sz="0" w:space="0" w:color="auto"/>
            <w:left w:val="none" w:sz="0" w:space="0" w:color="auto"/>
            <w:bottom w:val="none" w:sz="0" w:space="0" w:color="auto"/>
            <w:right w:val="none" w:sz="0" w:space="0" w:color="auto"/>
          </w:divBdr>
        </w:div>
        <w:div w:id="1727223467">
          <w:marLeft w:val="640"/>
          <w:marRight w:val="0"/>
          <w:marTop w:val="0"/>
          <w:marBottom w:val="0"/>
          <w:divBdr>
            <w:top w:val="none" w:sz="0" w:space="0" w:color="auto"/>
            <w:left w:val="none" w:sz="0" w:space="0" w:color="auto"/>
            <w:bottom w:val="none" w:sz="0" w:space="0" w:color="auto"/>
            <w:right w:val="none" w:sz="0" w:space="0" w:color="auto"/>
          </w:divBdr>
        </w:div>
        <w:div w:id="1747991069">
          <w:marLeft w:val="640"/>
          <w:marRight w:val="0"/>
          <w:marTop w:val="0"/>
          <w:marBottom w:val="0"/>
          <w:divBdr>
            <w:top w:val="none" w:sz="0" w:space="0" w:color="auto"/>
            <w:left w:val="none" w:sz="0" w:space="0" w:color="auto"/>
            <w:bottom w:val="none" w:sz="0" w:space="0" w:color="auto"/>
            <w:right w:val="none" w:sz="0" w:space="0" w:color="auto"/>
          </w:divBdr>
        </w:div>
        <w:div w:id="1828278701">
          <w:marLeft w:val="640"/>
          <w:marRight w:val="0"/>
          <w:marTop w:val="0"/>
          <w:marBottom w:val="0"/>
          <w:divBdr>
            <w:top w:val="none" w:sz="0" w:space="0" w:color="auto"/>
            <w:left w:val="none" w:sz="0" w:space="0" w:color="auto"/>
            <w:bottom w:val="none" w:sz="0" w:space="0" w:color="auto"/>
            <w:right w:val="none" w:sz="0" w:space="0" w:color="auto"/>
          </w:divBdr>
        </w:div>
        <w:div w:id="1828596915">
          <w:marLeft w:val="640"/>
          <w:marRight w:val="0"/>
          <w:marTop w:val="0"/>
          <w:marBottom w:val="0"/>
          <w:divBdr>
            <w:top w:val="none" w:sz="0" w:space="0" w:color="auto"/>
            <w:left w:val="none" w:sz="0" w:space="0" w:color="auto"/>
            <w:bottom w:val="none" w:sz="0" w:space="0" w:color="auto"/>
            <w:right w:val="none" w:sz="0" w:space="0" w:color="auto"/>
          </w:divBdr>
        </w:div>
        <w:div w:id="1877963882">
          <w:marLeft w:val="640"/>
          <w:marRight w:val="0"/>
          <w:marTop w:val="0"/>
          <w:marBottom w:val="0"/>
          <w:divBdr>
            <w:top w:val="none" w:sz="0" w:space="0" w:color="auto"/>
            <w:left w:val="none" w:sz="0" w:space="0" w:color="auto"/>
            <w:bottom w:val="none" w:sz="0" w:space="0" w:color="auto"/>
            <w:right w:val="none" w:sz="0" w:space="0" w:color="auto"/>
          </w:divBdr>
        </w:div>
        <w:div w:id="1880239735">
          <w:marLeft w:val="640"/>
          <w:marRight w:val="0"/>
          <w:marTop w:val="0"/>
          <w:marBottom w:val="0"/>
          <w:divBdr>
            <w:top w:val="none" w:sz="0" w:space="0" w:color="auto"/>
            <w:left w:val="none" w:sz="0" w:space="0" w:color="auto"/>
            <w:bottom w:val="none" w:sz="0" w:space="0" w:color="auto"/>
            <w:right w:val="none" w:sz="0" w:space="0" w:color="auto"/>
          </w:divBdr>
        </w:div>
        <w:div w:id="1893957159">
          <w:marLeft w:val="640"/>
          <w:marRight w:val="0"/>
          <w:marTop w:val="0"/>
          <w:marBottom w:val="0"/>
          <w:divBdr>
            <w:top w:val="none" w:sz="0" w:space="0" w:color="auto"/>
            <w:left w:val="none" w:sz="0" w:space="0" w:color="auto"/>
            <w:bottom w:val="none" w:sz="0" w:space="0" w:color="auto"/>
            <w:right w:val="none" w:sz="0" w:space="0" w:color="auto"/>
          </w:divBdr>
        </w:div>
        <w:div w:id="1964649078">
          <w:marLeft w:val="640"/>
          <w:marRight w:val="0"/>
          <w:marTop w:val="0"/>
          <w:marBottom w:val="0"/>
          <w:divBdr>
            <w:top w:val="none" w:sz="0" w:space="0" w:color="auto"/>
            <w:left w:val="none" w:sz="0" w:space="0" w:color="auto"/>
            <w:bottom w:val="none" w:sz="0" w:space="0" w:color="auto"/>
            <w:right w:val="none" w:sz="0" w:space="0" w:color="auto"/>
          </w:divBdr>
        </w:div>
        <w:div w:id="2013101162">
          <w:marLeft w:val="640"/>
          <w:marRight w:val="0"/>
          <w:marTop w:val="0"/>
          <w:marBottom w:val="0"/>
          <w:divBdr>
            <w:top w:val="none" w:sz="0" w:space="0" w:color="auto"/>
            <w:left w:val="none" w:sz="0" w:space="0" w:color="auto"/>
            <w:bottom w:val="none" w:sz="0" w:space="0" w:color="auto"/>
            <w:right w:val="none" w:sz="0" w:space="0" w:color="auto"/>
          </w:divBdr>
        </w:div>
        <w:div w:id="2079667060">
          <w:marLeft w:val="640"/>
          <w:marRight w:val="0"/>
          <w:marTop w:val="0"/>
          <w:marBottom w:val="0"/>
          <w:divBdr>
            <w:top w:val="none" w:sz="0" w:space="0" w:color="auto"/>
            <w:left w:val="none" w:sz="0" w:space="0" w:color="auto"/>
            <w:bottom w:val="none" w:sz="0" w:space="0" w:color="auto"/>
            <w:right w:val="none" w:sz="0" w:space="0" w:color="auto"/>
          </w:divBdr>
        </w:div>
        <w:div w:id="2110392701">
          <w:marLeft w:val="640"/>
          <w:marRight w:val="0"/>
          <w:marTop w:val="0"/>
          <w:marBottom w:val="0"/>
          <w:divBdr>
            <w:top w:val="none" w:sz="0" w:space="0" w:color="auto"/>
            <w:left w:val="none" w:sz="0" w:space="0" w:color="auto"/>
            <w:bottom w:val="none" w:sz="0" w:space="0" w:color="auto"/>
            <w:right w:val="none" w:sz="0" w:space="0" w:color="auto"/>
          </w:divBdr>
        </w:div>
        <w:div w:id="2130851049">
          <w:marLeft w:val="640"/>
          <w:marRight w:val="0"/>
          <w:marTop w:val="0"/>
          <w:marBottom w:val="0"/>
          <w:divBdr>
            <w:top w:val="none" w:sz="0" w:space="0" w:color="auto"/>
            <w:left w:val="none" w:sz="0" w:space="0" w:color="auto"/>
            <w:bottom w:val="none" w:sz="0" w:space="0" w:color="auto"/>
            <w:right w:val="none" w:sz="0" w:space="0" w:color="auto"/>
          </w:divBdr>
        </w:div>
      </w:divsChild>
    </w:div>
    <w:div w:id="915670124">
      <w:bodyDiv w:val="1"/>
      <w:marLeft w:val="0"/>
      <w:marRight w:val="0"/>
      <w:marTop w:val="0"/>
      <w:marBottom w:val="0"/>
      <w:divBdr>
        <w:top w:val="none" w:sz="0" w:space="0" w:color="auto"/>
        <w:left w:val="none" w:sz="0" w:space="0" w:color="auto"/>
        <w:bottom w:val="none" w:sz="0" w:space="0" w:color="auto"/>
        <w:right w:val="none" w:sz="0" w:space="0" w:color="auto"/>
      </w:divBdr>
      <w:divsChild>
        <w:div w:id="10685098">
          <w:marLeft w:val="640"/>
          <w:marRight w:val="0"/>
          <w:marTop w:val="0"/>
          <w:marBottom w:val="0"/>
          <w:divBdr>
            <w:top w:val="none" w:sz="0" w:space="0" w:color="auto"/>
            <w:left w:val="none" w:sz="0" w:space="0" w:color="auto"/>
            <w:bottom w:val="none" w:sz="0" w:space="0" w:color="auto"/>
            <w:right w:val="none" w:sz="0" w:space="0" w:color="auto"/>
          </w:divBdr>
        </w:div>
        <w:div w:id="152068642">
          <w:marLeft w:val="640"/>
          <w:marRight w:val="0"/>
          <w:marTop w:val="0"/>
          <w:marBottom w:val="0"/>
          <w:divBdr>
            <w:top w:val="none" w:sz="0" w:space="0" w:color="auto"/>
            <w:left w:val="none" w:sz="0" w:space="0" w:color="auto"/>
            <w:bottom w:val="none" w:sz="0" w:space="0" w:color="auto"/>
            <w:right w:val="none" w:sz="0" w:space="0" w:color="auto"/>
          </w:divBdr>
        </w:div>
        <w:div w:id="191310886">
          <w:marLeft w:val="640"/>
          <w:marRight w:val="0"/>
          <w:marTop w:val="0"/>
          <w:marBottom w:val="0"/>
          <w:divBdr>
            <w:top w:val="none" w:sz="0" w:space="0" w:color="auto"/>
            <w:left w:val="none" w:sz="0" w:space="0" w:color="auto"/>
            <w:bottom w:val="none" w:sz="0" w:space="0" w:color="auto"/>
            <w:right w:val="none" w:sz="0" w:space="0" w:color="auto"/>
          </w:divBdr>
        </w:div>
        <w:div w:id="265432576">
          <w:marLeft w:val="640"/>
          <w:marRight w:val="0"/>
          <w:marTop w:val="0"/>
          <w:marBottom w:val="0"/>
          <w:divBdr>
            <w:top w:val="none" w:sz="0" w:space="0" w:color="auto"/>
            <w:left w:val="none" w:sz="0" w:space="0" w:color="auto"/>
            <w:bottom w:val="none" w:sz="0" w:space="0" w:color="auto"/>
            <w:right w:val="none" w:sz="0" w:space="0" w:color="auto"/>
          </w:divBdr>
        </w:div>
        <w:div w:id="318002657">
          <w:marLeft w:val="640"/>
          <w:marRight w:val="0"/>
          <w:marTop w:val="0"/>
          <w:marBottom w:val="0"/>
          <w:divBdr>
            <w:top w:val="none" w:sz="0" w:space="0" w:color="auto"/>
            <w:left w:val="none" w:sz="0" w:space="0" w:color="auto"/>
            <w:bottom w:val="none" w:sz="0" w:space="0" w:color="auto"/>
            <w:right w:val="none" w:sz="0" w:space="0" w:color="auto"/>
          </w:divBdr>
        </w:div>
        <w:div w:id="328753597">
          <w:marLeft w:val="640"/>
          <w:marRight w:val="0"/>
          <w:marTop w:val="0"/>
          <w:marBottom w:val="0"/>
          <w:divBdr>
            <w:top w:val="none" w:sz="0" w:space="0" w:color="auto"/>
            <w:left w:val="none" w:sz="0" w:space="0" w:color="auto"/>
            <w:bottom w:val="none" w:sz="0" w:space="0" w:color="auto"/>
            <w:right w:val="none" w:sz="0" w:space="0" w:color="auto"/>
          </w:divBdr>
        </w:div>
        <w:div w:id="330448345">
          <w:marLeft w:val="640"/>
          <w:marRight w:val="0"/>
          <w:marTop w:val="0"/>
          <w:marBottom w:val="0"/>
          <w:divBdr>
            <w:top w:val="none" w:sz="0" w:space="0" w:color="auto"/>
            <w:left w:val="none" w:sz="0" w:space="0" w:color="auto"/>
            <w:bottom w:val="none" w:sz="0" w:space="0" w:color="auto"/>
            <w:right w:val="none" w:sz="0" w:space="0" w:color="auto"/>
          </w:divBdr>
        </w:div>
        <w:div w:id="406923448">
          <w:marLeft w:val="640"/>
          <w:marRight w:val="0"/>
          <w:marTop w:val="0"/>
          <w:marBottom w:val="0"/>
          <w:divBdr>
            <w:top w:val="none" w:sz="0" w:space="0" w:color="auto"/>
            <w:left w:val="none" w:sz="0" w:space="0" w:color="auto"/>
            <w:bottom w:val="none" w:sz="0" w:space="0" w:color="auto"/>
            <w:right w:val="none" w:sz="0" w:space="0" w:color="auto"/>
          </w:divBdr>
        </w:div>
        <w:div w:id="430049887">
          <w:marLeft w:val="640"/>
          <w:marRight w:val="0"/>
          <w:marTop w:val="0"/>
          <w:marBottom w:val="0"/>
          <w:divBdr>
            <w:top w:val="none" w:sz="0" w:space="0" w:color="auto"/>
            <w:left w:val="none" w:sz="0" w:space="0" w:color="auto"/>
            <w:bottom w:val="none" w:sz="0" w:space="0" w:color="auto"/>
            <w:right w:val="none" w:sz="0" w:space="0" w:color="auto"/>
          </w:divBdr>
        </w:div>
        <w:div w:id="460541039">
          <w:marLeft w:val="640"/>
          <w:marRight w:val="0"/>
          <w:marTop w:val="0"/>
          <w:marBottom w:val="0"/>
          <w:divBdr>
            <w:top w:val="none" w:sz="0" w:space="0" w:color="auto"/>
            <w:left w:val="none" w:sz="0" w:space="0" w:color="auto"/>
            <w:bottom w:val="none" w:sz="0" w:space="0" w:color="auto"/>
            <w:right w:val="none" w:sz="0" w:space="0" w:color="auto"/>
          </w:divBdr>
        </w:div>
        <w:div w:id="520243990">
          <w:marLeft w:val="640"/>
          <w:marRight w:val="0"/>
          <w:marTop w:val="0"/>
          <w:marBottom w:val="0"/>
          <w:divBdr>
            <w:top w:val="none" w:sz="0" w:space="0" w:color="auto"/>
            <w:left w:val="none" w:sz="0" w:space="0" w:color="auto"/>
            <w:bottom w:val="none" w:sz="0" w:space="0" w:color="auto"/>
            <w:right w:val="none" w:sz="0" w:space="0" w:color="auto"/>
          </w:divBdr>
        </w:div>
        <w:div w:id="528032464">
          <w:marLeft w:val="640"/>
          <w:marRight w:val="0"/>
          <w:marTop w:val="0"/>
          <w:marBottom w:val="0"/>
          <w:divBdr>
            <w:top w:val="none" w:sz="0" w:space="0" w:color="auto"/>
            <w:left w:val="none" w:sz="0" w:space="0" w:color="auto"/>
            <w:bottom w:val="none" w:sz="0" w:space="0" w:color="auto"/>
            <w:right w:val="none" w:sz="0" w:space="0" w:color="auto"/>
          </w:divBdr>
        </w:div>
        <w:div w:id="615407742">
          <w:marLeft w:val="640"/>
          <w:marRight w:val="0"/>
          <w:marTop w:val="0"/>
          <w:marBottom w:val="0"/>
          <w:divBdr>
            <w:top w:val="none" w:sz="0" w:space="0" w:color="auto"/>
            <w:left w:val="none" w:sz="0" w:space="0" w:color="auto"/>
            <w:bottom w:val="none" w:sz="0" w:space="0" w:color="auto"/>
            <w:right w:val="none" w:sz="0" w:space="0" w:color="auto"/>
          </w:divBdr>
        </w:div>
        <w:div w:id="639921495">
          <w:marLeft w:val="640"/>
          <w:marRight w:val="0"/>
          <w:marTop w:val="0"/>
          <w:marBottom w:val="0"/>
          <w:divBdr>
            <w:top w:val="none" w:sz="0" w:space="0" w:color="auto"/>
            <w:left w:val="none" w:sz="0" w:space="0" w:color="auto"/>
            <w:bottom w:val="none" w:sz="0" w:space="0" w:color="auto"/>
            <w:right w:val="none" w:sz="0" w:space="0" w:color="auto"/>
          </w:divBdr>
        </w:div>
        <w:div w:id="670909234">
          <w:marLeft w:val="640"/>
          <w:marRight w:val="0"/>
          <w:marTop w:val="0"/>
          <w:marBottom w:val="0"/>
          <w:divBdr>
            <w:top w:val="none" w:sz="0" w:space="0" w:color="auto"/>
            <w:left w:val="none" w:sz="0" w:space="0" w:color="auto"/>
            <w:bottom w:val="none" w:sz="0" w:space="0" w:color="auto"/>
            <w:right w:val="none" w:sz="0" w:space="0" w:color="auto"/>
          </w:divBdr>
        </w:div>
        <w:div w:id="701368738">
          <w:marLeft w:val="640"/>
          <w:marRight w:val="0"/>
          <w:marTop w:val="0"/>
          <w:marBottom w:val="0"/>
          <w:divBdr>
            <w:top w:val="none" w:sz="0" w:space="0" w:color="auto"/>
            <w:left w:val="none" w:sz="0" w:space="0" w:color="auto"/>
            <w:bottom w:val="none" w:sz="0" w:space="0" w:color="auto"/>
            <w:right w:val="none" w:sz="0" w:space="0" w:color="auto"/>
          </w:divBdr>
        </w:div>
        <w:div w:id="707802104">
          <w:marLeft w:val="640"/>
          <w:marRight w:val="0"/>
          <w:marTop w:val="0"/>
          <w:marBottom w:val="0"/>
          <w:divBdr>
            <w:top w:val="none" w:sz="0" w:space="0" w:color="auto"/>
            <w:left w:val="none" w:sz="0" w:space="0" w:color="auto"/>
            <w:bottom w:val="none" w:sz="0" w:space="0" w:color="auto"/>
            <w:right w:val="none" w:sz="0" w:space="0" w:color="auto"/>
          </w:divBdr>
        </w:div>
        <w:div w:id="790900756">
          <w:marLeft w:val="640"/>
          <w:marRight w:val="0"/>
          <w:marTop w:val="0"/>
          <w:marBottom w:val="0"/>
          <w:divBdr>
            <w:top w:val="none" w:sz="0" w:space="0" w:color="auto"/>
            <w:left w:val="none" w:sz="0" w:space="0" w:color="auto"/>
            <w:bottom w:val="none" w:sz="0" w:space="0" w:color="auto"/>
            <w:right w:val="none" w:sz="0" w:space="0" w:color="auto"/>
          </w:divBdr>
        </w:div>
        <w:div w:id="798425218">
          <w:marLeft w:val="640"/>
          <w:marRight w:val="0"/>
          <w:marTop w:val="0"/>
          <w:marBottom w:val="0"/>
          <w:divBdr>
            <w:top w:val="none" w:sz="0" w:space="0" w:color="auto"/>
            <w:left w:val="none" w:sz="0" w:space="0" w:color="auto"/>
            <w:bottom w:val="none" w:sz="0" w:space="0" w:color="auto"/>
            <w:right w:val="none" w:sz="0" w:space="0" w:color="auto"/>
          </w:divBdr>
        </w:div>
        <w:div w:id="804810338">
          <w:marLeft w:val="640"/>
          <w:marRight w:val="0"/>
          <w:marTop w:val="0"/>
          <w:marBottom w:val="0"/>
          <w:divBdr>
            <w:top w:val="none" w:sz="0" w:space="0" w:color="auto"/>
            <w:left w:val="none" w:sz="0" w:space="0" w:color="auto"/>
            <w:bottom w:val="none" w:sz="0" w:space="0" w:color="auto"/>
            <w:right w:val="none" w:sz="0" w:space="0" w:color="auto"/>
          </w:divBdr>
        </w:div>
        <w:div w:id="806707403">
          <w:marLeft w:val="640"/>
          <w:marRight w:val="0"/>
          <w:marTop w:val="0"/>
          <w:marBottom w:val="0"/>
          <w:divBdr>
            <w:top w:val="none" w:sz="0" w:space="0" w:color="auto"/>
            <w:left w:val="none" w:sz="0" w:space="0" w:color="auto"/>
            <w:bottom w:val="none" w:sz="0" w:space="0" w:color="auto"/>
            <w:right w:val="none" w:sz="0" w:space="0" w:color="auto"/>
          </w:divBdr>
        </w:div>
        <w:div w:id="886142028">
          <w:marLeft w:val="640"/>
          <w:marRight w:val="0"/>
          <w:marTop w:val="0"/>
          <w:marBottom w:val="0"/>
          <w:divBdr>
            <w:top w:val="none" w:sz="0" w:space="0" w:color="auto"/>
            <w:left w:val="none" w:sz="0" w:space="0" w:color="auto"/>
            <w:bottom w:val="none" w:sz="0" w:space="0" w:color="auto"/>
            <w:right w:val="none" w:sz="0" w:space="0" w:color="auto"/>
          </w:divBdr>
        </w:div>
        <w:div w:id="897089291">
          <w:marLeft w:val="640"/>
          <w:marRight w:val="0"/>
          <w:marTop w:val="0"/>
          <w:marBottom w:val="0"/>
          <w:divBdr>
            <w:top w:val="none" w:sz="0" w:space="0" w:color="auto"/>
            <w:left w:val="none" w:sz="0" w:space="0" w:color="auto"/>
            <w:bottom w:val="none" w:sz="0" w:space="0" w:color="auto"/>
            <w:right w:val="none" w:sz="0" w:space="0" w:color="auto"/>
          </w:divBdr>
        </w:div>
        <w:div w:id="955522685">
          <w:marLeft w:val="640"/>
          <w:marRight w:val="0"/>
          <w:marTop w:val="0"/>
          <w:marBottom w:val="0"/>
          <w:divBdr>
            <w:top w:val="none" w:sz="0" w:space="0" w:color="auto"/>
            <w:left w:val="none" w:sz="0" w:space="0" w:color="auto"/>
            <w:bottom w:val="none" w:sz="0" w:space="0" w:color="auto"/>
            <w:right w:val="none" w:sz="0" w:space="0" w:color="auto"/>
          </w:divBdr>
        </w:div>
        <w:div w:id="1005935973">
          <w:marLeft w:val="640"/>
          <w:marRight w:val="0"/>
          <w:marTop w:val="0"/>
          <w:marBottom w:val="0"/>
          <w:divBdr>
            <w:top w:val="none" w:sz="0" w:space="0" w:color="auto"/>
            <w:left w:val="none" w:sz="0" w:space="0" w:color="auto"/>
            <w:bottom w:val="none" w:sz="0" w:space="0" w:color="auto"/>
            <w:right w:val="none" w:sz="0" w:space="0" w:color="auto"/>
          </w:divBdr>
        </w:div>
        <w:div w:id="1266036712">
          <w:marLeft w:val="640"/>
          <w:marRight w:val="0"/>
          <w:marTop w:val="0"/>
          <w:marBottom w:val="0"/>
          <w:divBdr>
            <w:top w:val="none" w:sz="0" w:space="0" w:color="auto"/>
            <w:left w:val="none" w:sz="0" w:space="0" w:color="auto"/>
            <w:bottom w:val="none" w:sz="0" w:space="0" w:color="auto"/>
            <w:right w:val="none" w:sz="0" w:space="0" w:color="auto"/>
          </w:divBdr>
        </w:div>
        <w:div w:id="1291747272">
          <w:marLeft w:val="640"/>
          <w:marRight w:val="0"/>
          <w:marTop w:val="0"/>
          <w:marBottom w:val="0"/>
          <w:divBdr>
            <w:top w:val="none" w:sz="0" w:space="0" w:color="auto"/>
            <w:left w:val="none" w:sz="0" w:space="0" w:color="auto"/>
            <w:bottom w:val="none" w:sz="0" w:space="0" w:color="auto"/>
            <w:right w:val="none" w:sz="0" w:space="0" w:color="auto"/>
          </w:divBdr>
        </w:div>
        <w:div w:id="1302661160">
          <w:marLeft w:val="640"/>
          <w:marRight w:val="0"/>
          <w:marTop w:val="0"/>
          <w:marBottom w:val="0"/>
          <w:divBdr>
            <w:top w:val="none" w:sz="0" w:space="0" w:color="auto"/>
            <w:left w:val="none" w:sz="0" w:space="0" w:color="auto"/>
            <w:bottom w:val="none" w:sz="0" w:space="0" w:color="auto"/>
            <w:right w:val="none" w:sz="0" w:space="0" w:color="auto"/>
          </w:divBdr>
        </w:div>
        <w:div w:id="1309631004">
          <w:marLeft w:val="640"/>
          <w:marRight w:val="0"/>
          <w:marTop w:val="0"/>
          <w:marBottom w:val="0"/>
          <w:divBdr>
            <w:top w:val="none" w:sz="0" w:space="0" w:color="auto"/>
            <w:left w:val="none" w:sz="0" w:space="0" w:color="auto"/>
            <w:bottom w:val="none" w:sz="0" w:space="0" w:color="auto"/>
            <w:right w:val="none" w:sz="0" w:space="0" w:color="auto"/>
          </w:divBdr>
        </w:div>
        <w:div w:id="1357465991">
          <w:marLeft w:val="640"/>
          <w:marRight w:val="0"/>
          <w:marTop w:val="0"/>
          <w:marBottom w:val="0"/>
          <w:divBdr>
            <w:top w:val="none" w:sz="0" w:space="0" w:color="auto"/>
            <w:left w:val="none" w:sz="0" w:space="0" w:color="auto"/>
            <w:bottom w:val="none" w:sz="0" w:space="0" w:color="auto"/>
            <w:right w:val="none" w:sz="0" w:space="0" w:color="auto"/>
          </w:divBdr>
        </w:div>
        <w:div w:id="1458793912">
          <w:marLeft w:val="640"/>
          <w:marRight w:val="0"/>
          <w:marTop w:val="0"/>
          <w:marBottom w:val="0"/>
          <w:divBdr>
            <w:top w:val="none" w:sz="0" w:space="0" w:color="auto"/>
            <w:left w:val="none" w:sz="0" w:space="0" w:color="auto"/>
            <w:bottom w:val="none" w:sz="0" w:space="0" w:color="auto"/>
            <w:right w:val="none" w:sz="0" w:space="0" w:color="auto"/>
          </w:divBdr>
        </w:div>
        <w:div w:id="1508011555">
          <w:marLeft w:val="640"/>
          <w:marRight w:val="0"/>
          <w:marTop w:val="0"/>
          <w:marBottom w:val="0"/>
          <w:divBdr>
            <w:top w:val="none" w:sz="0" w:space="0" w:color="auto"/>
            <w:left w:val="none" w:sz="0" w:space="0" w:color="auto"/>
            <w:bottom w:val="none" w:sz="0" w:space="0" w:color="auto"/>
            <w:right w:val="none" w:sz="0" w:space="0" w:color="auto"/>
          </w:divBdr>
        </w:div>
        <w:div w:id="1574927787">
          <w:marLeft w:val="640"/>
          <w:marRight w:val="0"/>
          <w:marTop w:val="0"/>
          <w:marBottom w:val="0"/>
          <w:divBdr>
            <w:top w:val="none" w:sz="0" w:space="0" w:color="auto"/>
            <w:left w:val="none" w:sz="0" w:space="0" w:color="auto"/>
            <w:bottom w:val="none" w:sz="0" w:space="0" w:color="auto"/>
            <w:right w:val="none" w:sz="0" w:space="0" w:color="auto"/>
          </w:divBdr>
        </w:div>
        <w:div w:id="1602685163">
          <w:marLeft w:val="640"/>
          <w:marRight w:val="0"/>
          <w:marTop w:val="0"/>
          <w:marBottom w:val="0"/>
          <w:divBdr>
            <w:top w:val="none" w:sz="0" w:space="0" w:color="auto"/>
            <w:left w:val="none" w:sz="0" w:space="0" w:color="auto"/>
            <w:bottom w:val="none" w:sz="0" w:space="0" w:color="auto"/>
            <w:right w:val="none" w:sz="0" w:space="0" w:color="auto"/>
          </w:divBdr>
        </w:div>
        <w:div w:id="1606886478">
          <w:marLeft w:val="640"/>
          <w:marRight w:val="0"/>
          <w:marTop w:val="0"/>
          <w:marBottom w:val="0"/>
          <w:divBdr>
            <w:top w:val="none" w:sz="0" w:space="0" w:color="auto"/>
            <w:left w:val="none" w:sz="0" w:space="0" w:color="auto"/>
            <w:bottom w:val="none" w:sz="0" w:space="0" w:color="auto"/>
            <w:right w:val="none" w:sz="0" w:space="0" w:color="auto"/>
          </w:divBdr>
        </w:div>
        <w:div w:id="1661957258">
          <w:marLeft w:val="640"/>
          <w:marRight w:val="0"/>
          <w:marTop w:val="0"/>
          <w:marBottom w:val="0"/>
          <w:divBdr>
            <w:top w:val="none" w:sz="0" w:space="0" w:color="auto"/>
            <w:left w:val="none" w:sz="0" w:space="0" w:color="auto"/>
            <w:bottom w:val="none" w:sz="0" w:space="0" w:color="auto"/>
            <w:right w:val="none" w:sz="0" w:space="0" w:color="auto"/>
          </w:divBdr>
        </w:div>
        <w:div w:id="1664697971">
          <w:marLeft w:val="640"/>
          <w:marRight w:val="0"/>
          <w:marTop w:val="0"/>
          <w:marBottom w:val="0"/>
          <w:divBdr>
            <w:top w:val="none" w:sz="0" w:space="0" w:color="auto"/>
            <w:left w:val="none" w:sz="0" w:space="0" w:color="auto"/>
            <w:bottom w:val="none" w:sz="0" w:space="0" w:color="auto"/>
            <w:right w:val="none" w:sz="0" w:space="0" w:color="auto"/>
          </w:divBdr>
        </w:div>
        <w:div w:id="1749379917">
          <w:marLeft w:val="640"/>
          <w:marRight w:val="0"/>
          <w:marTop w:val="0"/>
          <w:marBottom w:val="0"/>
          <w:divBdr>
            <w:top w:val="none" w:sz="0" w:space="0" w:color="auto"/>
            <w:left w:val="none" w:sz="0" w:space="0" w:color="auto"/>
            <w:bottom w:val="none" w:sz="0" w:space="0" w:color="auto"/>
            <w:right w:val="none" w:sz="0" w:space="0" w:color="auto"/>
          </w:divBdr>
        </w:div>
        <w:div w:id="1839300270">
          <w:marLeft w:val="640"/>
          <w:marRight w:val="0"/>
          <w:marTop w:val="0"/>
          <w:marBottom w:val="0"/>
          <w:divBdr>
            <w:top w:val="none" w:sz="0" w:space="0" w:color="auto"/>
            <w:left w:val="none" w:sz="0" w:space="0" w:color="auto"/>
            <w:bottom w:val="none" w:sz="0" w:space="0" w:color="auto"/>
            <w:right w:val="none" w:sz="0" w:space="0" w:color="auto"/>
          </w:divBdr>
        </w:div>
        <w:div w:id="1952004699">
          <w:marLeft w:val="640"/>
          <w:marRight w:val="0"/>
          <w:marTop w:val="0"/>
          <w:marBottom w:val="0"/>
          <w:divBdr>
            <w:top w:val="none" w:sz="0" w:space="0" w:color="auto"/>
            <w:left w:val="none" w:sz="0" w:space="0" w:color="auto"/>
            <w:bottom w:val="none" w:sz="0" w:space="0" w:color="auto"/>
            <w:right w:val="none" w:sz="0" w:space="0" w:color="auto"/>
          </w:divBdr>
        </w:div>
        <w:div w:id="2008514140">
          <w:marLeft w:val="640"/>
          <w:marRight w:val="0"/>
          <w:marTop w:val="0"/>
          <w:marBottom w:val="0"/>
          <w:divBdr>
            <w:top w:val="none" w:sz="0" w:space="0" w:color="auto"/>
            <w:left w:val="none" w:sz="0" w:space="0" w:color="auto"/>
            <w:bottom w:val="none" w:sz="0" w:space="0" w:color="auto"/>
            <w:right w:val="none" w:sz="0" w:space="0" w:color="auto"/>
          </w:divBdr>
        </w:div>
        <w:div w:id="2048677748">
          <w:marLeft w:val="640"/>
          <w:marRight w:val="0"/>
          <w:marTop w:val="0"/>
          <w:marBottom w:val="0"/>
          <w:divBdr>
            <w:top w:val="none" w:sz="0" w:space="0" w:color="auto"/>
            <w:left w:val="none" w:sz="0" w:space="0" w:color="auto"/>
            <w:bottom w:val="none" w:sz="0" w:space="0" w:color="auto"/>
            <w:right w:val="none" w:sz="0" w:space="0" w:color="auto"/>
          </w:divBdr>
        </w:div>
      </w:divsChild>
    </w:div>
    <w:div w:id="925189510">
      <w:bodyDiv w:val="1"/>
      <w:marLeft w:val="0"/>
      <w:marRight w:val="0"/>
      <w:marTop w:val="0"/>
      <w:marBottom w:val="0"/>
      <w:divBdr>
        <w:top w:val="none" w:sz="0" w:space="0" w:color="auto"/>
        <w:left w:val="none" w:sz="0" w:space="0" w:color="auto"/>
        <w:bottom w:val="none" w:sz="0" w:space="0" w:color="auto"/>
        <w:right w:val="none" w:sz="0" w:space="0" w:color="auto"/>
      </w:divBdr>
      <w:divsChild>
        <w:div w:id="5137116">
          <w:marLeft w:val="640"/>
          <w:marRight w:val="0"/>
          <w:marTop w:val="0"/>
          <w:marBottom w:val="0"/>
          <w:divBdr>
            <w:top w:val="none" w:sz="0" w:space="0" w:color="auto"/>
            <w:left w:val="none" w:sz="0" w:space="0" w:color="auto"/>
            <w:bottom w:val="none" w:sz="0" w:space="0" w:color="auto"/>
            <w:right w:val="none" w:sz="0" w:space="0" w:color="auto"/>
          </w:divBdr>
        </w:div>
        <w:div w:id="86583510">
          <w:marLeft w:val="640"/>
          <w:marRight w:val="0"/>
          <w:marTop w:val="0"/>
          <w:marBottom w:val="0"/>
          <w:divBdr>
            <w:top w:val="none" w:sz="0" w:space="0" w:color="auto"/>
            <w:left w:val="none" w:sz="0" w:space="0" w:color="auto"/>
            <w:bottom w:val="none" w:sz="0" w:space="0" w:color="auto"/>
            <w:right w:val="none" w:sz="0" w:space="0" w:color="auto"/>
          </w:divBdr>
        </w:div>
        <w:div w:id="87312611">
          <w:marLeft w:val="640"/>
          <w:marRight w:val="0"/>
          <w:marTop w:val="0"/>
          <w:marBottom w:val="0"/>
          <w:divBdr>
            <w:top w:val="none" w:sz="0" w:space="0" w:color="auto"/>
            <w:left w:val="none" w:sz="0" w:space="0" w:color="auto"/>
            <w:bottom w:val="none" w:sz="0" w:space="0" w:color="auto"/>
            <w:right w:val="none" w:sz="0" w:space="0" w:color="auto"/>
          </w:divBdr>
        </w:div>
        <w:div w:id="160855998">
          <w:marLeft w:val="640"/>
          <w:marRight w:val="0"/>
          <w:marTop w:val="0"/>
          <w:marBottom w:val="0"/>
          <w:divBdr>
            <w:top w:val="none" w:sz="0" w:space="0" w:color="auto"/>
            <w:left w:val="none" w:sz="0" w:space="0" w:color="auto"/>
            <w:bottom w:val="none" w:sz="0" w:space="0" w:color="auto"/>
            <w:right w:val="none" w:sz="0" w:space="0" w:color="auto"/>
          </w:divBdr>
        </w:div>
        <w:div w:id="171573762">
          <w:marLeft w:val="640"/>
          <w:marRight w:val="0"/>
          <w:marTop w:val="0"/>
          <w:marBottom w:val="0"/>
          <w:divBdr>
            <w:top w:val="none" w:sz="0" w:space="0" w:color="auto"/>
            <w:left w:val="none" w:sz="0" w:space="0" w:color="auto"/>
            <w:bottom w:val="none" w:sz="0" w:space="0" w:color="auto"/>
            <w:right w:val="none" w:sz="0" w:space="0" w:color="auto"/>
          </w:divBdr>
        </w:div>
        <w:div w:id="220989157">
          <w:marLeft w:val="640"/>
          <w:marRight w:val="0"/>
          <w:marTop w:val="0"/>
          <w:marBottom w:val="0"/>
          <w:divBdr>
            <w:top w:val="none" w:sz="0" w:space="0" w:color="auto"/>
            <w:left w:val="none" w:sz="0" w:space="0" w:color="auto"/>
            <w:bottom w:val="none" w:sz="0" w:space="0" w:color="auto"/>
            <w:right w:val="none" w:sz="0" w:space="0" w:color="auto"/>
          </w:divBdr>
        </w:div>
        <w:div w:id="323894429">
          <w:marLeft w:val="640"/>
          <w:marRight w:val="0"/>
          <w:marTop w:val="0"/>
          <w:marBottom w:val="0"/>
          <w:divBdr>
            <w:top w:val="none" w:sz="0" w:space="0" w:color="auto"/>
            <w:left w:val="none" w:sz="0" w:space="0" w:color="auto"/>
            <w:bottom w:val="none" w:sz="0" w:space="0" w:color="auto"/>
            <w:right w:val="none" w:sz="0" w:space="0" w:color="auto"/>
          </w:divBdr>
        </w:div>
        <w:div w:id="449864779">
          <w:marLeft w:val="640"/>
          <w:marRight w:val="0"/>
          <w:marTop w:val="0"/>
          <w:marBottom w:val="0"/>
          <w:divBdr>
            <w:top w:val="none" w:sz="0" w:space="0" w:color="auto"/>
            <w:left w:val="none" w:sz="0" w:space="0" w:color="auto"/>
            <w:bottom w:val="none" w:sz="0" w:space="0" w:color="auto"/>
            <w:right w:val="none" w:sz="0" w:space="0" w:color="auto"/>
          </w:divBdr>
        </w:div>
        <w:div w:id="458455652">
          <w:marLeft w:val="640"/>
          <w:marRight w:val="0"/>
          <w:marTop w:val="0"/>
          <w:marBottom w:val="0"/>
          <w:divBdr>
            <w:top w:val="none" w:sz="0" w:space="0" w:color="auto"/>
            <w:left w:val="none" w:sz="0" w:space="0" w:color="auto"/>
            <w:bottom w:val="none" w:sz="0" w:space="0" w:color="auto"/>
            <w:right w:val="none" w:sz="0" w:space="0" w:color="auto"/>
          </w:divBdr>
        </w:div>
        <w:div w:id="497963376">
          <w:marLeft w:val="640"/>
          <w:marRight w:val="0"/>
          <w:marTop w:val="0"/>
          <w:marBottom w:val="0"/>
          <w:divBdr>
            <w:top w:val="none" w:sz="0" w:space="0" w:color="auto"/>
            <w:left w:val="none" w:sz="0" w:space="0" w:color="auto"/>
            <w:bottom w:val="none" w:sz="0" w:space="0" w:color="auto"/>
            <w:right w:val="none" w:sz="0" w:space="0" w:color="auto"/>
          </w:divBdr>
        </w:div>
        <w:div w:id="526716021">
          <w:marLeft w:val="640"/>
          <w:marRight w:val="0"/>
          <w:marTop w:val="0"/>
          <w:marBottom w:val="0"/>
          <w:divBdr>
            <w:top w:val="none" w:sz="0" w:space="0" w:color="auto"/>
            <w:left w:val="none" w:sz="0" w:space="0" w:color="auto"/>
            <w:bottom w:val="none" w:sz="0" w:space="0" w:color="auto"/>
            <w:right w:val="none" w:sz="0" w:space="0" w:color="auto"/>
          </w:divBdr>
        </w:div>
        <w:div w:id="563880176">
          <w:marLeft w:val="640"/>
          <w:marRight w:val="0"/>
          <w:marTop w:val="0"/>
          <w:marBottom w:val="0"/>
          <w:divBdr>
            <w:top w:val="none" w:sz="0" w:space="0" w:color="auto"/>
            <w:left w:val="none" w:sz="0" w:space="0" w:color="auto"/>
            <w:bottom w:val="none" w:sz="0" w:space="0" w:color="auto"/>
            <w:right w:val="none" w:sz="0" w:space="0" w:color="auto"/>
          </w:divBdr>
        </w:div>
        <w:div w:id="625434923">
          <w:marLeft w:val="640"/>
          <w:marRight w:val="0"/>
          <w:marTop w:val="0"/>
          <w:marBottom w:val="0"/>
          <w:divBdr>
            <w:top w:val="none" w:sz="0" w:space="0" w:color="auto"/>
            <w:left w:val="none" w:sz="0" w:space="0" w:color="auto"/>
            <w:bottom w:val="none" w:sz="0" w:space="0" w:color="auto"/>
            <w:right w:val="none" w:sz="0" w:space="0" w:color="auto"/>
          </w:divBdr>
        </w:div>
        <w:div w:id="691763750">
          <w:marLeft w:val="640"/>
          <w:marRight w:val="0"/>
          <w:marTop w:val="0"/>
          <w:marBottom w:val="0"/>
          <w:divBdr>
            <w:top w:val="none" w:sz="0" w:space="0" w:color="auto"/>
            <w:left w:val="none" w:sz="0" w:space="0" w:color="auto"/>
            <w:bottom w:val="none" w:sz="0" w:space="0" w:color="auto"/>
            <w:right w:val="none" w:sz="0" w:space="0" w:color="auto"/>
          </w:divBdr>
        </w:div>
        <w:div w:id="717554493">
          <w:marLeft w:val="640"/>
          <w:marRight w:val="0"/>
          <w:marTop w:val="0"/>
          <w:marBottom w:val="0"/>
          <w:divBdr>
            <w:top w:val="none" w:sz="0" w:space="0" w:color="auto"/>
            <w:left w:val="none" w:sz="0" w:space="0" w:color="auto"/>
            <w:bottom w:val="none" w:sz="0" w:space="0" w:color="auto"/>
            <w:right w:val="none" w:sz="0" w:space="0" w:color="auto"/>
          </w:divBdr>
        </w:div>
        <w:div w:id="734814250">
          <w:marLeft w:val="640"/>
          <w:marRight w:val="0"/>
          <w:marTop w:val="0"/>
          <w:marBottom w:val="0"/>
          <w:divBdr>
            <w:top w:val="none" w:sz="0" w:space="0" w:color="auto"/>
            <w:left w:val="none" w:sz="0" w:space="0" w:color="auto"/>
            <w:bottom w:val="none" w:sz="0" w:space="0" w:color="auto"/>
            <w:right w:val="none" w:sz="0" w:space="0" w:color="auto"/>
          </w:divBdr>
        </w:div>
        <w:div w:id="889800457">
          <w:marLeft w:val="640"/>
          <w:marRight w:val="0"/>
          <w:marTop w:val="0"/>
          <w:marBottom w:val="0"/>
          <w:divBdr>
            <w:top w:val="none" w:sz="0" w:space="0" w:color="auto"/>
            <w:left w:val="none" w:sz="0" w:space="0" w:color="auto"/>
            <w:bottom w:val="none" w:sz="0" w:space="0" w:color="auto"/>
            <w:right w:val="none" w:sz="0" w:space="0" w:color="auto"/>
          </w:divBdr>
        </w:div>
        <w:div w:id="1044252412">
          <w:marLeft w:val="640"/>
          <w:marRight w:val="0"/>
          <w:marTop w:val="0"/>
          <w:marBottom w:val="0"/>
          <w:divBdr>
            <w:top w:val="none" w:sz="0" w:space="0" w:color="auto"/>
            <w:left w:val="none" w:sz="0" w:space="0" w:color="auto"/>
            <w:bottom w:val="none" w:sz="0" w:space="0" w:color="auto"/>
            <w:right w:val="none" w:sz="0" w:space="0" w:color="auto"/>
          </w:divBdr>
        </w:div>
        <w:div w:id="1203787679">
          <w:marLeft w:val="640"/>
          <w:marRight w:val="0"/>
          <w:marTop w:val="0"/>
          <w:marBottom w:val="0"/>
          <w:divBdr>
            <w:top w:val="none" w:sz="0" w:space="0" w:color="auto"/>
            <w:left w:val="none" w:sz="0" w:space="0" w:color="auto"/>
            <w:bottom w:val="none" w:sz="0" w:space="0" w:color="auto"/>
            <w:right w:val="none" w:sz="0" w:space="0" w:color="auto"/>
          </w:divBdr>
        </w:div>
        <w:div w:id="1236738897">
          <w:marLeft w:val="640"/>
          <w:marRight w:val="0"/>
          <w:marTop w:val="0"/>
          <w:marBottom w:val="0"/>
          <w:divBdr>
            <w:top w:val="none" w:sz="0" w:space="0" w:color="auto"/>
            <w:left w:val="none" w:sz="0" w:space="0" w:color="auto"/>
            <w:bottom w:val="none" w:sz="0" w:space="0" w:color="auto"/>
            <w:right w:val="none" w:sz="0" w:space="0" w:color="auto"/>
          </w:divBdr>
        </w:div>
        <w:div w:id="1402562666">
          <w:marLeft w:val="640"/>
          <w:marRight w:val="0"/>
          <w:marTop w:val="0"/>
          <w:marBottom w:val="0"/>
          <w:divBdr>
            <w:top w:val="none" w:sz="0" w:space="0" w:color="auto"/>
            <w:left w:val="none" w:sz="0" w:space="0" w:color="auto"/>
            <w:bottom w:val="none" w:sz="0" w:space="0" w:color="auto"/>
            <w:right w:val="none" w:sz="0" w:space="0" w:color="auto"/>
          </w:divBdr>
        </w:div>
        <w:div w:id="1417167373">
          <w:marLeft w:val="640"/>
          <w:marRight w:val="0"/>
          <w:marTop w:val="0"/>
          <w:marBottom w:val="0"/>
          <w:divBdr>
            <w:top w:val="none" w:sz="0" w:space="0" w:color="auto"/>
            <w:left w:val="none" w:sz="0" w:space="0" w:color="auto"/>
            <w:bottom w:val="none" w:sz="0" w:space="0" w:color="auto"/>
            <w:right w:val="none" w:sz="0" w:space="0" w:color="auto"/>
          </w:divBdr>
        </w:div>
        <w:div w:id="1433740679">
          <w:marLeft w:val="640"/>
          <w:marRight w:val="0"/>
          <w:marTop w:val="0"/>
          <w:marBottom w:val="0"/>
          <w:divBdr>
            <w:top w:val="none" w:sz="0" w:space="0" w:color="auto"/>
            <w:left w:val="none" w:sz="0" w:space="0" w:color="auto"/>
            <w:bottom w:val="none" w:sz="0" w:space="0" w:color="auto"/>
            <w:right w:val="none" w:sz="0" w:space="0" w:color="auto"/>
          </w:divBdr>
        </w:div>
        <w:div w:id="1566524161">
          <w:marLeft w:val="640"/>
          <w:marRight w:val="0"/>
          <w:marTop w:val="0"/>
          <w:marBottom w:val="0"/>
          <w:divBdr>
            <w:top w:val="none" w:sz="0" w:space="0" w:color="auto"/>
            <w:left w:val="none" w:sz="0" w:space="0" w:color="auto"/>
            <w:bottom w:val="none" w:sz="0" w:space="0" w:color="auto"/>
            <w:right w:val="none" w:sz="0" w:space="0" w:color="auto"/>
          </w:divBdr>
        </w:div>
        <w:div w:id="1581479458">
          <w:marLeft w:val="640"/>
          <w:marRight w:val="0"/>
          <w:marTop w:val="0"/>
          <w:marBottom w:val="0"/>
          <w:divBdr>
            <w:top w:val="none" w:sz="0" w:space="0" w:color="auto"/>
            <w:left w:val="none" w:sz="0" w:space="0" w:color="auto"/>
            <w:bottom w:val="none" w:sz="0" w:space="0" w:color="auto"/>
            <w:right w:val="none" w:sz="0" w:space="0" w:color="auto"/>
          </w:divBdr>
        </w:div>
        <w:div w:id="1699966627">
          <w:marLeft w:val="640"/>
          <w:marRight w:val="0"/>
          <w:marTop w:val="0"/>
          <w:marBottom w:val="0"/>
          <w:divBdr>
            <w:top w:val="none" w:sz="0" w:space="0" w:color="auto"/>
            <w:left w:val="none" w:sz="0" w:space="0" w:color="auto"/>
            <w:bottom w:val="none" w:sz="0" w:space="0" w:color="auto"/>
            <w:right w:val="none" w:sz="0" w:space="0" w:color="auto"/>
          </w:divBdr>
        </w:div>
        <w:div w:id="1716003355">
          <w:marLeft w:val="640"/>
          <w:marRight w:val="0"/>
          <w:marTop w:val="0"/>
          <w:marBottom w:val="0"/>
          <w:divBdr>
            <w:top w:val="none" w:sz="0" w:space="0" w:color="auto"/>
            <w:left w:val="none" w:sz="0" w:space="0" w:color="auto"/>
            <w:bottom w:val="none" w:sz="0" w:space="0" w:color="auto"/>
            <w:right w:val="none" w:sz="0" w:space="0" w:color="auto"/>
          </w:divBdr>
        </w:div>
        <w:div w:id="1749647163">
          <w:marLeft w:val="640"/>
          <w:marRight w:val="0"/>
          <w:marTop w:val="0"/>
          <w:marBottom w:val="0"/>
          <w:divBdr>
            <w:top w:val="none" w:sz="0" w:space="0" w:color="auto"/>
            <w:left w:val="none" w:sz="0" w:space="0" w:color="auto"/>
            <w:bottom w:val="none" w:sz="0" w:space="0" w:color="auto"/>
            <w:right w:val="none" w:sz="0" w:space="0" w:color="auto"/>
          </w:divBdr>
        </w:div>
        <w:div w:id="1803229343">
          <w:marLeft w:val="640"/>
          <w:marRight w:val="0"/>
          <w:marTop w:val="0"/>
          <w:marBottom w:val="0"/>
          <w:divBdr>
            <w:top w:val="none" w:sz="0" w:space="0" w:color="auto"/>
            <w:left w:val="none" w:sz="0" w:space="0" w:color="auto"/>
            <w:bottom w:val="none" w:sz="0" w:space="0" w:color="auto"/>
            <w:right w:val="none" w:sz="0" w:space="0" w:color="auto"/>
          </w:divBdr>
        </w:div>
        <w:div w:id="1862627499">
          <w:marLeft w:val="640"/>
          <w:marRight w:val="0"/>
          <w:marTop w:val="0"/>
          <w:marBottom w:val="0"/>
          <w:divBdr>
            <w:top w:val="none" w:sz="0" w:space="0" w:color="auto"/>
            <w:left w:val="none" w:sz="0" w:space="0" w:color="auto"/>
            <w:bottom w:val="none" w:sz="0" w:space="0" w:color="auto"/>
            <w:right w:val="none" w:sz="0" w:space="0" w:color="auto"/>
          </w:divBdr>
        </w:div>
        <w:div w:id="1986156955">
          <w:marLeft w:val="640"/>
          <w:marRight w:val="0"/>
          <w:marTop w:val="0"/>
          <w:marBottom w:val="0"/>
          <w:divBdr>
            <w:top w:val="none" w:sz="0" w:space="0" w:color="auto"/>
            <w:left w:val="none" w:sz="0" w:space="0" w:color="auto"/>
            <w:bottom w:val="none" w:sz="0" w:space="0" w:color="auto"/>
            <w:right w:val="none" w:sz="0" w:space="0" w:color="auto"/>
          </w:divBdr>
        </w:div>
      </w:divsChild>
    </w:div>
    <w:div w:id="929241824">
      <w:bodyDiv w:val="1"/>
      <w:marLeft w:val="0"/>
      <w:marRight w:val="0"/>
      <w:marTop w:val="0"/>
      <w:marBottom w:val="0"/>
      <w:divBdr>
        <w:top w:val="none" w:sz="0" w:space="0" w:color="auto"/>
        <w:left w:val="none" w:sz="0" w:space="0" w:color="auto"/>
        <w:bottom w:val="none" w:sz="0" w:space="0" w:color="auto"/>
        <w:right w:val="none" w:sz="0" w:space="0" w:color="auto"/>
      </w:divBdr>
      <w:divsChild>
        <w:div w:id="8531978">
          <w:marLeft w:val="640"/>
          <w:marRight w:val="0"/>
          <w:marTop w:val="0"/>
          <w:marBottom w:val="0"/>
          <w:divBdr>
            <w:top w:val="none" w:sz="0" w:space="0" w:color="auto"/>
            <w:left w:val="none" w:sz="0" w:space="0" w:color="auto"/>
            <w:bottom w:val="none" w:sz="0" w:space="0" w:color="auto"/>
            <w:right w:val="none" w:sz="0" w:space="0" w:color="auto"/>
          </w:divBdr>
        </w:div>
        <w:div w:id="151454125">
          <w:marLeft w:val="640"/>
          <w:marRight w:val="0"/>
          <w:marTop w:val="0"/>
          <w:marBottom w:val="0"/>
          <w:divBdr>
            <w:top w:val="none" w:sz="0" w:space="0" w:color="auto"/>
            <w:left w:val="none" w:sz="0" w:space="0" w:color="auto"/>
            <w:bottom w:val="none" w:sz="0" w:space="0" w:color="auto"/>
            <w:right w:val="none" w:sz="0" w:space="0" w:color="auto"/>
          </w:divBdr>
        </w:div>
        <w:div w:id="177043901">
          <w:marLeft w:val="640"/>
          <w:marRight w:val="0"/>
          <w:marTop w:val="0"/>
          <w:marBottom w:val="0"/>
          <w:divBdr>
            <w:top w:val="none" w:sz="0" w:space="0" w:color="auto"/>
            <w:left w:val="none" w:sz="0" w:space="0" w:color="auto"/>
            <w:bottom w:val="none" w:sz="0" w:space="0" w:color="auto"/>
            <w:right w:val="none" w:sz="0" w:space="0" w:color="auto"/>
          </w:divBdr>
        </w:div>
        <w:div w:id="191265352">
          <w:marLeft w:val="640"/>
          <w:marRight w:val="0"/>
          <w:marTop w:val="0"/>
          <w:marBottom w:val="0"/>
          <w:divBdr>
            <w:top w:val="none" w:sz="0" w:space="0" w:color="auto"/>
            <w:left w:val="none" w:sz="0" w:space="0" w:color="auto"/>
            <w:bottom w:val="none" w:sz="0" w:space="0" w:color="auto"/>
            <w:right w:val="none" w:sz="0" w:space="0" w:color="auto"/>
          </w:divBdr>
        </w:div>
        <w:div w:id="192421557">
          <w:marLeft w:val="640"/>
          <w:marRight w:val="0"/>
          <w:marTop w:val="0"/>
          <w:marBottom w:val="0"/>
          <w:divBdr>
            <w:top w:val="none" w:sz="0" w:space="0" w:color="auto"/>
            <w:left w:val="none" w:sz="0" w:space="0" w:color="auto"/>
            <w:bottom w:val="none" w:sz="0" w:space="0" w:color="auto"/>
            <w:right w:val="none" w:sz="0" w:space="0" w:color="auto"/>
          </w:divBdr>
        </w:div>
        <w:div w:id="249897504">
          <w:marLeft w:val="640"/>
          <w:marRight w:val="0"/>
          <w:marTop w:val="0"/>
          <w:marBottom w:val="0"/>
          <w:divBdr>
            <w:top w:val="none" w:sz="0" w:space="0" w:color="auto"/>
            <w:left w:val="none" w:sz="0" w:space="0" w:color="auto"/>
            <w:bottom w:val="none" w:sz="0" w:space="0" w:color="auto"/>
            <w:right w:val="none" w:sz="0" w:space="0" w:color="auto"/>
          </w:divBdr>
        </w:div>
        <w:div w:id="311451718">
          <w:marLeft w:val="640"/>
          <w:marRight w:val="0"/>
          <w:marTop w:val="0"/>
          <w:marBottom w:val="0"/>
          <w:divBdr>
            <w:top w:val="none" w:sz="0" w:space="0" w:color="auto"/>
            <w:left w:val="none" w:sz="0" w:space="0" w:color="auto"/>
            <w:bottom w:val="none" w:sz="0" w:space="0" w:color="auto"/>
            <w:right w:val="none" w:sz="0" w:space="0" w:color="auto"/>
          </w:divBdr>
        </w:div>
        <w:div w:id="314604758">
          <w:marLeft w:val="640"/>
          <w:marRight w:val="0"/>
          <w:marTop w:val="0"/>
          <w:marBottom w:val="0"/>
          <w:divBdr>
            <w:top w:val="none" w:sz="0" w:space="0" w:color="auto"/>
            <w:left w:val="none" w:sz="0" w:space="0" w:color="auto"/>
            <w:bottom w:val="none" w:sz="0" w:space="0" w:color="auto"/>
            <w:right w:val="none" w:sz="0" w:space="0" w:color="auto"/>
          </w:divBdr>
        </w:div>
        <w:div w:id="401175568">
          <w:marLeft w:val="640"/>
          <w:marRight w:val="0"/>
          <w:marTop w:val="0"/>
          <w:marBottom w:val="0"/>
          <w:divBdr>
            <w:top w:val="none" w:sz="0" w:space="0" w:color="auto"/>
            <w:left w:val="none" w:sz="0" w:space="0" w:color="auto"/>
            <w:bottom w:val="none" w:sz="0" w:space="0" w:color="auto"/>
            <w:right w:val="none" w:sz="0" w:space="0" w:color="auto"/>
          </w:divBdr>
        </w:div>
        <w:div w:id="423036006">
          <w:marLeft w:val="640"/>
          <w:marRight w:val="0"/>
          <w:marTop w:val="0"/>
          <w:marBottom w:val="0"/>
          <w:divBdr>
            <w:top w:val="none" w:sz="0" w:space="0" w:color="auto"/>
            <w:left w:val="none" w:sz="0" w:space="0" w:color="auto"/>
            <w:bottom w:val="none" w:sz="0" w:space="0" w:color="auto"/>
            <w:right w:val="none" w:sz="0" w:space="0" w:color="auto"/>
          </w:divBdr>
        </w:div>
        <w:div w:id="434131947">
          <w:marLeft w:val="640"/>
          <w:marRight w:val="0"/>
          <w:marTop w:val="0"/>
          <w:marBottom w:val="0"/>
          <w:divBdr>
            <w:top w:val="none" w:sz="0" w:space="0" w:color="auto"/>
            <w:left w:val="none" w:sz="0" w:space="0" w:color="auto"/>
            <w:bottom w:val="none" w:sz="0" w:space="0" w:color="auto"/>
            <w:right w:val="none" w:sz="0" w:space="0" w:color="auto"/>
          </w:divBdr>
        </w:div>
        <w:div w:id="446236098">
          <w:marLeft w:val="640"/>
          <w:marRight w:val="0"/>
          <w:marTop w:val="0"/>
          <w:marBottom w:val="0"/>
          <w:divBdr>
            <w:top w:val="none" w:sz="0" w:space="0" w:color="auto"/>
            <w:left w:val="none" w:sz="0" w:space="0" w:color="auto"/>
            <w:bottom w:val="none" w:sz="0" w:space="0" w:color="auto"/>
            <w:right w:val="none" w:sz="0" w:space="0" w:color="auto"/>
          </w:divBdr>
        </w:div>
        <w:div w:id="498618556">
          <w:marLeft w:val="640"/>
          <w:marRight w:val="0"/>
          <w:marTop w:val="0"/>
          <w:marBottom w:val="0"/>
          <w:divBdr>
            <w:top w:val="none" w:sz="0" w:space="0" w:color="auto"/>
            <w:left w:val="none" w:sz="0" w:space="0" w:color="auto"/>
            <w:bottom w:val="none" w:sz="0" w:space="0" w:color="auto"/>
            <w:right w:val="none" w:sz="0" w:space="0" w:color="auto"/>
          </w:divBdr>
        </w:div>
        <w:div w:id="617762208">
          <w:marLeft w:val="640"/>
          <w:marRight w:val="0"/>
          <w:marTop w:val="0"/>
          <w:marBottom w:val="0"/>
          <w:divBdr>
            <w:top w:val="none" w:sz="0" w:space="0" w:color="auto"/>
            <w:left w:val="none" w:sz="0" w:space="0" w:color="auto"/>
            <w:bottom w:val="none" w:sz="0" w:space="0" w:color="auto"/>
            <w:right w:val="none" w:sz="0" w:space="0" w:color="auto"/>
          </w:divBdr>
        </w:div>
        <w:div w:id="646057670">
          <w:marLeft w:val="640"/>
          <w:marRight w:val="0"/>
          <w:marTop w:val="0"/>
          <w:marBottom w:val="0"/>
          <w:divBdr>
            <w:top w:val="none" w:sz="0" w:space="0" w:color="auto"/>
            <w:left w:val="none" w:sz="0" w:space="0" w:color="auto"/>
            <w:bottom w:val="none" w:sz="0" w:space="0" w:color="auto"/>
            <w:right w:val="none" w:sz="0" w:space="0" w:color="auto"/>
          </w:divBdr>
        </w:div>
        <w:div w:id="867375184">
          <w:marLeft w:val="640"/>
          <w:marRight w:val="0"/>
          <w:marTop w:val="0"/>
          <w:marBottom w:val="0"/>
          <w:divBdr>
            <w:top w:val="none" w:sz="0" w:space="0" w:color="auto"/>
            <w:left w:val="none" w:sz="0" w:space="0" w:color="auto"/>
            <w:bottom w:val="none" w:sz="0" w:space="0" w:color="auto"/>
            <w:right w:val="none" w:sz="0" w:space="0" w:color="auto"/>
          </w:divBdr>
        </w:div>
        <w:div w:id="933513602">
          <w:marLeft w:val="640"/>
          <w:marRight w:val="0"/>
          <w:marTop w:val="0"/>
          <w:marBottom w:val="0"/>
          <w:divBdr>
            <w:top w:val="none" w:sz="0" w:space="0" w:color="auto"/>
            <w:left w:val="none" w:sz="0" w:space="0" w:color="auto"/>
            <w:bottom w:val="none" w:sz="0" w:space="0" w:color="auto"/>
            <w:right w:val="none" w:sz="0" w:space="0" w:color="auto"/>
          </w:divBdr>
        </w:div>
        <w:div w:id="1017586315">
          <w:marLeft w:val="640"/>
          <w:marRight w:val="0"/>
          <w:marTop w:val="0"/>
          <w:marBottom w:val="0"/>
          <w:divBdr>
            <w:top w:val="none" w:sz="0" w:space="0" w:color="auto"/>
            <w:left w:val="none" w:sz="0" w:space="0" w:color="auto"/>
            <w:bottom w:val="none" w:sz="0" w:space="0" w:color="auto"/>
            <w:right w:val="none" w:sz="0" w:space="0" w:color="auto"/>
          </w:divBdr>
        </w:div>
        <w:div w:id="1020660944">
          <w:marLeft w:val="640"/>
          <w:marRight w:val="0"/>
          <w:marTop w:val="0"/>
          <w:marBottom w:val="0"/>
          <w:divBdr>
            <w:top w:val="none" w:sz="0" w:space="0" w:color="auto"/>
            <w:left w:val="none" w:sz="0" w:space="0" w:color="auto"/>
            <w:bottom w:val="none" w:sz="0" w:space="0" w:color="auto"/>
            <w:right w:val="none" w:sz="0" w:space="0" w:color="auto"/>
          </w:divBdr>
        </w:div>
        <w:div w:id="1039816348">
          <w:marLeft w:val="640"/>
          <w:marRight w:val="0"/>
          <w:marTop w:val="0"/>
          <w:marBottom w:val="0"/>
          <w:divBdr>
            <w:top w:val="none" w:sz="0" w:space="0" w:color="auto"/>
            <w:left w:val="none" w:sz="0" w:space="0" w:color="auto"/>
            <w:bottom w:val="none" w:sz="0" w:space="0" w:color="auto"/>
            <w:right w:val="none" w:sz="0" w:space="0" w:color="auto"/>
          </w:divBdr>
        </w:div>
        <w:div w:id="1105231657">
          <w:marLeft w:val="640"/>
          <w:marRight w:val="0"/>
          <w:marTop w:val="0"/>
          <w:marBottom w:val="0"/>
          <w:divBdr>
            <w:top w:val="none" w:sz="0" w:space="0" w:color="auto"/>
            <w:left w:val="none" w:sz="0" w:space="0" w:color="auto"/>
            <w:bottom w:val="none" w:sz="0" w:space="0" w:color="auto"/>
            <w:right w:val="none" w:sz="0" w:space="0" w:color="auto"/>
          </w:divBdr>
        </w:div>
        <w:div w:id="1189681067">
          <w:marLeft w:val="640"/>
          <w:marRight w:val="0"/>
          <w:marTop w:val="0"/>
          <w:marBottom w:val="0"/>
          <w:divBdr>
            <w:top w:val="none" w:sz="0" w:space="0" w:color="auto"/>
            <w:left w:val="none" w:sz="0" w:space="0" w:color="auto"/>
            <w:bottom w:val="none" w:sz="0" w:space="0" w:color="auto"/>
            <w:right w:val="none" w:sz="0" w:space="0" w:color="auto"/>
          </w:divBdr>
        </w:div>
        <w:div w:id="1290894208">
          <w:marLeft w:val="640"/>
          <w:marRight w:val="0"/>
          <w:marTop w:val="0"/>
          <w:marBottom w:val="0"/>
          <w:divBdr>
            <w:top w:val="none" w:sz="0" w:space="0" w:color="auto"/>
            <w:left w:val="none" w:sz="0" w:space="0" w:color="auto"/>
            <w:bottom w:val="none" w:sz="0" w:space="0" w:color="auto"/>
            <w:right w:val="none" w:sz="0" w:space="0" w:color="auto"/>
          </w:divBdr>
        </w:div>
        <w:div w:id="1321617858">
          <w:marLeft w:val="640"/>
          <w:marRight w:val="0"/>
          <w:marTop w:val="0"/>
          <w:marBottom w:val="0"/>
          <w:divBdr>
            <w:top w:val="none" w:sz="0" w:space="0" w:color="auto"/>
            <w:left w:val="none" w:sz="0" w:space="0" w:color="auto"/>
            <w:bottom w:val="none" w:sz="0" w:space="0" w:color="auto"/>
            <w:right w:val="none" w:sz="0" w:space="0" w:color="auto"/>
          </w:divBdr>
        </w:div>
        <w:div w:id="1489008838">
          <w:marLeft w:val="640"/>
          <w:marRight w:val="0"/>
          <w:marTop w:val="0"/>
          <w:marBottom w:val="0"/>
          <w:divBdr>
            <w:top w:val="none" w:sz="0" w:space="0" w:color="auto"/>
            <w:left w:val="none" w:sz="0" w:space="0" w:color="auto"/>
            <w:bottom w:val="none" w:sz="0" w:space="0" w:color="auto"/>
            <w:right w:val="none" w:sz="0" w:space="0" w:color="auto"/>
          </w:divBdr>
        </w:div>
        <w:div w:id="1526870615">
          <w:marLeft w:val="640"/>
          <w:marRight w:val="0"/>
          <w:marTop w:val="0"/>
          <w:marBottom w:val="0"/>
          <w:divBdr>
            <w:top w:val="none" w:sz="0" w:space="0" w:color="auto"/>
            <w:left w:val="none" w:sz="0" w:space="0" w:color="auto"/>
            <w:bottom w:val="none" w:sz="0" w:space="0" w:color="auto"/>
            <w:right w:val="none" w:sz="0" w:space="0" w:color="auto"/>
          </w:divBdr>
        </w:div>
        <w:div w:id="1570264062">
          <w:marLeft w:val="640"/>
          <w:marRight w:val="0"/>
          <w:marTop w:val="0"/>
          <w:marBottom w:val="0"/>
          <w:divBdr>
            <w:top w:val="none" w:sz="0" w:space="0" w:color="auto"/>
            <w:left w:val="none" w:sz="0" w:space="0" w:color="auto"/>
            <w:bottom w:val="none" w:sz="0" w:space="0" w:color="auto"/>
            <w:right w:val="none" w:sz="0" w:space="0" w:color="auto"/>
          </w:divBdr>
        </w:div>
        <w:div w:id="1599488387">
          <w:marLeft w:val="640"/>
          <w:marRight w:val="0"/>
          <w:marTop w:val="0"/>
          <w:marBottom w:val="0"/>
          <w:divBdr>
            <w:top w:val="none" w:sz="0" w:space="0" w:color="auto"/>
            <w:left w:val="none" w:sz="0" w:space="0" w:color="auto"/>
            <w:bottom w:val="none" w:sz="0" w:space="0" w:color="auto"/>
            <w:right w:val="none" w:sz="0" w:space="0" w:color="auto"/>
          </w:divBdr>
        </w:div>
        <w:div w:id="1609655785">
          <w:marLeft w:val="640"/>
          <w:marRight w:val="0"/>
          <w:marTop w:val="0"/>
          <w:marBottom w:val="0"/>
          <w:divBdr>
            <w:top w:val="none" w:sz="0" w:space="0" w:color="auto"/>
            <w:left w:val="none" w:sz="0" w:space="0" w:color="auto"/>
            <w:bottom w:val="none" w:sz="0" w:space="0" w:color="auto"/>
            <w:right w:val="none" w:sz="0" w:space="0" w:color="auto"/>
          </w:divBdr>
        </w:div>
        <w:div w:id="1740325949">
          <w:marLeft w:val="640"/>
          <w:marRight w:val="0"/>
          <w:marTop w:val="0"/>
          <w:marBottom w:val="0"/>
          <w:divBdr>
            <w:top w:val="none" w:sz="0" w:space="0" w:color="auto"/>
            <w:left w:val="none" w:sz="0" w:space="0" w:color="auto"/>
            <w:bottom w:val="none" w:sz="0" w:space="0" w:color="auto"/>
            <w:right w:val="none" w:sz="0" w:space="0" w:color="auto"/>
          </w:divBdr>
        </w:div>
        <w:div w:id="1755518219">
          <w:marLeft w:val="640"/>
          <w:marRight w:val="0"/>
          <w:marTop w:val="0"/>
          <w:marBottom w:val="0"/>
          <w:divBdr>
            <w:top w:val="none" w:sz="0" w:space="0" w:color="auto"/>
            <w:left w:val="none" w:sz="0" w:space="0" w:color="auto"/>
            <w:bottom w:val="none" w:sz="0" w:space="0" w:color="auto"/>
            <w:right w:val="none" w:sz="0" w:space="0" w:color="auto"/>
          </w:divBdr>
        </w:div>
        <w:div w:id="1821921361">
          <w:marLeft w:val="640"/>
          <w:marRight w:val="0"/>
          <w:marTop w:val="0"/>
          <w:marBottom w:val="0"/>
          <w:divBdr>
            <w:top w:val="none" w:sz="0" w:space="0" w:color="auto"/>
            <w:left w:val="none" w:sz="0" w:space="0" w:color="auto"/>
            <w:bottom w:val="none" w:sz="0" w:space="0" w:color="auto"/>
            <w:right w:val="none" w:sz="0" w:space="0" w:color="auto"/>
          </w:divBdr>
        </w:div>
        <w:div w:id="1829973992">
          <w:marLeft w:val="640"/>
          <w:marRight w:val="0"/>
          <w:marTop w:val="0"/>
          <w:marBottom w:val="0"/>
          <w:divBdr>
            <w:top w:val="none" w:sz="0" w:space="0" w:color="auto"/>
            <w:left w:val="none" w:sz="0" w:space="0" w:color="auto"/>
            <w:bottom w:val="none" w:sz="0" w:space="0" w:color="auto"/>
            <w:right w:val="none" w:sz="0" w:space="0" w:color="auto"/>
          </w:divBdr>
        </w:div>
        <w:div w:id="1838228221">
          <w:marLeft w:val="640"/>
          <w:marRight w:val="0"/>
          <w:marTop w:val="0"/>
          <w:marBottom w:val="0"/>
          <w:divBdr>
            <w:top w:val="none" w:sz="0" w:space="0" w:color="auto"/>
            <w:left w:val="none" w:sz="0" w:space="0" w:color="auto"/>
            <w:bottom w:val="none" w:sz="0" w:space="0" w:color="auto"/>
            <w:right w:val="none" w:sz="0" w:space="0" w:color="auto"/>
          </w:divBdr>
        </w:div>
        <w:div w:id="1883976222">
          <w:marLeft w:val="640"/>
          <w:marRight w:val="0"/>
          <w:marTop w:val="0"/>
          <w:marBottom w:val="0"/>
          <w:divBdr>
            <w:top w:val="none" w:sz="0" w:space="0" w:color="auto"/>
            <w:left w:val="none" w:sz="0" w:space="0" w:color="auto"/>
            <w:bottom w:val="none" w:sz="0" w:space="0" w:color="auto"/>
            <w:right w:val="none" w:sz="0" w:space="0" w:color="auto"/>
          </w:divBdr>
        </w:div>
        <w:div w:id="1893612832">
          <w:marLeft w:val="640"/>
          <w:marRight w:val="0"/>
          <w:marTop w:val="0"/>
          <w:marBottom w:val="0"/>
          <w:divBdr>
            <w:top w:val="none" w:sz="0" w:space="0" w:color="auto"/>
            <w:left w:val="none" w:sz="0" w:space="0" w:color="auto"/>
            <w:bottom w:val="none" w:sz="0" w:space="0" w:color="auto"/>
            <w:right w:val="none" w:sz="0" w:space="0" w:color="auto"/>
          </w:divBdr>
        </w:div>
        <w:div w:id="1905873373">
          <w:marLeft w:val="640"/>
          <w:marRight w:val="0"/>
          <w:marTop w:val="0"/>
          <w:marBottom w:val="0"/>
          <w:divBdr>
            <w:top w:val="none" w:sz="0" w:space="0" w:color="auto"/>
            <w:left w:val="none" w:sz="0" w:space="0" w:color="auto"/>
            <w:bottom w:val="none" w:sz="0" w:space="0" w:color="auto"/>
            <w:right w:val="none" w:sz="0" w:space="0" w:color="auto"/>
          </w:divBdr>
        </w:div>
        <w:div w:id="1975600222">
          <w:marLeft w:val="640"/>
          <w:marRight w:val="0"/>
          <w:marTop w:val="0"/>
          <w:marBottom w:val="0"/>
          <w:divBdr>
            <w:top w:val="none" w:sz="0" w:space="0" w:color="auto"/>
            <w:left w:val="none" w:sz="0" w:space="0" w:color="auto"/>
            <w:bottom w:val="none" w:sz="0" w:space="0" w:color="auto"/>
            <w:right w:val="none" w:sz="0" w:space="0" w:color="auto"/>
          </w:divBdr>
        </w:div>
        <w:div w:id="1996489272">
          <w:marLeft w:val="640"/>
          <w:marRight w:val="0"/>
          <w:marTop w:val="0"/>
          <w:marBottom w:val="0"/>
          <w:divBdr>
            <w:top w:val="none" w:sz="0" w:space="0" w:color="auto"/>
            <w:left w:val="none" w:sz="0" w:space="0" w:color="auto"/>
            <w:bottom w:val="none" w:sz="0" w:space="0" w:color="auto"/>
            <w:right w:val="none" w:sz="0" w:space="0" w:color="auto"/>
          </w:divBdr>
        </w:div>
        <w:div w:id="2056848637">
          <w:marLeft w:val="640"/>
          <w:marRight w:val="0"/>
          <w:marTop w:val="0"/>
          <w:marBottom w:val="0"/>
          <w:divBdr>
            <w:top w:val="none" w:sz="0" w:space="0" w:color="auto"/>
            <w:left w:val="none" w:sz="0" w:space="0" w:color="auto"/>
            <w:bottom w:val="none" w:sz="0" w:space="0" w:color="auto"/>
            <w:right w:val="none" w:sz="0" w:space="0" w:color="auto"/>
          </w:divBdr>
        </w:div>
        <w:div w:id="2119375688">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sChild>
    </w:div>
    <w:div w:id="1102460299">
      <w:bodyDiv w:val="1"/>
      <w:marLeft w:val="0"/>
      <w:marRight w:val="0"/>
      <w:marTop w:val="0"/>
      <w:marBottom w:val="0"/>
      <w:divBdr>
        <w:top w:val="none" w:sz="0" w:space="0" w:color="auto"/>
        <w:left w:val="none" w:sz="0" w:space="0" w:color="auto"/>
        <w:bottom w:val="none" w:sz="0" w:space="0" w:color="auto"/>
        <w:right w:val="none" w:sz="0" w:space="0" w:color="auto"/>
      </w:divBdr>
      <w:divsChild>
        <w:div w:id="40056003">
          <w:marLeft w:val="640"/>
          <w:marRight w:val="0"/>
          <w:marTop w:val="0"/>
          <w:marBottom w:val="0"/>
          <w:divBdr>
            <w:top w:val="none" w:sz="0" w:space="0" w:color="auto"/>
            <w:left w:val="none" w:sz="0" w:space="0" w:color="auto"/>
            <w:bottom w:val="none" w:sz="0" w:space="0" w:color="auto"/>
            <w:right w:val="none" w:sz="0" w:space="0" w:color="auto"/>
          </w:divBdr>
        </w:div>
        <w:div w:id="85657942">
          <w:marLeft w:val="640"/>
          <w:marRight w:val="0"/>
          <w:marTop w:val="0"/>
          <w:marBottom w:val="0"/>
          <w:divBdr>
            <w:top w:val="none" w:sz="0" w:space="0" w:color="auto"/>
            <w:left w:val="none" w:sz="0" w:space="0" w:color="auto"/>
            <w:bottom w:val="none" w:sz="0" w:space="0" w:color="auto"/>
            <w:right w:val="none" w:sz="0" w:space="0" w:color="auto"/>
          </w:divBdr>
        </w:div>
        <w:div w:id="166290542">
          <w:marLeft w:val="640"/>
          <w:marRight w:val="0"/>
          <w:marTop w:val="0"/>
          <w:marBottom w:val="0"/>
          <w:divBdr>
            <w:top w:val="none" w:sz="0" w:space="0" w:color="auto"/>
            <w:left w:val="none" w:sz="0" w:space="0" w:color="auto"/>
            <w:bottom w:val="none" w:sz="0" w:space="0" w:color="auto"/>
            <w:right w:val="none" w:sz="0" w:space="0" w:color="auto"/>
          </w:divBdr>
        </w:div>
        <w:div w:id="252782907">
          <w:marLeft w:val="640"/>
          <w:marRight w:val="0"/>
          <w:marTop w:val="0"/>
          <w:marBottom w:val="0"/>
          <w:divBdr>
            <w:top w:val="none" w:sz="0" w:space="0" w:color="auto"/>
            <w:left w:val="none" w:sz="0" w:space="0" w:color="auto"/>
            <w:bottom w:val="none" w:sz="0" w:space="0" w:color="auto"/>
            <w:right w:val="none" w:sz="0" w:space="0" w:color="auto"/>
          </w:divBdr>
        </w:div>
        <w:div w:id="287704526">
          <w:marLeft w:val="640"/>
          <w:marRight w:val="0"/>
          <w:marTop w:val="0"/>
          <w:marBottom w:val="0"/>
          <w:divBdr>
            <w:top w:val="none" w:sz="0" w:space="0" w:color="auto"/>
            <w:left w:val="none" w:sz="0" w:space="0" w:color="auto"/>
            <w:bottom w:val="none" w:sz="0" w:space="0" w:color="auto"/>
            <w:right w:val="none" w:sz="0" w:space="0" w:color="auto"/>
          </w:divBdr>
        </w:div>
        <w:div w:id="289096893">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573129321">
          <w:marLeft w:val="640"/>
          <w:marRight w:val="0"/>
          <w:marTop w:val="0"/>
          <w:marBottom w:val="0"/>
          <w:divBdr>
            <w:top w:val="none" w:sz="0" w:space="0" w:color="auto"/>
            <w:left w:val="none" w:sz="0" w:space="0" w:color="auto"/>
            <w:bottom w:val="none" w:sz="0" w:space="0" w:color="auto"/>
            <w:right w:val="none" w:sz="0" w:space="0" w:color="auto"/>
          </w:divBdr>
        </w:div>
        <w:div w:id="634262140">
          <w:marLeft w:val="640"/>
          <w:marRight w:val="0"/>
          <w:marTop w:val="0"/>
          <w:marBottom w:val="0"/>
          <w:divBdr>
            <w:top w:val="none" w:sz="0" w:space="0" w:color="auto"/>
            <w:left w:val="none" w:sz="0" w:space="0" w:color="auto"/>
            <w:bottom w:val="none" w:sz="0" w:space="0" w:color="auto"/>
            <w:right w:val="none" w:sz="0" w:space="0" w:color="auto"/>
          </w:divBdr>
        </w:div>
        <w:div w:id="909462123">
          <w:marLeft w:val="640"/>
          <w:marRight w:val="0"/>
          <w:marTop w:val="0"/>
          <w:marBottom w:val="0"/>
          <w:divBdr>
            <w:top w:val="none" w:sz="0" w:space="0" w:color="auto"/>
            <w:left w:val="none" w:sz="0" w:space="0" w:color="auto"/>
            <w:bottom w:val="none" w:sz="0" w:space="0" w:color="auto"/>
            <w:right w:val="none" w:sz="0" w:space="0" w:color="auto"/>
          </w:divBdr>
        </w:div>
        <w:div w:id="1013072480">
          <w:marLeft w:val="640"/>
          <w:marRight w:val="0"/>
          <w:marTop w:val="0"/>
          <w:marBottom w:val="0"/>
          <w:divBdr>
            <w:top w:val="none" w:sz="0" w:space="0" w:color="auto"/>
            <w:left w:val="none" w:sz="0" w:space="0" w:color="auto"/>
            <w:bottom w:val="none" w:sz="0" w:space="0" w:color="auto"/>
            <w:right w:val="none" w:sz="0" w:space="0" w:color="auto"/>
          </w:divBdr>
        </w:div>
        <w:div w:id="1165049959">
          <w:marLeft w:val="640"/>
          <w:marRight w:val="0"/>
          <w:marTop w:val="0"/>
          <w:marBottom w:val="0"/>
          <w:divBdr>
            <w:top w:val="none" w:sz="0" w:space="0" w:color="auto"/>
            <w:left w:val="none" w:sz="0" w:space="0" w:color="auto"/>
            <w:bottom w:val="none" w:sz="0" w:space="0" w:color="auto"/>
            <w:right w:val="none" w:sz="0" w:space="0" w:color="auto"/>
          </w:divBdr>
        </w:div>
        <w:div w:id="1174419119">
          <w:marLeft w:val="640"/>
          <w:marRight w:val="0"/>
          <w:marTop w:val="0"/>
          <w:marBottom w:val="0"/>
          <w:divBdr>
            <w:top w:val="none" w:sz="0" w:space="0" w:color="auto"/>
            <w:left w:val="none" w:sz="0" w:space="0" w:color="auto"/>
            <w:bottom w:val="none" w:sz="0" w:space="0" w:color="auto"/>
            <w:right w:val="none" w:sz="0" w:space="0" w:color="auto"/>
          </w:divBdr>
        </w:div>
        <w:div w:id="1181118210">
          <w:marLeft w:val="640"/>
          <w:marRight w:val="0"/>
          <w:marTop w:val="0"/>
          <w:marBottom w:val="0"/>
          <w:divBdr>
            <w:top w:val="none" w:sz="0" w:space="0" w:color="auto"/>
            <w:left w:val="none" w:sz="0" w:space="0" w:color="auto"/>
            <w:bottom w:val="none" w:sz="0" w:space="0" w:color="auto"/>
            <w:right w:val="none" w:sz="0" w:space="0" w:color="auto"/>
          </w:divBdr>
        </w:div>
        <w:div w:id="1251430954">
          <w:marLeft w:val="640"/>
          <w:marRight w:val="0"/>
          <w:marTop w:val="0"/>
          <w:marBottom w:val="0"/>
          <w:divBdr>
            <w:top w:val="none" w:sz="0" w:space="0" w:color="auto"/>
            <w:left w:val="none" w:sz="0" w:space="0" w:color="auto"/>
            <w:bottom w:val="none" w:sz="0" w:space="0" w:color="auto"/>
            <w:right w:val="none" w:sz="0" w:space="0" w:color="auto"/>
          </w:divBdr>
        </w:div>
        <w:div w:id="1275675410">
          <w:marLeft w:val="640"/>
          <w:marRight w:val="0"/>
          <w:marTop w:val="0"/>
          <w:marBottom w:val="0"/>
          <w:divBdr>
            <w:top w:val="none" w:sz="0" w:space="0" w:color="auto"/>
            <w:left w:val="none" w:sz="0" w:space="0" w:color="auto"/>
            <w:bottom w:val="none" w:sz="0" w:space="0" w:color="auto"/>
            <w:right w:val="none" w:sz="0" w:space="0" w:color="auto"/>
          </w:divBdr>
        </w:div>
        <w:div w:id="1377925693">
          <w:marLeft w:val="640"/>
          <w:marRight w:val="0"/>
          <w:marTop w:val="0"/>
          <w:marBottom w:val="0"/>
          <w:divBdr>
            <w:top w:val="none" w:sz="0" w:space="0" w:color="auto"/>
            <w:left w:val="none" w:sz="0" w:space="0" w:color="auto"/>
            <w:bottom w:val="none" w:sz="0" w:space="0" w:color="auto"/>
            <w:right w:val="none" w:sz="0" w:space="0" w:color="auto"/>
          </w:divBdr>
        </w:div>
        <w:div w:id="1400978916">
          <w:marLeft w:val="640"/>
          <w:marRight w:val="0"/>
          <w:marTop w:val="0"/>
          <w:marBottom w:val="0"/>
          <w:divBdr>
            <w:top w:val="none" w:sz="0" w:space="0" w:color="auto"/>
            <w:left w:val="none" w:sz="0" w:space="0" w:color="auto"/>
            <w:bottom w:val="none" w:sz="0" w:space="0" w:color="auto"/>
            <w:right w:val="none" w:sz="0" w:space="0" w:color="auto"/>
          </w:divBdr>
        </w:div>
        <w:div w:id="1532958713">
          <w:marLeft w:val="640"/>
          <w:marRight w:val="0"/>
          <w:marTop w:val="0"/>
          <w:marBottom w:val="0"/>
          <w:divBdr>
            <w:top w:val="none" w:sz="0" w:space="0" w:color="auto"/>
            <w:left w:val="none" w:sz="0" w:space="0" w:color="auto"/>
            <w:bottom w:val="none" w:sz="0" w:space="0" w:color="auto"/>
            <w:right w:val="none" w:sz="0" w:space="0" w:color="auto"/>
          </w:divBdr>
        </w:div>
        <w:div w:id="1550920442">
          <w:marLeft w:val="640"/>
          <w:marRight w:val="0"/>
          <w:marTop w:val="0"/>
          <w:marBottom w:val="0"/>
          <w:divBdr>
            <w:top w:val="none" w:sz="0" w:space="0" w:color="auto"/>
            <w:left w:val="none" w:sz="0" w:space="0" w:color="auto"/>
            <w:bottom w:val="none" w:sz="0" w:space="0" w:color="auto"/>
            <w:right w:val="none" w:sz="0" w:space="0" w:color="auto"/>
          </w:divBdr>
        </w:div>
        <w:div w:id="1611401140">
          <w:marLeft w:val="640"/>
          <w:marRight w:val="0"/>
          <w:marTop w:val="0"/>
          <w:marBottom w:val="0"/>
          <w:divBdr>
            <w:top w:val="none" w:sz="0" w:space="0" w:color="auto"/>
            <w:left w:val="none" w:sz="0" w:space="0" w:color="auto"/>
            <w:bottom w:val="none" w:sz="0" w:space="0" w:color="auto"/>
            <w:right w:val="none" w:sz="0" w:space="0" w:color="auto"/>
          </w:divBdr>
        </w:div>
        <w:div w:id="1881239242">
          <w:marLeft w:val="640"/>
          <w:marRight w:val="0"/>
          <w:marTop w:val="0"/>
          <w:marBottom w:val="0"/>
          <w:divBdr>
            <w:top w:val="none" w:sz="0" w:space="0" w:color="auto"/>
            <w:left w:val="none" w:sz="0" w:space="0" w:color="auto"/>
            <w:bottom w:val="none" w:sz="0" w:space="0" w:color="auto"/>
            <w:right w:val="none" w:sz="0" w:space="0" w:color="auto"/>
          </w:divBdr>
        </w:div>
        <w:div w:id="1905024465">
          <w:marLeft w:val="640"/>
          <w:marRight w:val="0"/>
          <w:marTop w:val="0"/>
          <w:marBottom w:val="0"/>
          <w:divBdr>
            <w:top w:val="none" w:sz="0" w:space="0" w:color="auto"/>
            <w:left w:val="none" w:sz="0" w:space="0" w:color="auto"/>
            <w:bottom w:val="none" w:sz="0" w:space="0" w:color="auto"/>
            <w:right w:val="none" w:sz="0" w:space="0" w:color="auto"/>
          </w:divBdr>
        </w:div>
        <w:div w:id="1923291013">
          <w:marLeft w:val="640"/>
          <w:marRight w:val="0"/>
          <w:marTop w:val="0"/>
          <w:marBottom w:val="0"/>
          <w:divBdr>
            <w:top w:val="none" w:sz="0" w:space="0" w:color="auto"/>
            <w:left w:val="none" w:sz="0" w:space="0" w:color="auto"/>
            <w:bottom w:val="none" w:sz="0" w:space="0" w:color="auto"/>
            <w:right w:val="none" w:sz="0" w:space="0" w:color="auto"/>
          </w:divBdr>
        </w:div>
        <w:div w:id="1965186264">
          <w:marLeft w:val="640"/>
          <w:marRight w:val="0"/>
          <w:marTop w:val="0"/>
          <w:marBottom w:val="0"/>
          <w:divBdr>
            <w:top w:val="none" w:sz="0" w:space="0" w:color="auto"/>
            <w:left w:val="none" w:sz="0" w:space="0" w:color="auto"/>
            <w:bottom w:val="none" w:sz="0" w:space="0" w:color="auto"/>
            <w:right w:val="none" w:sz="0" w:space="0" w:color="auto"/>
          </w:divBdr>
        </w:div>
        <w:div w:id="2105686930">
          <w:marLeft w:val="640"/>
          <w:marRight w:val="0"/>
          <w:marTop w:val="0"/>
          <w:marBottom w:val="0"/>
          <w:divBdr>
            <w:top w:val="none" w:sz="0" w:space="0" w:color="auto"/>
            <w:left w:val="none" w:sz="0" w:space="0" w:color="auto"/>
            <w:bottom w:val="none" w:sz="0" w:space="0" w:color="auto"/>
            <w:right w:val="none" w:sz="0" w:space="0" w:color="auto"/>
          </w:divBdr>
        </w:div>
      </w:divsChild>
    </w:div>
    <w:div w:id="1121922182">
      <w:bodyDiv w:val="1"/>
      <w:marLeft w:val="0"/>
      <w:marRight w:val="0"/>
      <w:marTop w:val="0"/>
      <w:marBottom w:val="0"/>
      <w:divBdr>
        <w:top w:val="none" w:sz="0" w:space="0" w:color="auto"/>
        <w:left w:val="none" w:sz="0" w:space="0" w:color="auto"/>
        <w:bottom w:val="none" w:sz="0" w:space="0" w:color="auto"/>
        <w:right w:val="none" w:sz="0" w:space="0" w:color="auto"/>
      </w:divBdr>
      <w:divsChild>
        <w:div w:id="68623426">
          <w:marLeft w:val="640"/>
          <w:marRight w:val="0"/>
          <w:marTop w:val="0"/>
          <w:marBottom w:val="0"/>
          <w:divBdr>
            <w:top w:val="none" w:sz="0" w:space="0" w:color="auto"/>
            <w:left w:val="none" w:sz="0" w:space="0" w:color="auto"/>
            <w:bottom w:val="none" w:sz="0" w:space="0" w:color="auto"/>
            <w:right w:val="none" w:sz="0" w:space="0" w:color="auto"/>
          </w:divBdr>
        </w:div>
        <w:div w:id="340205520">
          <w:marLeft w:val="640"/>
          <w:marRight w:val="0"/>
          <w:marTop w:val="0"/>
          <w:marBottom w:val="0"/>
          <w:divBdr>
            <w:top w:val="none" w:sz="0" w:space="0" w:color="auto"/>
            <w:left w:val="none" w:sz="0" w:space="0" w:color="auto"/>
            <w:bottom w:val="none" w:sz="0" w:space="0" w:color="auto"/>
            <w:right w:val="none" w:sz="0" w:space="0" w:color="auto"/>
          </w:divBdr>
        </w:div>
        <w:div w:id="347148319">
          <w:marLeft w:val="640"/>
          <w:marRight w:val="0"/>
          <w:marTop w:val="0"/>
          <w:marBottom w:val="0"/>
          <w:divBdr>
            <w:top w:val="none" w:sz="0" w:space="0" w:color="auto"/>
            <w:left w:val="none" w:sz="0" w:space="0" w:color="auto"/>
            <w:bottom w:val="none" w:sz="0" w:space="0" w:color="auto"/>
            <w:right w:val="none" w:sz="0" w:space="0" w:color="auto"/>
          </w:divBdr>
        </w:div>
        <w:div w:id="365713569">
          <w:marLeft w:val="640"/>
          <w:marRight w:val="0"/>
          <w:marTop w:val="0"/>
          <w:marBottom w:val="0"/>
          <w:divBdr>
            <w:top w:val="none" w:sz="0" w:space="0" w:color="auto"/>
            <w:left w:val="none" w:sz="0" w:space="0" w:color="auto"/>
            <w:bottom w:val="none" w:sz="0" w:space="0" w:color="auto"/>
            <w:right w:val="none" w:sz="0" w:space="0" w:color="auto"/>
          </w:divBdr>
        </w:div>
        <w:div w:id="440296038">
          <w:marLeft w:val="640"/>
          <w:marRight w:val="0"/>
          <w:marTop w:val="0"/>
          <w:marBottom w:val="0"/>
          <w:divBdr>
            <w:top w:val="none" w:sz="0" w:space="0" w:color="auto"/>
            <w:left w:val="none" w:sz="0" w:space="0" w:color="auto"/>
            <w:bottom w:val="none" w:sz="0" w:space="0" w:color="auto"/>
            <w:right w:val="none" w:sz="0" w:space="0" w:color="auto"/>
          </w:divBdr>
        </w:div>
        <w:div w:id="533005598">
          <w:marLeft w:val="640"/>
          <w:marRight w:val="0"/>
          <w:marTop w:val="0"/>
          <w:marBottom w:val="0"/>
          <w:divBdr>
            <w:top w:val="none" w:sz="0" w:space="0" w:color="auto"/>
            <w:left w:val="none" w:sz="0" w:space="0" w:color="auto"/>
            <w:bottom w:val="none" w:sz="0" w:space="0" w:color="auto"/>
            <w:right w:val="none" w:sz="0" w:space="0" w:color="auto"/>
          </w:divBdr>
        </w:div>
        <w:div w:id="576285641">
          <w:marLeft w:val="640"/>
          <w:marRight w:val="0"/>
          <w:marTop w:val="0"/>
          <w:marBottom w:val="0"/>
          <w:divBdr>
            <w:top w:val="none" w:sz="0" w:space="0" w:color="auto"/>
            <w:left w:val="none" w:sz="0" w:space="0" w:color="auto"/>
            <w:bottom w:val="none" w:sz="0" w:space="0" w:color="auto"/>
            <w:right w:val="none" w:sz="0" w:space="0" w:color="auto"/>
          </w:divBdr>
        </w:div>
        <w:div w:id="705182003">
          <w:marLeft w:val="640"/>
          <w:marRight w:val="0"/>
          <w:marTop w:val="0"/>
          <w:marBottom w:val="0"/>
          <w:divBdr>
            <w:top w:val="none" w:sz="0" w:space="0" w:color="auto"/>
            <w:left w:val="none" w:sz="0" w:space="0" w:color="auto"/>
            <w:bottom w:val="none" w:sz="0" w:space="0" w:color="auto"/>
            <w:right w:val="none" w:sz="0" w:space="0" w:color="auto"/>
          </w:divBdr>
        </w:div>
        <w:div w:id="769157870">
          <w:marLeft w:val="640"/>
          <w:marRight w:val="0"/>
          <w:marTop w:val="0"/>
          <w:marBottom w:val="0"/>
          <w:divBdr>
            <w:top w:val="none" w:sz="0" w:space="0" w:color="auto"/>
            <w:left w:val="none" w:sz="0" w:space="0" w:color="auto"/>
            <w:bottom w:val="none" w:sz="0" w:space="0" w:color="auto"/>
            <w:right w:val="none" w:sz="0" w:space="0" w:color="auto"/>
          </w:divBdr>
        </w:div>
        <w:div w:id="802701206">
          <w:marLeft w:val="640"/>
          <w:marRight w:val="0"/>
          <w:marTop w:val="0"/>
          <w:marBottom w:val="0"/>
          <w:divBdr>
            <w:top w:val="none" w:sz="0" w:space="0" w:color="auto"/>
            <w:left w:val="none" w:sz="0" w:space="0" w:color="auto"/>
            <w:bottom w:val="none" w:sz="0" w:space="0" w:color="auto"/>
            <w:right w:val="none" w:sz="0" w:space="0" w:color="auto"/>
          </w:divBdr>
        </w:div>
        <w:div w:id="827482229">
          <w:marLeft w:val="640"/>
          <w:marRight w:val="0"/>
          <w:marTop w:val="0"/>
          <w:marBottom w:val="0"/>
          <w:divBdr>
            <w:top w:val="none" w:sz="0" w:space="0" w:color="auto"/>
            <w:left w:val="none" w:sz="0" w:space="0" w:color="auto"/>
            <w:bottom w:val="none" w:sz="0" w:space="0" w:color="auto"/>
            <w:right w:val="none" w:sz="0" w:space="0" w:color="auto"/>
          </w:divBdr>
        </w:div>
        <w:div w:id="1064791362">
          <w:marLeft w:val="640"/>
          <w:marRight w:val="0"/>
          <w:marTop w:val="0"/>
          <w:marBottom w:val="0"/>
          <w:divBdr>
            <w:top w:val="none" w:sz="0" w:space="0" w:color="auto"/>
            <w:left w:val="none" w:sz="0" w:space="0" w:color="auto"/>
            <w:bottom w:val="none" w:sz="0" w:space="0" w:color="auto"/>
            <w:right w:val="none" w:sz="0" w:space="0" w:color="auto"/>
          </w:divBdr>
        </w:div>
        <w:div w:id="1175654855">
          <w:marLeft w:val="640"/>
          <w:marRight w:val="0"/>
          <w:marTop w:val="0"/>
          <w:marBottom w:val="0"/>
          <w:divBdr>
            <w:top w:val="none" w:sz="0" w:space="0" w:color="auto"/>
            <w:left w:val="none" w:sz="0" w:space="0" w:color="auto"/>
            <w:bottom w:val="none" w:sz="0" w:space="0" w:color="auto"/>
            <w:right w:val="none" w:sz="0" w:space="0" w:color="auto"/>
          </w:divBdr>
        </w:div>
        <w:div w:id="1180847668">
          <w:marLeft w:val="640"/>
          <w:marRight w:val="0"/>
          <w:marTop w:val="0"/>
          <w:marBottom w:val="0"/>
          <w:divBdr>
            <w:top w:val="none" w:sz="0" w:space="0" w:color="auto"/>
            <w:left w:val="none" w:sz="0" w:space="0" w:color="auto"/>
            <w:bottom w:val="none" w:sz="0" w:space="0" w:color="auto"/>
            <w:right w:val="none" w:sz="0" w:space="0" w:color="auto"/>
          </w:divBdr>
        </w:div>
        <w:div w:id="1196383442">
          <w:marLeft w:val="640"/>
          <w:marRight w:val="0"/>
          <w:marTop w:val="0"/>
          <w:marBottom w:val="0"/>
          <w:divBdr>
            <w:top w:val="none" w:sz="0" w:space="0" w:color="auto"/>
            <w:left w:val="none" w:sz="0" w:space="0" w:color="auto"/>
            <w:bottom w:val="none" w:sz="0" w:space="0" w:color="auto"/>
            <w:right w:val="none" w:sz="0" w:space="0" w:color="auto"/>
          </w:divBdr>
        </w:div>
        <w:div w:id="1227842069">
          <w:marLeft w:val="640"/>
          <w:marRight w:val="0"/>
          <w:marTop w:val="0"/>
          <w:marBottom w:val="0"/>
          <w:divBdr>
            <w:top w:val="none" w:sz="0" w:space="0" w:color="auto"/>
            <w:left w:val="none" w:sz="0" w:space="0" w:color="auto"/>
            <w:bottom w:val="none" w:sz="0" w:space="0" w:color="auto"/>
            <w:right w:val="none" w:sz="0" w:space="0" w:color="auto"/>
          </w:divBdr>
        </w:div>
        <w:div w:id="1269970184">
          <w:marLeft w:val="640"/>
          <w:marRight w:val="0"/>
          <w:marTop w:val="0"/>
          <w:marBottom w:val="0"/>
          <w:divBdr>
            <w:top w:val="none" w:sz="0" w:space="0" w:color="auto"/>
            <w:left w:val="none" w:sz="0" w:space="0" w:color="auto"/>
            <w:bottom w:val="none" w:sz="0" w:space="0" w:color="auto"/>
            <w:right w:val="none" w:sz="0" w:space="0" w:color="auto"/>
          </w:divBdr>
        </w:div>
        <w:div w:id="1351831723">
          <w:marLeft w:val="640"/>
          <w:marRight w:val="0"/>
          <w:marTop w:val="0"/>
          <w:marBottom w:val="0"/>
          <w:divBdr>
            <w:top w:val="none" w:sz="0" w:space="0" w:color="auto"/>
            <w:left w:val="none" w:sz="0" w:space="0" w:color="auto"/>
            <w:bottom w:val="none" w:sz="0" w:space="0" w:color="auto"/>
            <w:right w:val="none" w:sz="0" w:space="0" w:color="auto"/>
          </w:divBdr>
        </w:div>
        <w:div w:id="1360664200">
          <w:marLeft w:val="640"/>
          <w:marRight w:val="0"/>
          <w:marTop w:val="0"/>
          <w:marBottom w:val="0"/>
          <w:divBdr>
            <w:top w:val="none" w:sz="0" w:space="0" w:color="auto"/>
            <w:left w:val="none" w:sz="0" w:space="0" w:color="auto"/>
            <w:bottom w:val="none" w:sz="0" w:space="0" w:color="auto"/>
            <w:right w:val="none" w:sz="0" w:space="0" w:color="auto"/>
          </w:divBdr>
        </w:div>
        <w:div w:id="1378773122">
          <w:marLeft w:val="640"/>
          <w:marRight w:val="0"/>
          <w:marTop w:val="0"/>
          <w:marBottom w:val="0"/>
          <w:divBdr>
            <w:top w:val="none" w:sz="0" w:space="0" w:color="auto"/>
            <w:left w:val="none" w:sz="0" w:space="0" w:color="auto"/>
            <w:bottom w:val="none" w:sz="0" w:space="0" w:color="auto"/>
            <w:right w:val="none" w:sz="0" w:space="0" w:color="auto"/>
          </w:divBdr>
        </w:div>
        <w:div w:id="1468667342">
          <w:marLeft w:val="640"/>
          <w:marRight w:val="0"/>
          <w:marTop w:val="0"/>
          <w:marBottom w:val="0"/>
          <w:divBdr>
            <w:top w:val="none" w:sz="0" w:space="0" w:color="auto"/>
            <w:left w:val="none" w:sz="0" w:space="0" w:color="auto"/>
            <w:bottom w:val="none" w:sz="0" w:space="0" w:color="auto"/>
            <w:right w:val="none" w:sz="0" w:space="0" w:color="auto"/>
          </w:divBdr>
        </w:div>
        <w:div w:id="1517420596">
          <w:marLeft w:val="640"/>
          <w:marRight w:val="0"/>
          <w:marTop w:val="0"/>
          <w:marBottom w:val="0"/>
          <w:divBdr>
            <w:top w:val="none" w:sz="0" w:space="0" w:color="auto"/>
            <w:left w:val="none" w:sz="0" w:space="0" w:color="auto"/>
            <w:bottom w:val="none" w:sz="0" w:space="0" w:color="auto"/>
            <w:right w:val="none" w:sz="0" w:space="0" w:color="auto"/>
          </w:divBdr>
        </w:div>
        <w:div w:id="1584728946">
          <w:marLeft w:val="640"/>
          <w:marRight w:val="0"/>
          <w:marTop w:val="0"/>
          <w:marBottom w:val="0"/>
          <w:divBdr>
            <w:top w:val="none" w:sz="0" w:space="0" w:color="auto"/>
            <w:left w:val="none" w:sz="0" w:space="0" w:color="auto"/>
            <w:bottom w:val="none" w:sz="0" w:space="0" w:color="auto"/>
            <w:right w:val="none" w:sz="0" w:space="0" w:color="auto"/>
          </w:divBdr>
        </w:div>
        <w:div w:id="1722826987">
          <w:marLeft w:val="640"/>
          <w:marRight w:val="0"/>
          <w:marTop w:val="0"/>
          <w:marBottom w:val="0"/>
          <w:divBdr>
            <w:top w:val="none" w:sz="0" w:space="0" w:color="auto"/>
            <w:left w:val="none" w:sz="0" w:space="0" w:color="auto"/>
            <w:bottom w:val="none" w:sz="0" w:space="0" w:color="auto"/>
            <w:right w:val="none" w:sz="0" w:space="0" w:color="auto"/>
          </w:divBdr>
        </w:div>
        <w:div w:id="1726638766">
          <w:marLeft w:val="640"/>
          <w:marRight w:val="0"/>
          <w:marTop w:val="0"/>
          <w:marBottom w:val="0"/>
          <w:divBdr>
            <w:top w:val="none" w:sz="0" w:space="0" w:color="auto"/>
            <w:left w:val="none" w:sz="0" w:space="0" w:color="auto"/>
            <w:bottom w:val="none" w:sz="0" w:space="0" w:color="auto"/>
            <w:right w:val="none" w:sz="0" w:space="0" w:color="auto"/>
          </w:divBdr>
        </w:div>
        <w:div w:id="1881210955">
          <w:marLeft w:val="640"/>
          <w:marRight w:val="0"/>
          <w:marTop w:val="0"/>
          <w:marBottom w:val="0"/>
          <w:divBdr>
            <w:top w:val="none" w:sz="0" w:space="0" w:color="auto"/>
            <w:left w:val="none" w:sz="0" w:space="0" w:color="auto"/>
            <w:bottom w:val="none" w:sz="0" w:space="0" w:color="auto"/>
            <w:right w:val="none" w:sz="0" w:space="0" w:color="auto"/>
          </w:divBdr>
        </w:div>
        <w:div w:id="2032492165">
          <w:marLeft w:val="640"/>
          <w:marRight w:val="0"/>
          <w:marTop w:val="0"/>
          <w:marBottom w:val="0"/>
          <w:divBdr>
            <w:top w:val="none" w:sz="0" w:space="0" w:color="auto"/>
            <w:left w:val="none" w:sz="0" w:space="0" w:color="auto"/>
            <w:bottom w:val="none" w:sz="0" w:space="0" w:color="auto"/>
            <w:right w:val="none" w:sz="0" w:space="0" w:color="auto"/>
          </w:divBdr>
        </w:div>
        <w:div w:id="2134979612">
          <w:marLeft w:val="640"/>
          <w:marRight w:val="0"/>
          <w:marTop w:val="0"/>
          <w:marBottom w:val="0"/>
          <w:divBdr>
            <w:top w:val="none" w:sz="0" w:space="0" w:color="auto"/>
            <w:left w:val="none" w:sz="0" w:space="0" w:color="auto"/>
            <w:bottom w:val="none" w:sz="0" w:space="0" w:color="auto"/>
            <w:right w:val="none" w:sz="0" w:space="0" w:color="auto"/>
          </w:divBdr>
        </w:div>
      </w:divsChild>
    </w:div>
    <w:div w:id="1135373184">
      <w:bodyDiv w:val="1"/>
      <w:marLeft w:val="0"/>
      <w:marRight w:val="0"/>
      <w:marTop w:val="0"/>
      <w:marBottom w:val="0"/>
      <w:divBdr>
        <w:top w:val="none" w:sz="0" w:space="0" w:color="auto"/>
        <w:left w:val="none" w:sz="0" w:space="0" w:color="auto"/>
        <w:bottom w:val="none" w:sz="0" w:space="0" w:color="auto"/>
        <w:right w:val="none" w:sz="0" w:space="0" w:color="auto"/>
      </w:divBdr>
      <w:divsChild>
        <w:div w:id="46027941">
          <w:marLeft w:val="640"/>
          <w:marRight w:val="0"/>
          <w:marTop w:val="0"/>
          <w:marBottom w:val="0"/>
          <w:divBdr>
            <w:top w:val="none" w:sz="0" w:space="0" w:color="auto"/>
            <w:left w:val="none" w:sz="0" w:space="0" w:color="auto"/>
            <w:bottom w:val="none" w:sz="0" w:space="0" w:color="auto"/>
            <w:right w:val="none" w:sz="0" w:space="0" w:color="auto"/>
          </w:divBdr>
        </w:div>
        <w:div w:id="84811415">
          <w:marLeft w:val="640"/>
          <w:marRight w:val="0"/>
          <w:marTop w:val="0"/>
          <w:marBottom w:val="0"/>
          <w:divBdr>
            <w:top w:val="none" w:sz="0" w:space="0" w:color="auto"/>
            <w:left w:val="none" w:sz="0" w:space="0" w:color="auto"/>
            <w:bottom w:val="none" w:sz="0" w:space="0" w:color="auto"/>
            <w:right w:val="none" w:sz="0" w:space="0" w:color="auto"/>
          </w:divBdr>
        </w:div>
        <w:div w:id="174392905">
          <w:marLeft w:val="640"/>
          <w:marRight w:val="0"/>
          <w:marTop w:val="0"/>
          <w:marBottom w:val="0"/>
          <w:divBdr>
            <w:top w:val="none" w:sz="0" w:space="0" w:color="auto"/>
            <w:left w:val="none" w:sz="0" w:space="0" w:color="auto"/>
            <w:bottom w:val="none" w:sz="0" w:space="0" w:color="auto"/>
            <w:right w:val="none" w:sz="0" w:space="0" w:color="auto"/>
          </w:divBdr>
        </w:div>
        <w:div w:id="187648492">
          <w:marLeft w:val="640"/>
          <w:marRight w:val="0"/>
          <w:marTop w:val="0"/>
          <w:marBottom w:val="0"/>
          <w:divBdr>
            <w:top w:val="none" w:sz="0" w:space="0" w:color="auto"/>
            <w:left w:val="none" w:sz="0" w:space="0" w:color="auto"/>
            <w:bottom w:val="none" w:sz="0" w:space="0" w:color="auto"/>
            <w:right w:val="none" w:sz="0" w:space="0" w:color="auto"/>
          </w:divBdr>
        </w:div>
        <w:div w:id="207453392">
          <w:marLeft w:val="640"/>
          <w:marRight w:val="0"/>
          <w:marTop w:val="0"/>
          <w:marBottom w:val="0"/>
          <w:divBdr>
            <w:top w:val="none" w:sz="0" w:space="0" w:color="auto"/>
            <w:left w:val="none" w:sz="0" w:space="0" w:color="auto"/>
            <w:bottom w:val="none" w:sz="0" w:space="0" w:color="auto"/>
            <w:right w:val="none" w:sz="0" w:space="0" w:color="auto"/>
          </w:divBdr>
        </w:div>
        <w:div w:id="287245589">
          <w:marLeft w:val="640"/>
          <w:marRight w:val="0"/>
          <w:marTop w:val="0"/>
          <w:marBottom w:val="0"/>
          <w:divBdr>
            <w:top w:val="none" w:sz="0" w:space="0" w:color="auto"/>
            <w:left w:val="none" w:sz="0" w:space="0" w:color="auto"/>
            <w:bottom w:val="none" w:sz="0" w:space="0" w:color="auto"/>
            <w:right w:val="none" w:sz="0" w:space="0" w:color="auto"/>
          </w:divBdr>
        </w:div>
        <w:div w:id="412626860">
          <w:marLeft w:val="640"/>
          <w:marRight w:val="0"/>
          <w:marTop w:val="0"/>
          <w:marBottom w:val="0"/>
          <w:divBdr>
            <w:top w:val="none" w:sz="0" w:space="0" w:color="auto"/>
            <w:left w:val="none" w:sz="0" w:space="0" w:color="auto"/>
            <w:bottom w:val="none" w:sz="0" w:space="0" w:color="auto"/>
            <w:right w:val="none" w:sz="0" w:space="0" w:color="auto"/>
          </w:divBdr>
        </w:div>
        <w:div w:id="484515072">
          <w:marLeft w:val="640"/>
          <w:marRight w:val="0"/>
          <w:marTop w:val="0"/>
          <w:marBottom w:val="0"/>
          <w:divBdr>
            <w:top w:val="none" w:sz="0" w:space="0" w:color="auto"/>
            <w:left w:val="none" w:sz="0" w:space="0" w:color="auto"/>
            <w:bottom w:val="none" w:sz="0" w:space="0" w:color="auto"/>
            <w:right w:val="none" w:sz="0" w:space="0" w:color="auto"/>
          </w:divBdr>
        </w:div>
        <w:div w:id="554632075">
          <w:marLeft w:val="640"/>
          <w:marRight w:val="0"/>
          <w:marTop w:val="0"/>
          <w:marBottom w:val="0"/>
          <w:divBdr>
            <w:top w:val="none" w:sz="0" w:space="0" w:color="auto"/>
            <w:left w:val="none" w:sz="0" w:space="0" w:color="auto"/>
            <w:bottom w:val="none" w:sz="0" w:space="0" w:color="auto"/>
            <w:right w:val="none" w:sz="0" w:space="0" w:color="auto"/>
          </w:divBdr>
        </w:div>
        <w:div w:id="589657524">
          <w:marLeft w:val="640"/>
          <w:marRight w:val="0"/>
          <w:marTop w:val="0"/>
          <w:marBottom w:val="0"/>
          <w:divBdr>
            <w:top w:val="none" w:sz="0" w:space="0" w:color="auto"/>
            <w:left w:val="none" w:sz="0" w:space="0" w:color="auto"/>
            <w:bottom w:val="none" w:sz="0" w:space="0" w:color="auto"/>
            <w:right w:val="none" w:sz="0" w:space="0" w:color="auto"/>
          </w:divBdr>
        </w:div>
        <w:div w:id="662318313">
          <w:marLeft w:val="640"/>
          <w:marRight w:val="0"/>
          <w:marTop w:val="0"/>
          <w:marBottom w:val="0"/>
          <w:divBdr>
            <w:top w:val="none" w:sz="0" w:space="0" w:color="auto"/>
            <w:left w:val="none" w:sz="0" w:space="0" w:color="auto"/>
            <w:bottom w:val="none" w:sz="0" w:space="0" w:color="auto"/>
            <w:right w:val="none" w:sz="0" w:space="0" w:color="auto"/>
          </w:divBdr>
        </w:div>
        <w:div w:id="668366119">
          <w:marLeft w:val="640"/>
          <w:marRight w:val="0"/>
          <w:marTop w:val="0"/>
          <w:marBottom w:val="0"/>
          <w:divBdr>
            <w:top w:val="none" w:sz="0" w:space="0" w:color="auto"/>
            <w:left w:val="none" w:sz="0" w:space="0" w:color="auto"/>
            <w:bottom w:val="none" w:sz="0" w:space="0" w:color="auto"/>
            <w:right w:val="none" w:sz="0" w:space="0" w:color="auto"/>
          </w:divBdr>
        </w:div>
        <w:div w:id="679427313">
          <w:marLeft w:val="640"/>
          <w:marRight w:val="0"/>
          <w:marTop w:val="0"/>
          <w:marBottom w:val="0"/>
          <w:divBdr>
            <w:top w:val="none" w:sz="0" w:space="0" w:color="auto"/>
            <w:left w:val="none" w:sz="0" w:space="0" w:color="auto"/>
            <w:bottom w:val="none" w:sz="0" w:space="0" w:color="auto"/>
            <w:right w:val="none" w:sz="0" w:space="0" w:color="auto"/>
          </w:divBdr>
        </w:div>
        <w:div w:id="689375488">
          <w:marLeft w:val="640"/>
          <w:marRight w:val="0"/>
          <w:marTop w:val="0"/>
          <w:marBottom w:val="0"/>
          <w:divBdr>
            <w:top w:val="none" w:sz="0" w:space="0" w:color="auto"/>
            <w:left w:val="none" w:sz="0" w:space="0" w:color="auto"/>
            <w:bottom w:val="none" w:sz="0" w:space="0" w:color="auto"/>
            <w:right w:val="none" w:sz="0" w:space="0" w:color="auto"/>
          </w:divBdr>
        </w:div>
        <w:div w:id="747534949">
          <w:marLeft w:val="640"/>
          <w:marRight w:val="0"/>
          <w:marTop w:val="0"/>
          <w:marBottom w:val="0"/>
          <w:divBdr>
            <w:top w:val="none" w:sz="0" w:space="0" w:color="auto"/>
            <w:left w:val="none" w:sz="0" w:space="0" w:color="auto"/>
            <w:bottom w:val="none" w:sz="0" w:space="0" w:color="auto"/>
            <w:right w:val="none" w:sz="0" w:space="0" w:color="auto"/>
          </w:divBdr>
        </w:div>
        <w:div w:id="805045153">
          <w:marLeft w:val="640"/>
          <w:marRight w:val="0"/>
          <w:marTop w:val="0"/>
          <w:marBottom w:val="0"/>
          <w:divBdr>
            <w:top w:val="none" w:sz="0" w:space="0" w:color="auto"/>
            <w:left w:val="none" w:sz="0" w:space="0" w:color="auto"/>
            <w:bottom w:val="none" w:sz="0" w:space="0" w:color="auto"/>
            <w:right w:val="none" w:sz="0" w:space="0" w:color="auto"/>
          </w:divBdr>
        </w:div>
        <w:div w:id="809637809">
          <w:marLeft w:val="640"/>
          <w:marRight w:val="0"/>
          <w:marTop w:val="0"/>
          <w:marBottom w:val="0"/>
          <w:divBdr>
            <w:top w:val="none" w:sz="0" w:space="0" w:color="auto"/>
            <w:left w:val="none" w:sz="0" w:space="0" w:color="auto"/>
            <w:bottom w:val="none" w:sz="0" w:space="0" w:color="auto"/>
            <w:right w:val="none" w:sz="0" w:space="0" w:color="auto"/>
          </w:divBdr>
        </w:div>
        <w:div w:id="861431720">
          <w:marLeft w:val="640"/>
          <w:marRight w:val="0"/>
          <w:marTop w:val="0"/>
          <w:marBottom w:val="0"/>
          <w:divBdr>
            <w:top w:val="none" w:sz="0" w:space="0" w:color="auto"/>
            <w:left w:val="none" w:sz="0" w:space="0" w:color="auto"/>
            <w:bottom w:val="none" w:sz="0" w:space="0" w:color="auto"/>
            <w:right w:val="none" w:sz="0" w:space="0" w:color="auto"/>
          </w:divBdr>
        </w:div>
        <w:div w:id="890266185">
          <w:marLeft w:val="640"/>
          <w:marRight w:val="0"/>
          <w:marTop w:val="0"/>
          <w:marBottom w:val="0"/>
          <w:divBdr>
            <w:top w:val="none" w:sz="0" w:space="0" w:color="auto"/>
            <w:left w:val="none" w:sz="0" w:space="0" w:color="auto"/>
            <w:bottom w:val="none" w:sz="0" w:space="0" w:color="auto"/>
            <w:right w:val="none" w:sz="0" w:space="0" w:color="auto"/>
          </w:divBdr>
        </w:div>
        <w:div w:id="897520249">
          <w:marLeft w:val="640"/>
          <w:marRight w:val="0"/>
          <w:marTop w:val="0"/>
          <w:marBottom w:val="0"/>
          <w:divBdr>
            <w:top w:val="none" w:sz="0" w:space="0" w:color="auto"/>
            <w:left w:val="none" w:sz="0" w:space="0" w:color="auto"/>
            <w:bottom w:val="none" w:sz="0" w:space="0" w:color="auto"/>
            <w:right w:val="none" w:sz="0" w:space="0" w:color="auto"/>
          </w:divBdr>
        </w:div>
        <w:div w:id="900672562">
          <w:marLeft w:val="640"/>
          <w:marRight w:val="0"/>
          <w:marTop w:val="0"/>
          <w:marBottom w:val="0"/>
          <w:divBdr>
            <w:top w:val="none" w:sz="0" w:space="0" w:color="auto"/>
            <w:left w:val="none" w:sz="0" w:space="0" w:color="auto"/>
            <w:bottom w:val="none" w:sz="0" w:space="0" w:color="auto"/>
            <w:right w:val="none" w:sz="0" w:space="0" w:color="auto"/>
          </w:divBdr>
        </w:div>
        <w:div w:id="907610303">
          <w:marLeft w:val="640"/>
          <w:marRight w:val="0"/>
          <w:marTop w:val="0"/>
          <w:marBottom w:val="0"/>
          <w:divBdr>
            <w:top w:val="none" w:sz="0" w:space="0" w:color="auto"/>
            <w:left w:val="none" w:sz="0" w:space="0" w:color="auto"/>
            <w:bottom w:val="none" w:sz="0" w:space="0" w:color="auto"/>
            <w:right w:val="none" w:sz="0" w:space="0" w:color="auto"/>
          </w:divBdr>
        </w:div>
        <w:div w:id="1003627114">
          <w:marLeft w:val="640"/>
          <w:marRight w:val="0"/>
          <w:marTop w:val="0"/>
          <w:marBottom w:val="0"/>
          <w:divBdr>
            <w:top w:val="none" w:sz="0" w:space="0" w:color="auto"/>
            <w:left w:val="none" w:sz="0" w:space="0" w:color="auto"/>
            <w:bottom w:val="none" w:sz="0" w:space="0" w:color="auto"/>
            <w:right w:val="none" w:sz="0" w:space="0" w:color="auto"/>
          </w:divBdr>
        </w:div>
        <w:div w:id="1014115012">
          <w:marLeft w:val="640"/>
          <w:marRight w:val="0"/>
          <w:marTop w:val="0"/>
          <w:marBottom w:val="0"/>
          <w:divBdr>
            <w:top w:val="none" w:sz="0" w:space="0" w:color="auto"/>
            <w:left w:val="none" w:sz="0" w:space="0" w:color="auto"/>
            <w:bottom w:val="none" w:sz="0" w:space="0" w:color="auto"/>
            <w:right w:val="none" w:sz="0" w:space="0" w:color="auto"/>
          </w:divBdr>
        </w:div>
        <w:div w:id="1014569925">
          <w:marLeft w:val="640"/>
          <w:marRight w:val="0"/>
          <w:marTop w:val="0"/>
          <w:marBottom w:val="0"/>
          <w:divBdr>
            <w:top w:val="none" w:sz="0" w:space="0" w:color="auto"/>
            <w:left w:val="none" w:sz="0" w:space="0" w:color="auto"/>
            <w:bottom w:val="none" w:sz="0" w:space="0" w:color="auto"/>
            <w:right w:val="none" w:sz="0" w:space="0" w:color="auto"/>
          </w:divBdr>
        </w:div>
        <w:div w:id="1016535699">
          <w:marLeft w:val="640"/>
          <w:marRight w:val="0"/>
          <w:marTop w:val="0"/>
          <w:marBottom w:val="0"/>
          <w:divBdr>
            <w:top w:val="none" w:sz="0" w:space="0" w:color="auto"/>
            <w:left w:val="none" w:sz="0" w:space="0" w:color="auto"/>
            <w:bottom w:val="none" w:sz="0" w:space="0" w:color="auto"/>
            <w:right w:val="none" w:sz="0" w:space="0" w:color="auto"/>
          </w:divBdr>
        </w:div>
        <w:div w:id="1025835573">
          <w:marLeft w:val="640"/>
          <w:marRight w:val="0"/>
          <w:marTop w:val="0"/>
          <w:marBottom w:val="0"/>
          <w:divBdr>
            <w:top w:val="none" w:sz="0" w:space="0" w:color="auto"/>
            <w:left w:val="none" w:sz="0" w:space="0" w:color="auto"/>
            <w:bottom w:val="none" w:sz="0" w:space="0" w:color="auto"/>
            <w:right w:val="none" w:sz="0" w:space="0" w:color="auto"/>
          </w:divBdr>
        </w:div>
        <w:div w:id="1041902888">
          <w:marLeft w:val="640"/>
          <w:marRight w:val="0"/>
          <w:marTop w:val="0"/>
          <w:marBottom w:val="0"/>
          <w:divBdr>
            <w:top w:val="none" w:sz="0" w:space="0" w:color="auto"/>
            <w:left w:val="none" w:sz="0" w:space="0" w:color="auto"/>
            <w:bottom w:val="none" w:sz="0" w:space="0" w:color="auto"/>
            <w:right w:val="none" w:sz="0" w:space="0" w:color="auto"/>
          </w:divBdr>
        </w:div>
        <w:div w:id="1163624403">
          <w:marLeft w:val="640"/>
          <w:marRight w:val="0"/>
          <w:marTop w:val="0"/>
          <w:marBottom w:val="0"/>
          <w:divBdr>
            <w:top w:val="none" w:sz="0" w:space="0" w:color="auto"/>
            <w:left w:val="none" w:sz="0" w:space="0" w:color="auto"/>
            <w:bottom w:val="none" w:sz="0" w:space="0" w:color="auto"/>
            <w:right w:val="none" w:sz="0" w:space="0" w:color="auto"/>
          </w:divBdr>
        </w:div>
        <w:div w:id="1211763264">
          <w:marLeft w:val="640"/>
          <w:marRight w:val="0"/>
          <w:marTop w:val="0"/>
          <w:marBottom w:val="0"/>
          <w:divBdr>
            <w:top w:val="none" w:sz="0" w:space="0" w:color="auto"/>
            <w:left w:val="none" w:sz="0" w:space="0" w:color="auto"/>
            <w:bottom w:val="none" w:sz="0" w:space="0" w:color="auto"/>
            <w:right w:val="none" w:sz="0" w:space="0" w:color="auto"/>
          </w:divBdr>
        </w:div>
        <w:div w:id="1215503234">
          <w:marLeft w:val="640"/>
          <w:marRight w:val="0"/>
          <w:marTop w:val="0"/>
          <w:marBottom w:val="0"/>
          <w:divBdr>
            <w:top w:val="none" w:sz="0" w:space="0" w:color="auto"/>
            <w:left w:val="none" w:sz="0" w:space="0" w:color="auto"/>
            <w:bottom w:val="none" w:sz="0" w:space="0" w:color="auto"/>
            <w:right w:val="none" w:sz="0" w:space="0" w:color="auto"/>
          </w:divBdr>
        </w:div>
        <w:div w:id="1358580241">
          <w:marLeft w:val="640"/>
          <w:marRight w:val="0"/>
          <w:marTop w:val="0"/>
          <w:marBottom w:val="0"/>
          <w:divBdr>
            <w:top w:val="none" w:sz="0" w:space="0" w:color="auto"/>
            <w:left w:val="none" w:sz="0" w:space="0" w:color="auto"/>
            <w:bottom w:val="none" w:sz="0" w:space="0" w:color="auto"/>
            <w:right w:val="none" w:sz="0" w:space="0" w:color="auto"/>
          </w:divBdr>
        </w:div>
        <w:div w:id="1367413392">
          <w:marLeft w:val="640"/>
          <w:marRight w:val="0"/>
          <w:marTop w:val="0"/>
          <w:marBottom w:val="0"/>
          <w:divBdr>
            <w:top w:val="none" w:sz="0" w:space="0" w:color="auto"/>
            <w:left w:val="none" w:sz="0" w:space="0" w:color="auto"/>
            <w:bottom w:val="none" w:sz="0" w:space="0" w:color="auto"/>
            <w:right w:val="none" w:sz="0" w:space="0" w:color="auto"/>
          </w:divBdr>
        </w:div>
        <w:div w:id="1383207831">
          <w:marLeft w:val="640"/>
          <w:marRight w:val="0"/>
          <w:marTop w:val="0"/>
          <w:marBottom w:val="0"/>
          <w:divBdr>
            <w:top w:val="none" w:sz="0" w:space="0" w:color="auto"/>
            <w:left w:val="none" w:sz="0" w:space="0" w:color="auto"/>
            <w:bottom w:val="none" w:sz="0" w:space="0" w:color="auto"/>
            <w:right w:val="none" w:sz="0" w:space="0" w:color="auto"/>
          </w:divBdr>
        </w:div>
        <w:div w:id="1422413132">
          <w:marLeft w:val="640"/>
          <w:marRight w:val="0"/>
          <w:marTop w:val="0"/>
          <w:marBottom w:val="0"/>
          <w:divBdr>
            <w:top w:val="none" w:sz="0" w:space="0" w:color="auto"/>
            <w:left w:val="none" w:sz="0" w:space="0" w:color="auto"/>
            <w:bottom w:val="none" w:sz="0" w:space="0" w:color="auto"/>
            <w:right w:val="none" w:sz="0" w:space="0" w:color="auto"/>
          </w:divBdr>
        </w:div>
        <w:div w:id="1488546843">
          <w:marLeft w:val="640"/>
          <w:marRight w:val="0"/>
          <w:marTop w:val="0"/>
          <w:marBottom w:val="0"/>
          <w:divBdr>
            <w:top w:val="none" w:sz="0" w:space="0" w:color="auto"/>
            <w:left w:val="none" w:sz="0" w:space="0" w:color="auto"/>
            <w:bottom w:val="none" w:sz="0" w:space="0" w:color="auto"/>
            <w:right w:val="none" w:sz="0" w:space="0" w:color="auto"/>
          </w:divBdr>
        </w:div>
        <w:div w:id="1585648712">
          <w:marLeft w:val="640"/>
          <w:marRight w:val="0"/>
          <w:marTop w:val="0"/>
          <w:marBottom w:val="0"/>
          <w:divBdr>
            <w:top w:val="none" w:sz="0" w:space="0" w:color="auto"/>
            <w:left w:val="none" w:sz="0" w:space="0" w:color="auto"/>
            <w:bottom w:val="none" w:sz="0" w:space="0" w:color="auto"/>
            <w:right w:val="none" w:sz="0" w:space="0" w:color="auto"/>
          </w:divBdr>
        </w:div>
        <w:div w:id="1607228605">
          <w:marLeft w:val="640"/>
          <w:marRight w:val="0"/>
          <w:marTop w:val="0"/>
          <w:marBottom w:val="0"/>
          <w:divBdr>
            <w:top w:val="none" w:sz="0" w:space="0" w:color="auto"/>
            <w:left w:val="none" w:sz="0" w:space="0" w:color="auto"/>
            <w:bottom w:val="none" w:sz="0" w:space="0" w:color="auto"/>
            <w:right w:val="none" w:sz="0" w:space="0" w:color="auto"/>
          </w:divBdr>
        </w:div>
        <w:div w:id="1699551706">
          <w:marLeft w:val="640"/>
          <w:marRight w:val="0"/>
          <w:marTop w:val="0"/>
          <w:marBottom w:val="0"/>
          <w:divBdr>
            <w:top w:val="none" w:sz="0" w:space="0" w:color="auto"/>
            <w:left w:val="none" w:sz="0" w:space="0" w:color="auto"/>
            <w:bottom w:val="none" w:sz="0" w:space="0" w:color="auto"/>
            <w:right w:val="none" w:sz="0" w:space="0" w:color="auto"/>
          </w:divBdr>
        </w:div>
        <w:div w:id="1709451679">
          <w:marLeft w:val="640"/>
          <w:marRight w:val="0"/>
          <w:marTop w:val="0"/>
          <w:marBottom w:val="0"/>
          <w:divBdr>
            <w:top w:val="none" w:sz="0" w:space="0" w:color="auto"/>
            <w:left w:val="none" w:sz="0" w:space="0" w:color="auto"/>
            <w:bottom w:val="none" w:sz="0" w:space="0" w:color="auto"/>
            <w:right w:val="none" w:sz="0" w:space="0" w:color="auto"/>
          </w:divBdr>
        </w:div>
        <w:div w:id="1831361161">
          <w:marLeft w:val="640"/>
          <w:marRight w:val="0"/>
          <w:marTop w:val="0"/>
          <w:marBottom w:val="0"/>
          <w:divBdr>
            <w:top w:val="none" w:sz="0" w:space="0" w:color="auto"/>
            <w:left w:val="none" w:sz="0" w:space="0" w:color="auto"/>
            <w:bottom w:val="none" w:sz="0" w:space="0" w:color="auto"/>
            <w:right w:val="none" w:sz="0" w:space="0" w:color="auto"/>
          </w:divBdr>
        </w:div>
        <w:div w:id="2024898310">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81807144">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464200356">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sChild>
    </w:div>
    <w:div w:id="1157039144">
      <w:bodyDiv w:val="1"/>
      <w:marLeft w:val="0"/>
      <w:marRight w:val="0"/>
      <w:marTop w:val="0"/>
      <w:marBottom w:val="0"/>
      <w:divBdr>
        <w:top w:val="none" w:sz="0" w:space="0" w:color="auto"/>
        <w:left w:val="none" w:sz="0" w:space="0" w:color="auto"/>
        <w:bottom w:val="none" w:sz="0" w:space="0" w:color="auto"/>
        <w:right w:val="none" w:sz="0" w:space="0" w:color="auto"/>
      </w:divBdr>
      <w:divsChild>
        <w:div w:id="74284636">
          <w:marLeft w:val="640"/>
          <w:marRight w:val="0"/>
          <w:marTop w:val="0"/>
          <w:marBottom w:val="0"/>
          <w:divBdr>
            <w:top w:val="none" w:sz="0" w:space="0" w:color="auto"/>
            <w:left w:val="none" w:sz="0" w:space="0" w:color="auto"/>
            <w:bottom w:val="none" w:sz="0" w:space="0" w:color="auto"/>
            <w:right w:val="none" w:sz="0" w:space="0" w:color="auto"/>
          </w:divBdr>
        </w:div>
        <w:div w:id="109053216">
          <w:marLeft w:val="640"/>
          <w:marRight w:val="0"/>
          <w:marTop w:val="0"/>
          <w:marBottom w:val="0"/>
          <w:divBdr>
            <w:top w:val="none" w:sz="0" w:space="0" w:color="auto"/>
            <w:left w:val="none" w:sz="0" w:space="0" w:color="auto"/>
            <w:bottom w:val="none" w:sz="0" w:space="0" w:color="auto"/>
            <w:right w:val="none" w:sz="0" w:space="0" w:color="auto"/>
          </w:divBdr>
        </w:div>
        <w:div w:id="214586458">
          <w:marLeft w:val="640"/>
          <w:marRight w:val="0"/>
          <w:marTop w:val="0"/>
          <w:marBottom w:val="0"/>
          <w:divBdr>
            <w:top w:val="none" w:sz="0" w:space="0" w:color="auto"/>
            <w:left w:val="none" w:sz="0" w:space="0" w:color="auto"/>
            <w:bottom w:val="none" w:sz="0" w:space="0" w:color="auto"/>
            <w:right w:val="none" w:sz="0" w:space="0" w:color="auto"/>
          </w:divBdr>
        </w:div>
        <w:div w:id="344866042">
          <w:marLeft w:val="640"/>
          <w:marRight w:val="0"/>
          <w:marTop w:val="0"/>
          <w:marBottom w:val="0"/>
          <w:divBdr>
            <w:top w:val="none" w:sz="0" w:space="0" w:color="auto"/>
            <w:left w:val="none" w:sz="0" w:space="0" w:color="auto"/>
            <w:bottom w:val="none" w:sz="0" w:space="0" w:color="auto"/>
            <w:right w:val="none" w:sz="0" w:space="0" w:color="auto"/>
          </w:divBdr>
        </w:div>
        <w:div w:id="461003462">
          <w:marLeft w:val="640"/>
          <w:marRight w:val="0"/>
          <w:marTop w:val="0"/>
          <w:marBottom w:val="0"/>
          <w:divBdr>
            <w:top w:val="none" w:sz="0" w:space="0" w:color="auto"/>
            <w:left w:val="none" w:sz="0" w:space="0" w:color="auto"/>
            <w:bottom w:val="none" w:sz="0" w:space="0" w:color="auto"/>
            <w:right w:val="none" w:sz="0" w:space="0" w:color="auto"/>
          </w:divBdr>
        </w:div>
        <w:div w:id="540215107">
          <w:marLeft w:val="640"/>
          <w:marRight w:val="0"/>
          <w:marTop w:val="0"/>
          <w:marBottom w:val="0"/>
          <w:divBdr>
            <w:top w:val="none" w:sz="0" w:space="0" w:color="auto"/>
            <w:left w:val="none" w:sz="0" w:space="0" w:color="auto"/>
            <w:bottom w:val="none" w:sz="0" w:space="0" w:color="auto"/>
            <w:right w:val="none" w:sz="0" w:space="0" w:color="auto"/>
          </w:divBdr>
        </w:div>
        <w:div w:id="540747423">
          <w:marLeft w:val="640"/>
          <w:marRight w:val="0"/>
          <w:marTop w:val="0"/>
          <w:marBottom w:val="0"/>
          <w:divBdr>
            <w:top w:val="none" w:sz="0" w:space="0" w:color="auto"/>
            <w:left w:val="none" w:sz="0" w:space="0" w:color="auto"/>
            <w:bottom w:val="none" w:sz="0" w:space="0" w:color="auto"/>
            <w:right w:val="none" w:sz="0" w:space="0" w:color="auto"/>
          </w:divBdr>
        </w:div>
        <w:div w:id="604583051">
          <w:marLeft w:val="640"/>
          <w:marRight w:val="0"/>
          <w:marTop w:val="0"/>
          <w:marBottom w:val="0"/>
          <w:divBdr>
            <w:top w:val="none" w:sz="0" w:space="0" w:color="auto"/>
            <w:left w:val="none" w:sz="0" w:space="0" w:color="auto"/>
            <w:bottom w:val="none" w:sz="0" w:space="0" w:color="auto"/>
            <w:right w:val="none" w:sz="0" w:space="0" w:color="auto"/>
          </w:divBdr>
        </w:div>
        <w:div w:id="634138409">
          <w:marLeft w:val="640"/>
          <w:marRight w:val="0"/>
          <w:marTop w:val="0"/>
          <w:marBottom w:val="0"/>
          <w:divBdr>
            <w:top w:val="none" w:sz="0" w:space="0" w:color="auto"/>
            <w:left w:val="none" w:sz="0" w:space="0" w:color="auto"/>
            <w:bottom w:val="none" w:sz="0" w:space="0" w:color="auto"/>
            <w:right w:val="none" w:sz="0" w:space="0" w:color="auto"/>
          </w:divBdr>
        </w:div>
        <w:div w:id="780226771">
          <w:marLeft w:val="640"/>
          <w:marRight w:val="0"/>
          <w:marTop w:val="0"/>
          <w:marBottom w:val="0"/>
          <w:divBdr>
            <w:top w:val="none" w:sz="0" w:space="0" w:color="auto"/>
            <w:left w:val="none" w:sz="0" w:space="0" w:color="auto"/>
            <w:bottom w:val="none" w:sz="0" w:space="0" w:color="auto"/>
            <w:right w:val="none" w:sz="0" w:space="0" w:color="auto"/>
          </w:divBdr>
        </w:div>
        <w:div w:id="829636566">
          <w:marLeft w:val="640"/>
          <w:marRight w:val="0"/>
          <w:marTop w:val="0"/>
          <w:marBottom w:val="0"/>
          <w:divBdr>
            <w:top w:val="none" w:sz="0" w:space="0" w:color="auto"/>
            <w:left w:val="none" w:sz="0" w:space="0" w:color="auto"/>
            <w:bottom w:val="none" w:sz="0" w:space="0" w:color="auto"/>
            <w:right w:val="none" w:sz="0" w:space="0" w:color="auto"/>
          </w:divBdr>
        </w:div>
        <w:div w:id="861020313">
          <w:marLeft w:val="640"/>
          <w:marRight w:val="0"/>
          <w:marTop w:val="0"/>
          <w:marBottom w:val="0"/>
          <w:divBdr>
            <w:top w:val="none" w:sz="0" w:space="0" w:color="auto"/>
            <w:left w:val="none" w:sz="0" w:space="0" w:color="auto"/>
            <w:bottom w:val="none" w:sz="0" w:space="0" w:color="auto"/>
            <w:right w:val="none" w:sz="0" w:space="0" w:color="auto"/>
          </w:divBdr>
        </w:div>
        <w:div w:id="876814613">
          <w:marLeft w:val="640"/>
          <w:marRight w:val="0"/>
          <w:marTop w:val="0"/>
          <w:marBottom w:val="0"/>
          <w:divBdr>
            <w:top w:val="none" w:sz="0" w:space="0" w:color="auto"/>
            <w:left w:val="none" w:sz="0" w:space="0" w:color="auto"/>
            <w:bottom w:val="none" w:sz="0" w:space="0" w:color="auto"/>
            <w:right w:val="none" w:sz="0" w:space="0" w:color="auto"/>
          </w:divBdr>
        </w:div>
        <w:div w:id="917789861">
          <w:marLeft w:val="640"/>
          <w:marRight w:val="0"/>
          <w:marTop w:val="0"/>
          <w:marBottom w:val="0"/>
          <w:divBdr>
            <w:top w:val="none" w:sz="0" w:space="0" w:color="auto"/>
            <w:left w:val="none" w:sz="0" w:space="0" w:color="auto"/>
            <w:bottom w:val="none" w:sz="0" w:space="0" w:color="auto"/>
            <w:right w:val="none" w:sz="0" w:space="0" w:color="auto"/>
          </w:divBdr>
        </w:div>
        <w:div w:id="963846877">
          <w:marLeft w:val="640"/>
          <w:marRight w:val="0"/>
          <w:marTop w:val="0"/>
          <w:marBottom w:val="0"/>
          <w:divBdr>
            <w:top w:val="none" w:sz="0" w:space="0" w:color="auto"/>
            <w:left w:val="none" w:sz="0" w:space="0" w:color="auto"/>
            <w:bottom w:val="none" w:sz="0" w:space="0" w:color="auto"/>
            <w:right w:val="none" w:sz="0" w:space="0" w:color="auto"/>
          </w:divBdr>
        </w:div>
        <w:div w:id="1094328350">
          <w:marLeft w:val="640"/>
          <w:marRight w:val="0"/>
          <w:marTop w:val="0"/>
          <w:marBottom w:val="0"/>
          <w:divBdr>
            <w:top w:val="none" w:sz="0" w:space="0" w:color="auto"/>
            <w:left w:val="none" w:sz="0" w:space="0" w:color="auto"/>
            <w:bottom w:val="none" w:sz="0" w:space="0" w:color="auto"/>
            <w:right w:val="none" w:sz="0" w:space="0" w:color="auto"/>
          </w:divBdr>
        </w:div>
        <w:div w:id="1147209652">
          <w:marLeft w:val="640"/>
          <w:marRight w:val="0"/>
          <w:marTop w:val="0"/>
          <w:marBottom w:val="0"/>
          <w:divBdr>
            <w:top w:val="none" w:sz="0" w:space="0" w:color="auto"/>
            <w:left w:val="none" w:sz="0" w:space="0" w:color="auto"/>
            <w:bottom w:val="none" w:sz="0" w:space="0" w:color="auto"/>
            <w:right w:val="none" w:sz="0" w:space="0" w:color="auto"/>
          </w:divBdr>
        </w:div>
        <w:div w:id="1238128067">
          <w:marLeft w:val="640"/>
          <w:marRight w:val="0"/>
          <w:marTop w:val="0"/>
          <w:marBottom w:val="0"/>
          <w:divBdr>
            <w:top w:val="none" w:sz="0" w:space="0" w:color="auto"/>
            <w:left w:val="none" w:sz="0" w:space="0" w:color="auto"/>
            <w:bottom w:val="none" w:sz="0" w:space="0" w:color="auto"/>
            <w:right w:val="none" w:sz="0" w:space="0" w:color="auto"/>
          </w:divBdr>
        </w:div>
        <w:div w:id="1447696088">
          <w:marLeft w:val="640"/>
          <w:marRight w:val="0"/>
          <w:marTop w:val="0"/>
          <w:marBottom w:val="0"/>
          <w:divBdr>
            <w:top w:val="none" w:sz="0" w:space="0" w:color="auto"/>
            <w:left w:val="none" w:sz="0" w:space="0" w:color="auto"/>
            <w:bottom w:val="none" w:sz="0" w:space="0" w:color="auto"/>
            <w:right w:val="none" w:sz="0" w:space="0" w:color="auto"/>
          </w:divBdr>
        </w:div>
        <w:div w:id="1657340851">
          <w:marLeft w:val="640"/>
          <w:marRight w:val="0"/>
          <w:marTop w:val="0"/>
          <w:marBottom w:val="0"/>
          <w:divBdr>
            <w:top w:val="none" w:sz="0" w:space="0" w:color="auto"/>
            <w:left w:val="none" w:sz="0" w:space="0" w:color="auto"/>
            <w:bottom w:val="none" w:sz="0" w:space="0" w:color="auto"/>
            <w:right w:val="none" w:sz="0" w:space="0" w:color="auto"/>
          </w:divBdr>
        </w:div>
        <w:div w:id="1834291820">
          <w:marLeft w:val="640"/>
          <w:marRight w:val="0"/>
          <w:marTop w:val="0"/>
          <w:marBottom w:val="0"/>
          <w:divBdr>
            <w:top w:val="none" w:sz="0" w:space="0" w:color="auto"/>
            <w:left w:val="none" w:sz="0" w:space="0" w:color="auto"/>
            <w:bottom w:val="none" w:sz="0" w:space="0" w:color="auto"/>
            <w:right w:val="none" w:sz="0" w:space="0" w:color="auto"/>
          </w:divBdr>
        </w:div>
        <w:div w:id="1909682665">
          <w:marLeft w:val="640"/>
          <w:marRight w:val="0"/>
          <w:marTop w:val="0"/>
          <w:marBottom w:val="0"/>
          <w:divBdr>
            <w:top w:val="none" w:sz="0" w:space="0" w:color="auto"/>
            <w:left w:val="none" w:sz="0" w:space="0" w:color="auto"/>
            <w:bottom w:val="none" w:sz="0" w:space="0" w:color="auto"/>
            <w:right w:val="none" w:sz="0" w:space="0" w:color="auto"/>
          </w:divBdr>
        </w:div>
        <w:div w:id="1962111568">
          <w:marLeft w:val="640"/>
          <w:marRight w:val="0"/>
          <w:marTop w:val="0"/>
          <w:marBottom w:val="0"/>
          <w:divBdr>
            <w:top w:val="none" w:sz="0" w:space="0" w:color="auto"/>
            <w:left w:val="none" w:sz="0" w:space="0" w:color="auto"/>
            <w:bottom w:val="none" w:sz="0" w:space="0" w:color="auto"/>
            <w:right w:val="none" w:sz="0" w:space="0" w:color="auto"/>
          </w:divBdr>
        </w:div>
        <w:div w:id="1982730958">
          <w:marLeft w:val="640"/>
          <w:marRight w:val="0"/>
          <w:marTop w:val="0"/>
          <w:marBottom w:val="0"/>
          <w:divBdr>
            <w:top w:val="none" w:sz="0" w:space="0" w:color="auto"/>
            <w:left w:val="none" w:sz="0" w:space="0" w:color="auto"/>
            <w:bottom w:val="none" w:sz="0" w:space="0" w:color="auto"/>
            <w:right w:val="none" w:sz="0" w:space="0" w:color="auto"/>
          </w:divBdr>
        </w:div>
        <w:div w:id="2076970902">
          <w:marLeft w:val="640"/>
          <w:marRight w:val="0"/>
          <w:marTop w:val="0"/>
          <w:marBottom w:val="0"/>
          <w:divBdr>
            <w:top w:val="none" w:sz="0" w:space="0" w:color="auto"/>
            <w:left w:val="none" w:sz="0" w:space="0" w:color="auto"/>
            <w:bottom w:val="none" w:sz="0" w:space="0" w:color="auto"/>
            <w:right w:val="none" w:sz="0" w:space="0" w:color="auto"/>
          </w:divBdr>
        </w:div>
        <w:div w:id="2110195455">
          <w:marLeft w:val="640"/>
          <w:marRight w:val="0"/>
          <w:marTop w:val="0"/>
          <w:marBottom w:val="0"/>
          <w:divBdr>
            <w:top w:val="none" w:sz="0" w:space="0" w:color="auto"/>
            <w:left w:val="none" w:sz="0" w:space="0" w:color="auto"/>
            <w:bottom w:val="none" w:sz="0" w:space="0" w:color="auto"/>
            <w:right w:val="none" w:sz="0" w:space="0" w:color="auto"/>
          </w:divBdr>
        </w:div>
        <w:div w:id="2135634425">
          <w:marLeft w:val="640"/>
          <w:marRight w:val="0"/>
          <w:marTop w:val="0"/>
          <w:marBottom w:val="0"/>
          <w:divBdr>
            <w:top w:val="none" w:sz="0" w:space="0" w:color="auto"/>
            <w:left w:val="none" w:sz="0" w:space="0" w:color="auto"/>
            <w:bottom w:val="none" w:sz="0" w:space="0" w:color="auto"/>
            <w:right w:val="none" w:sz="0" w:space="0" w:color="auto"/>
          </w:divBdr>
        </w:div>
      </w:divsChild>
    </w:div>
    <w:div w:id="1227298694">
      <w:bodyDiv w:val="1"/>
      <w:marLeft w:val="0"/>
      <w:marRight w:val="0"/>
      <w:marTop w:val="0"/>
      <w:marBottom w:val="0"/>
      <w:divBdr>
        <w:top w:val="none" w:sz="0" w:space="0" w:color="auto"/>
        <w:left w:val="none" w:sz="0" w:space="0" w:color="auto"/>
        <w:bottom w:val="none" w:sz="0" w:space="0" w:color="auto"/>
        <w:right w:val="none" w:sz="0" w:space="0" w:color="auto"/>
      </w:divBdr>
      <w:divsChild>
        <w:div w:id="29500213">
          <w:marLeft w:val="640"/>
          <w:marRight w:val="0"/>
          <w:marTop w:val="0"/>
          <w:marBottom w:val="0"/>
          <w:divBdr>
            <w:top w:val="none" w:sz="0" w:space="0" w:color="auto"/>
            <w:left w:val="none" w:sz="0" w:space="0" w:color="auto"/>
            <w:bottom w:val="none" w:sz="0" w:space="0" w:color="auto"/>
            <w:right w:val="none" w:sz="0" w:space="0" w:color="auto"/>
          </w:divBdr>
        </w:div>
        <w:div w:id="96682853">
          <w:marLeft w:val="640"/>
          <w:marRight w:val="0"/>
          <w:marTop w:val="0"/>
          <w:marBottom w:val="0"/>
          <w:divBdr>
            <w:top w:val="none" w:sz="0" w:space="0" w:color="auto"/>
            <w:left w:val="none" w:sz="0" w:space="0" w:color="auto"/>
            <w:bottom w:val="none" w:sz="0" w:space="0" w:color="auto"/>
            <w:right w:val="none" w:sz="0" w:space="0" w:color="auto"/>
          </w:divBdr>
        </w:div>
        <w:div w:id="131337119">
          <w:marLeft w:val="640"/>
          <w:marRight w:val="0"/>
          <w:marTop w:val="0"/>
          <w:marBottom w:val="0"/>
          <w:divBdr>
            <w:top w:val="none" w:sz="0" w:space="0" w:color="auto"/>
            <w:left w:val="none" w:sz="0" w:space="0" w:color="auto"/>
            <w:bottom w:val="none" w:sz="0" w:space="0" w:color="auto"/>
            <w:right w:val="none" w:sz="0" w:space="0" w:color="auto"/>
          </w:divBdr>
        </w:div>
        <w:div w:id="192695960">
          <w:marLeft w:val="640"/>
          <w:marRight w:val="0"/>
          <w:marTop w:val="0"/>
          <w:marBottom w:val="0"/>
          <w:divBdr>
            <w:top w:val="none" w:sz="0" w:space="0" w:color="auto"/>
            <w:left w:val="none" w:sz="0" w:space="0" w:color="auto"/>
            <w:bottom w:val="none" w:sz="0" w:space="0" w:color="auto"/>
            <w:right w:val="none" w:sz="0" w:space="0" w:color="auto"/>
          </w:divBdr>
        </w:div>
        <w:div w:id="213664086">
          <w:marLeft w:val="640"/>
          <w:marRight w:val="0"/>
          <w:marTop w:val="0"/>
          <w:marBottom w:val="0"/>
          <w:divBdr>
            <w:top w:val="none" w:sz="0" w:space="0" w:color="auto"/>
            <w:left w:val="none" w:sz="0" w:space="0" w:color="auto"/>
            <w:bottom w:val="none" w:sz="0" w:space="0" w:color="auto"/>
            <w:right w:val="none" w:sz="0" w:space="0" w:color="auto"/>
          </w:divBdr>
        </w:div>
        <w:div w:id="326322066">
          <w:marLeft w:val="640"/>
          <w:marRight w:val="0"/>
          <w:marTop w:val="0"/>
          <w:marBottom w:val="0"/>
          <w:divBdr>
            <w:top w:val="none" w:sz="0" w:space="0" w:color="auto"/>
            <w:left w:val="none" w:sz="0" w:space="0" w:color="auto"/>
            <w:bottom w:val="none" w:sz="0" w:space="0" w:color="auto"/>
            <w:right w:val="none" w:sz="0" w:space="0" w:color="auto"/>
          </w:divBdr>
        </w:div>
        <w:div w:id="395711276">
          <w:marLeft w:val="640"/>
          <w:marRight w:val="0"/>
          <w:marTop w:val="0"/>
          <w:marBottom w:val="0"/>
          <w:divBdr>
            <w:top w:val="none" w:sz="0" w:space="0" w:color="auto"/>
            <w:left w:val="none" w:sz="0" w:space="0" w:color="auto"/>
            <w:bottom w:val="none" w:sz="0" w:space="0" w:color="auto"/>
            <w:right w:val="none" w:sz="0" w:space="0" w:color="auto"/>
          </w:divBdr>
        </w:div>
        <w:div w:id="514465241">
          <w:marLeft w:val="640"/>
          <w:marRight w:val="0"/>
          <w:marTop w:val="0"/>
          <w:marBottom w:val="0"/>
          <w:divBdr>
            <w:top w:val="none" w:sz="0" w:space="0" w:color="auto"/>
            <w:left w:val="none" w:sz="0" w:space="0" w:color="auto"/>
            <w:bottom w:val="none" w:sz="0" w:space="0" w:color="auto"/>
            <w:right w:val="none" w:sz="0" w:space="0" w:color="auto"/>
          </w:divBdr>
        </w:div>
        <w:div w:id="583996008">
          <w:marLeft w:val="640"/>
          <w:marRight w:val="0"/>
          <w:marTop w:val="0"/>
          <w:marBottom w:val="0"/>
          <w:divBdr>
            <w:top w:val="none" w:sz="0" w:space="0" w:color="auto"/>
            <w:left w:val="none" w:sz="0" w:space="0" w:color="auto"/>
            <w:bottom w:val="none" w:sz="0" w:space="0" w:color="auto"/>
            <w:right w:val="none" w:sz="0" w:space="0" w:color="auto"/>
          </w:divBdr>
        </w:div>
        <w:div w:id="675613139">
          <w:marLeft w:val="640"/>
          <w:marRight w:val="0"/>
          <w:marTop w:val="0"/>
          <w:marBottom w:val="0"/>
          <w:divBdr>
            <w:top w:val="none" w:sz="0" w:space="0" w:color="auto"/>
            <w:left w:val="none" w:sz="0" w:space="0" w:color="auto"/>
            <w:bottom w:val="none" w:sz="0" w:space="0" w:color="auto"/>
            <w:right w:val="none" w:sz="0" w:space="0" w:color="auto"/>
          </w:divBdr>
        </w:div>
        <w:div w:id="743837662">
          <w:marLeft w:val="640"/>
          <w:marRight w:val="0"/>
          <w:marTop w:val="0"/>
          <w:marBottom w:val="0"/>
          <w:divBdr>
            <w:top w:val="none" w:sz="0" w:space="0" w:color="auto"/>
            <w:left w:val="none" w:sz="0" w:space="0" w:color="auto"/>
            <w:bottom w:val="none" w:sz="0" w:space="0" w:color="auto"/>
            <w:right w:val="none" w:sz="0" w:space="0" w:color="auto"/>
          </w:divBdr>
        </w:div>
        <w:div w:id="746148290">
          <w:marLeft w:val="640"/>
          <w:marRight w:val="0"/>
          <w:marTop w:val="0"/>
          <w:marBottom w:val="0"/>
          <w:divBdr>
            <w:top w:val="none" w:sz="0" w:space="0" w:color="auto"/>
            <w:left w:val="none" w:sz="0" w:space="0" w:color="auto"/>
            <w:bottom w:val="none" w:sz="0" w:space="0" w:color="auto"/>
            <w:right w:val="none" w:sz="0" w:space="0" w:color="auto"/>
          </w:divBdr>
        </w:div>
        <w:div w:id="804470369">
          <w:marLeft w:val="640"/>
          <w:marRight w:val="0"/>
          <w:marTop w:val="0"/>
          <w:marBottom w:val="0"/>
          <w:divBdr>
            <w:top w:val="none" w:sz="0" w:space="0" w:color="auto"/>
            <w:left w:val="none" w:sz="0" w:space="0" w:color="auto"/>
            <w:bottom w:val="none" w:sz="0" w:space="0" w:color="auto"/>
            <w:right w:val="none" w:sz="0" w:space="0" w:color="auto"/>
          </w:divBdr>
        </w:div>
        <w:div w:id="859590873">
          <w:marLeft w:val="640"/>
          <w:marRight w:val="0"/>
          <w:marTop w:val="0"/>
          <w:marBottom w:val="0"/>
          <w:divBdr>
            <w:top w:val="none" w:sz="0" w:space="0" w:color="auto"/>
            <w:left w:val="none" w:sz="0" w:space="0" w:color="auto"/>
            <w:bottom w:val="none" w:sz="0" w:space="0" w:color="auto"/>
            <w:right w:val="none" w:sz="0" w:space="0" w:color="auto"/>
          </w:divBdr>
        </w:div>
        <w:div w:id="914897118">
          <w:marLeft w:val="640"/>
          <w:marRight w:val="0"/>
          <w:marTop w:val="0"/>
          <w:marBottom w:val="0"/>
          <w:divBdr>
            <w:top w:val="none" w:sz="0" w:space="0" w:color="auto"/>
            <w:left w:val="none" w:sz="0" w:space="0" w:color="auto"/>
            <w:bottom w:val="none" w:sz="0" w:space="0" w:color="auto"/>
            <w:right w:val="none" w:sz="0" w:space="0" w:color="auto"/>
          </w:divBdr>
        </w:div>
        <w:div w:id="915867881">
          <w:marLeft w:val="640"/>
          <w:marRight w:val="0"/>
          <w:marTop w:val="0"/>
          <w:marBottom w:val="0"/>
          <w:divBdr>
            <w:top w:val="none" w:sz="0" w:space="0" w:color="auto"/>
            <w:left w:val="none" w:sz="0" w:space="0" w:color="auto"/>
            <w:bottom w:val="none" w:sz="0" w:space="0" w:color="auto"/>
            <w:right w:val="none" w:sz="0" w:space="0" w:color="auto"/>
          </w:divBdr>
        </w:div>
        <w:div w:id="1069116826">
          <w:marLeft w:val="640"/>
          <w:marRight w:val="0"/>
          <w:marTop w:val="0"/>
          <w:marBottom w:val="0"/>
          <w:divBdr>
            <w:top w:val="none" w:sz="0" w:space="0" w:color="auto"/>
            <w:left w:val="none" w:sz="0" w:space="0" w:color="auto"/>
            <w:bottom w:val="none" w:sz="0" w:space="0" w:color="auto"/>
            <w:right w:val="none" w:sz="0" w:space="0" w:color="auto"/>
          </w:divBdr>
        </w:div>
        <w:div w:id="1118647797">
          <w:marLeft w:val="640"/>
          <w:marRight w:val="0"/>
          <w:marTop w:val="0"/>
          <w:marBottom w:val="0"/>
          <w:divBdr>
            <w:top w:val="none" w:sz="0" w:space="0" w:color="auto"/>
            <w:left w:val="none" w:sz="0" w:space="0" w:color="auto"/>
            <w:bottom w:val="none" w:sz="0" w:space="0" w:color="auto"/>
            <w:right w:val="none" w:sz="0" w:space="0" w:color="auto"/>
          </w:divBdr>
        </w:div>
        <w:div w:id="1139805857">
          <w:marLeft w:val="640"/>
          <w:marRight w:val="0"/>
          <w:marTop w:val="0"/>
          <w:marBottom w:val="0"/>
          <w:divBdr>
            <w:top w:val="none" w:sz="0" w:space="0" w:color="auto"/>
            <w:left w:val="none" w:sz="0" w:space="0" w:color="auto"/>
            <w:bottom w:val="none" w:sz="0" w:space="0" w:color="auto"/>
            <w:right w:val="none" w:sz="0" w:space="0" w:color="auto"/>
          </w:divBdr>
        </w:div>
        <w:div w:id="1151336841">
          <w:marLeft w:val="640"/>
          <w:marRight w:val="0"/>
          <w:marTop w:val="0"/>
          <w:marBottom w:val="0"/>
          <w:divBdr>
            <w:top w:val="none" w:sz="0" w:space="0" w:color="auto"/>
            <w:left w:val="none" w:sz="0" w:space="0" w:color="auto"/>
            <w:bottom w:val="none" w:sz="0" w:space="0" w:color="auto"/>
            <w:right w:val="none" w:sz="0" w:space="0" w:color="auto"/>
          </w:divBdr>
        </w:div>
        <w:div w:id="1226188520">
          <w:marLeft w:val="640"/>
          <w:marRight w:val="0"/>
          <w:marTop w:val="0"/>
          <w:marBottom w:val="0"/>
          <w:divBdr>
            <w:top w:val="none" w:sz="0" w:space="0" w:color="auto"/>
            <w:left w:val="none" w:sz="0" w:space="0" w:color="auto"/>
            <w:bottom w:val="none" w:sz="0" w:space="0" w:color="auto"/>
            <w:right w:val="none" w:sz="0" w:space="0" w:color="auto"/>
          </w:divBdr>
        </w:div>
        <w:div w:id="1248734785">
          <w:marLeft w:val="640"/>
          <w:marRight w:val="0"/>
          <w:marTop w:val="0"/>
          <w:marBottom w:val="0"/>
          <w:divBdr>
            <w:top w:val="none" w:sz="0" w:space="0" w:color="auto"/>
            <w:left w:val="none" w:sz="0" w:space="0" w:color="auto"/>
            <w:bottom w:val="none" w:sz="0" w:space="0" w:color="auto"/>
            <w:right w:val="none" w:sz="0" w:space="0" w:color="auto"/>
          </w:divBdr>
        </w:div>
        <w:div w:id="1255241308">
          <w:marLeft w:val="640"/>
          <w:marRight w:val="0"/>
          <w:marTop w:val="0"/>
          <w:marBottom w:val="0"/>
          <w:divBdr>
            <w:top w:val="none" w:sz="0" w:space="0" w:color="auto"/>
            <w:left w:val="none" w:sz="0" w:space="0" w:color="auto"/>
            <w:bottom w:val="none" w:sz="0" w:space="0" w:color="auto"/>
            <w:right w:val="none" w:sz="0" w:space="0" w:color="auto"/>
          </w:divBdr>
        </w:div>
        <w:div w:id="1262568277">
          <w:marLeft w:val="640"/>
          <w:marRight w:val="0"/>
          <w:marTop w:val="0"/>
          <w:marBottom w:val="0"/>
          <w:divBdr>
            <w:top w:val="none" w:sz="0" w:space="0" w:color="auto"/>
            <w:left w:val="none" w:sz="0" w:space="0" w:color="auto"/>
            <w:bottom w:val="none" w:sz="0" w:space="0" w:color="auto"/>
            <w:right w:val="none" w:sz="0" w:space="0" w:color="auto"/>
          </w:divBdr>
        </w:div>
        <w:div w:id="1342704807">
          <w:marLeft w:val="640"/>
          <w:marRight w:val="0"/>
          <w:marTop w:val="0"/>
          <w:marBottom w:val="0"/>
          <w:divBdr>
            <w:top w:val="none" w:sz="0" w:space="0" w:color="auto"/>
            <w:left w:val="none" w:sz="0" w:space="0" w:color="auto"/>
            <w:bottom w:val="none" w:sz="0" w:space="0" w:color="auto"/>
            <w:right w:val="none" w:sz="0" w:space="0" w:color="auto"/>
          </w:divBdr>
        </w:div>
        <w:div w:id="1352604162">
          <w:marLeft w:val="640"/>
          <w:marRight w:val="0"/>
          <w:marTop w:val="0"/>
          <w:marBottom w:val="0"/>
          <w:divBdr>
            <w:top w:val="none" w:sz="0" w:space="0" w:color="auto"/>
            <w:left w:val="none" w:sz="0" w:space="0" w:color="auto"/>
            <w:bottom w:val="none" w:sz="0" w:space="0" w:color="auto"/>
            <w:right w:val="none" w:sz="0" w:space="0" w:color="auto"/>
          </w:divBdr>
        </w:div>
        <w:div w:id="1377773604">
          <w:marLeft w:val="640"/>
          <w:marRight w:val="0"/>
          <w:marTop w:val="0"/>
          <w:marBottom w:val="0"/>
          <w:divBdr>
            <w:top w:val="none" w:sz="0" w:space="0" w:color="auto"/>
            <w:left w:val="none" w:sz="0" w:space="0" w:color="auto"/>
            <w:bottom w:val="none" w:sz="0" w:space="0" w:color="auto"/>
            <w:right w:val="none" w:sz="0" w:space="0" w:color="auto"/>
          </w:divBdr>
        </w:div>
        <w:div w:id="1383480654">
          <w:marLeft w:val="640"/>
          <w:marRight w:val="0"/>
          <w:marTop w:val="0"/>
          <w:marBottom w:val="0"/>
          <w:divBdr>
            <w:top w:val="none" w:sz="0" w:space="0" w:color="auto"/>
            <w:left w:val="none" w:sz="0" w:space="0" w:color="auto"/>
            <w:bottom w:val="none" w:sz="0" w:space="0" w:color="auto"/>
            <w:right w:val="none" w:sz="0" w:space="0" w:color="auto"/>
          </w:divBdr>
        </w:div>
        <w:div w:id="1432968127">
          <w:marLeft w:val="640"/>
          <w:marRight w:val="0"/>
          <w:marTop w:val="0"/>
          <w:marBottom w:val="0"/>
          <w:divBdr>
            <w:top w:val="none" w:sz="0" w:space="0" w:color="auto"/>
            <w:left w:val="none" w:sz="0" w:space="0" w:color="auto"/>
            <w:bottom w:val="none" w:sz="0" w:space="0" w:color="auto"/>
            <w:right w:val="none" w:sz="0" w:space="0" w:color="auto"/>
          </w:divBdr>
        </w:div>
        <w:div w:id="1459451790">
          <w:marLeft w:val="640"/>
          <w:marRight w:val="0"/>
          <w:marTop w:val="0"/>
          <w:marBottom w:val="0"/>
          <w:divBdr>
            <w:top w:val="none" w:sz="0" w:space="0" w:color="auto"/>
            <w:left w:val="none" w:sz="0" w:space="0" w:color="auto"/>
            <w:bottom w:val="none" w:sz="0" w:space="0" w:color="auto"/>
            <w:right w:val="none" w:sz="0" w:space="0" w:color="auto"/>
          </w:divBdr>
        </w:div>
        <w:div w:id="1689212008">
          <w:marLeft w:val="640"/>
          <w:marRight w:val="0"/>
          <w:marTop w:val="0"/>
          <w:marBottom w:val="0"/>
          <w:divBdr>
            <w:top w:val="none" w:sz="0" w:space="0" w:color="auto"/>
            <w:left w:val="none" w:sz="0" w:space="0" w:color="auto"/>
            <w:bottom w:val="none" w:sz="0" w:space="0" w:color="auto"/>
            <w:right w:val="none" w:sz="0" w:space="0" w:color="auto"/>
          </w:divBdr>
        </w:div>
        <w:div w:id="1689332021">
          <w:marLeft w:val="640"/>
          <w:marRight w:val="0"/>
          <w:marTop w:val="0"/>
          <w:marBottom w:val="0"/>
          <w:divBdr>
            <w:top w:val="none" w:sz="0" w:space="0" w:color="auto"/>
            <w:left w:val="none" w:sz="0" w:space="0" w:color="auto"/>
            <w:bottom w:val="none" w:sz="0" w:space="0" w:color="auto"/>
            <w:right w:val="none" w:sz="0" w:space="0" w:color="auto"/>
          </w:divBdr>
        </w:div>
        <w:div w:id="1727681003">
          <w:marLeft w:val="640"/>
          <w:marRight w:val="0"/>
          <w:marTop w:val="0"/>
          <w:marBottom w:val="0"/>
          <w:divBdr>
            <w:top w:val="none" w:sz="0" w:space="0" w:color="auto"/>
            <w:left w:val="none" w:sz="0" w:space="0" w:color="auto"/>
            <w:bottom w:val="none" w:sz="0" w:space="0" w:color="auto"/>
            <w:right w:val="none" w:sz="0" w:space="0" w:color="auto"/>
          </w:divBdr>
        </w:div>
        <w:div w:id="1734506687">
          <w:marLeft w:val="640"/>
          <w:marRight w:val="0"/>
          <w:marTop w:val="0"/>
          <w:marBottom w:val="0"/>
          <w:divBdr>
            <w:top w:val="none" w:sz="0" w:space="0" w:color="auto"/>
            <w:left w:val="none" w:sz="0" w:space="0" w:color="auto"/>
            <w:bottom w:val="none" w:sz="0" w:space="0" w:color="auto"/>
            <w:right w:val="none" w:sz="0" w:space="0" w:color="auto"/>
          </w:divBdr>
        </w:div>
        <w:div w:id="1929346978">
          <w:marLeft w:val="640"/>
          <w:marRight w:val="0"/>
          <w:marTop w:val="0"/>
          <w:marBottom w:val="0"/>
          <w:divBdr>
            <w:top w:val="none" w:sz="0" w:space="0" w:color="auto"/>
            <w:left w:val="none" w:sz="0" w:space="0" w:color="auto"/>
            <w:bottom w:val="none" w:sz="0" w:space="0" w:color="auto"/>
            <w:right w:val="none" w:sz="0" w:space="0" w:color="auto"/>
          </w:divBdr>
        </w:div>
        <w:div w:id="1943148558">
          <w:marLeft w:val="640"/>
          <w:marRight w:val="0"/>
          <w:marTop w:val="0"/>
          <w:marBottom w:val="0"/>
          <w:divBdr>
            <w:top w:val="none" w:sz="0" w:space="0" w:color="auto"/>
            <w:left w:val="none" w:sz="0" w:space="0" w:color="auto"/>
            <w:bottom w:val="none" w:sz="0" w:space="0" w:color="auto"/>
            <w:right w:val="none" w:sz="0" w:space="0" w:color="auto"/>
          </w:divBdr>
        </w:div>
        <w:div w:id="1994022047">
          <w:marLeft w:val="640"/>
          <w:marRight w:val="0"/>
          <w:marTop w:val="0"/>
          <w:marBottom w:val="0"/>
          <w:divBdr>
            <w:top w:val="none" w:sz="0" w:space="0" w:color="auto"/>
            <w:left w:val="none" w:sz="0" w:space="0" w:color="auto"/>
            <w:bottom w:val="none" w:sz="0" w:space="0" w:color="auto"/>
            <w:right w:val="none" w:sz="0" w:space="0" w:color="auto"/>
          </w:divBdr>
        </w:div>
        <w:div w:id="2056849617">
          <w:marLeft w:val="640"/>
          <w:marRight w:val="0"/>
          <w:marTop w:val="0"/>
          <w:marBottom w:val="0"/>
          <w:divBdr>
            <w:top w:val="none" w:sz="0" w:space="0" w:color="auto"/>
            <w:left w:val="none" w:sz="0" w:space="0" w:color="auto"/>
            <w:bottom w:val="none" w:sz="0" w:space="0" w:color="auto"/>
            <w:right w:val="none" w:sz="0" w:space="0" w:color="auto"/>
          </w:divBdr>
        </w:div>
        <w:div w:id="2074811393">
          <w:marLeft w:val="640"/>
          <w:marRight w:val="0"/>
          <w:marTop w:val="0"/>
          <w:marBottom w:val="0"/>
          <w:divBdr>
            <w:top w:val="none" w:sz="0" w:space="0" w:color="auto"/>
            <w:left w:val="none" w:sz="0" w:space="0" w:color="auto"/>
            <w:bottom w:val="none" w:sz="0" w:space="0" w:color="auto"/>
            <w:right w:val="none" w:sz="0" w:space="0" w:color="auto"/>
          </w:divBdr>
        </w:div>
        <w:div w:id="2138834409">
          <w:marLeft w:val="640"/>
          <w:marRight w:val="0"/>
          <w:marTop w:val="0"/>
          <w:marBottom w:val="0"/>
          <w:divBdr>
            <w:top w:val="none" w:sz="0" w:space="0" w:color="auto"/>
            <w:left w:val="none" w:sz="0" w:space="0" w:color="auto"/>
            <w:bottom w:val="none" w:sz="0" w:space="0" w:color="auto"/>
            <w:right w:val="none" w:sz="0" w:space="0" w:color="auto"/>
          </w:divBdr>
        </w:div>
      </w:divsChild>
    </w:div>
    <w:div w:id="1227303702">
      <w:bodyDiv w:val="1"/>
      <w:marLeft w:val="0"/>
      <w:marRight w:val="0"/>
      <w:marTop w:val="0"/>
      <w:marBottom w:val="0"/>
      <w:divBdr>
        <w:top w:val="none" w:sz="0" w:space="0" w:color="auto"/>
        <w:left w:val="none" w:sz="0" w:space="0" w:color="auto"/>
        <w:bottom w:val="none" w:sz="0" w:space="0" w:color="auto"/>
        <w:right w:val="none" w:sz="0" w:space="0" w:color="auto"/>
      </w:divBdr>
      <w:divsChild>
        <w:div w:id="13726188">
          <w:marLeft w:val="640"/>
          <w:marRight w:val="0"/>
          <w:marTop w:val="0"/>
          <w:marBottom w:val="0"/>
          <w:divBdr>
            <w:top w:val="none" w:sz="0" w:space="0" w:color="auto"/>
            <w:left w:val="none" w:sz="0" w:space="0" w:color="auto"/>
            <w:bottom w:val="none" w:sz="0" w:space="0" w:color="auto"/>
            <w:right w:val="none" w:sz="0" w:space="0" w:color="auto"/>
          </w:divBdr>
        </w:div>
        <w:div w:id="18315133">
          <w:marLeft w:val="640"/>
          <w:marRight w:val="0"/>
          <w:marTop w:val="0"/>
          <w:marBottom w:val="0"/>
          <w:divBdr>
            <w:top w:val="none" w:sz="0" w:space="0" w:color="auto"/>
            <w:left w:val="none" w:sz="0" w:space="0" w:color="auto"/>
            <w:bottom w:val="none" w:sz="0" w:space="0" w:color="auto"/>
            <w:right w:val="none" w:sz="0" w:space="0" w:color="auto"/>
          </w:divBdr>
        </w:div>
        <w:div w:id="35932125">
          <w:marLeft w:val="640"/>
          <w:marRight w:val="0"/>
          <w:marTop w:val="0"/>
          <w:marBottom w:val="0"/>
          <w:divBdr>
            <w:top w:val="none" w:sz="0" w:space="0" w:color="auto"/>
            <w:left w:val="none" w:sz="0" w:space="0" w:color="auto"/>
            <w:bottom w:val="none" w:sz="0" w:space="0" w:color="auto"/>
            <w:right w:val="none" w:sz="0" w:space="0" w:color="auto"/>
          </w:divBdr>
        </w:div>
        <w:div w:id="63183731">
          <w:marLeft w:val="640"/>
          <w:marRight w:val="0"/>
          <w:marTop w:val="0"/>
          <w:marBottom w:val="0"/>
          <w:divBdr>
            <w:top w:val="none" w:sz="0" w:space="0" w:color="auto"/>
            <w:left w:val="none" w:sz="0" w:space="0" w:color="auto"/>
            <w:bottom w:val="none" w:sz="0" w:space="0" w:color="auto"/>
            <w:right w:val="none" w:sz="0" w:space="0" w:color="auto"/>
          </w:divBdr>
        </w:div>
        <w:div w:id="202862314">
          <w:marLeft w:val="640"/>
          <w:marRight w:val="0"/>
          <w:marTop w:val="0"/>
          <w:marBottom w:val="0"/>
          <w:divBdr>
            <w:top w:val="none" w:sz="0" w:space="0" w:color="auto"/>
            <w:left w:val="none" w:sz="0" w:space="0" w:color="auto"/>
            <w:bottom w:val="none" w:sz="0" w:space="0" w:color="auto"/>
            <w:right w:val="none" w:sz="0" w:space="0" w:color="auto"/>
          </w:divBdr>
        </w:div>
        <w:div w:id="389688912">
          <w:marLeft w:val="640"/>
          <w:marRight w:val="0"/>
          <w:marTop w:val="0"/>
          <w:marBottom w:val="0"/>
          <w:divBdr>
            <w:top w:val="none" w:sz="0" w:space="0" w:color="auto"/>
            <w:left w:val="none" w:sz="0" w:space="0" w:color="auto"/>
            <w:bottom w:val="none" w:sz="0" w:space="0" w:color="auto"/>
            <w:right w:val="none" w:sz="0" w:space="0" w:color="auto"/>
          </w:divBdr>
        </w:div>
        <w:div w:id="392242149">
          <w:marLeft w:val="640"/>
          <w:marRight w:val="0"/>
          <w:marTop w:val="0"/>
          <w:marBottom w:val="0"/>
          <w:divBdr>
            <w:top w:val="none" w:sz="0" w:space="0" w:color="auto"/>
            <w:left w:val="none" w:sz="0" w:space="0" w:color="auto"/>
            <w:bottom w:val="none" w:sz="0" w:space="0" w:color="auto"/>
            <w:right w:val="none" w:sz="0" w:space="0" w:color="auto"/>
          </w:divBdr>
        </w:div>
        <w:div w:id="747658286">
          <w:marLeft w:val="640"/>
          <w:marRight w:val="0"/>
          <w:marTop w:val="0"/>
          <w:marBottom w:val="0"/>
          <w:divBdr>
            <w:top w:val="none" w:sz="0" w:space="0" w:color="auto"/>
            <w:left w:val="none" w:sz="0" w:space="0" w:color="auto"/>
            <w:bottom w:val="none" w:sz="0" w:space="0" w:color="auto"/>
            <w:right w:val="none" w:sz="0" w:space="0" w:color="auto"/>
          </w:divBdr>
        </w:div>
        <w:div w:id="847402303">
          <w:marLeft w:val="640"/>
          <w:marRight w:val="0"/>
          <w:marTop w:val="0"/>
          <w:marBottom w:val="0"/>
          <w:divBdr>
            <w:top w:val="none" w:sz="0" w:space="0" w:color="auto"/>
            <w:left w:val="none" w:sz="0" w:space="0" w:color="auto"/>
            <w:bottom w:val="none" w:sz="0" w:space="0" w:color="auto"/>
            <w:right w:val="none" w:sz="0" w:space="0" w:color="auto"/>
          </w:divBdr>
        </w:div>
        <w:div w:id="896550030">
          <w:marLeft w:val="640"/>
          <w:marRight w:val="0"/>
          <w:marTop w:val="0"/>
          <w:marBottom w:val="0"/>
          <w:divBdr>
            <w:top w:val="none" w:sz="0" w:space="0" w:color="auto"/>
            <w:left w:val="none" w:sz="0" w:space="0" w:color="auto"/>
            <w:bottom w:val="none" w:sz="0" w:space="0" w:color="auto"/>
            <w:right w:val="none" w:sz="0" w:space="0" w:color="auto"/>
          </w:divBdr>
        </w:div>
        <w:div w:id="903835389">
          <w:marLeft w:val="640"/>
          <w:marRight w:val="0"/>
          <w:marTop w:val="0"/>
          <w:marBottom w:val="0"/>
          <w:divBdr>
            <w:top w:val="none" w:sz="0" w:space="0" w:color="auto"/>
            <w:left w:val="none" w:sz="0" w:space="0" w:color="auto"/>
            <w:bottom w:val="none" w:sz="0" w:space="0" w:color="auto"/>
            <w:right w:val="none" w:sz="0" w:space="0" w:color="auto"/>
          </w:divBdr>
        </w:div>
        <w:div w:id="906377611">
          <w:marLeft w:val="640"/>
          <w:marRight w:val="0"/>
          <w:marTop w:val="0"/>
          <w:marBottom w:val="0"/>
          <w:divBdr>
            <w:top w:val="none" w:sz="0" w:space="0" w:color="auto"/>
            <w:left w:val="none" w:sz="0" w:space="0" w:color="auto"/>
            <w:bottom w:val="none" w:sz="0" w:space="0" w:color="auto"/>
            <w:right w:val="none" w:sz="0" w:space="0" w:color="auto"/>
          </w:divBdr>
        </w:div>
        <w:div w:id="1050107072">
          <w:marLeft w:val="640"/>
          <w:marRight w:val="0"/>
          <w:marTop w:val="0"/>
          <w:marBottom w:val="0"/>
          <w:divBdr>
            <w:top w:val="none" w:sz="0" w:space="0" w:color="auto"/>
            <w:left w:val="none" w:sz="0" w:space="0" w:color="auto"/>
            <w:bottom w:val="none" w:sz="0" w:space="0" w:color="auto"/>
            <w:right w:val="none" w:sz="0" w:space="0" w:color="auto"/>
          </w:divBdr>
        </w:div>
        <w:div w:id="1063140136">
          <w:marLeft w:val="640"/>
          <w:marRight w:val="0"/>
          <w:marTop w:val="0"/>
          <w:marBottom w:val="0"/>
          <w:divBdr>
            <w:top w:val="none" w:sz="0" w:space="0" w:color="auto"/>
            <w:left w:val="none" w:sz="0" w:space="0" w:color="auto"/>
            <w:bottom w:val="none" w:sz="0" w:space="0" w:color="auto"/>
            <w:right w:val="none" w:sz="0" w:space="0" w:color="auto"/>
          </w:divBdr>
        </w:div>
        <w:div w:id="1159736972">
          <w:marLeft w:val="640"/>
          <w:marRight w:val="0"/>
          <w:marTop w:val="0"/>
          <w:marBottom w:val="0"/>
          <w:divBdr>
            <w:top w:val="none" w:sz="0" w:space="0" w:color="auto"/>
            <w:left w:val="none" w:sz="0" w:space="0" w:color="auto"/>
            <w:bottom w:val="none" w:sz="0" w:space="0" w:color="auto"/>
            <w:right w:val="none" w:sz="0" w:space="0" w:color="auto"/>
          </w:divBdr>
        </w:div>
        <w:div w:id="1183714095">
          <w:marLeft w:val="640"/>
          <w:marRight w:val="0"/>
          <w:marTop w:val="0"/>
          <w:marBottom w:val="0"/>
          <w:divBdr>
            <w:top w:val="none" w:sz="0" w:space="0" w:color="auto"/>
            <w:left w:val="none" w:sz="0" w:space="0" w:color="auto"/>
            <w:bottom w:val="none" w:sz="0" w:space="0" w:color="auto"/>
            <w:right w:val="none" w:sz="0" w:space="0" w:color="auto"/>
          </w:divBdr>
        </w:div>
        <w:div w:id="1295059624">
          <w:marLeft w:val="640"/>
          <w:marRight w:val="0"/>
          <w:marTop w:val="0"/>
          <w:marBottom w:val="0"/>
          <w:divBdr>
            <w:top w:val="none" w:sz="0" w:space="0" w:color="auto"/>
            <w:left w:val="none" w:sz="0" w:space="0" w:color="auto"/>
            <w:bottom w:val="none" w:sz="0" w:space="0" w:color="auto"/>
            <w:right w:val="none" w:sz="0" w:space="0" w:color="auto"/>
          </w:divBdr>
        </w:div>
        <w:div w:id="1303846919">
          <w:marLeft w:val="640"/>
          <w:marRight w:val="0"/>
          <w:marTop w:val="0"/>
          <w:marBottom w:val="0"/>
          <w:divBdr>
            <w:top w:val="none" w:sz="0" w:space="0" w:color="auto"/>
            <w:left w:val="none" w:sz="0" w:space="0" w:color="auto"/>
            <w:bottom w:val="none" w:sz="0" w:space="0" w:color="auto"/>
            <w:right w:val="none" w:sz="0" w:space="0" w:color="auto"/>
          </w:divBdr>
        </w:div>
        <w:div w:id="1335112332">
          <w:marLeft w:val="640"/>
          <w:marRight w:val="0"/>
          <w:marTop w:val="0"/>
          <w:marBottom w:val="0"/>
          <w:divBdr>
            <w:top w:val="none" w:sz="0" w:space="0" w:color="auto"/>
            <w:left w:val="none" w:sz="0" w:space="0" w:color="auto"/>
            <w:bottom w:val="none" w:sz="0" w:space="0" w:color="auto"/>
            <w:right w:val="none" w:sz="0" w:space="0" w:color="auto"/>
          </w:divBdr>
        </w:div>
        <w:div w:id="1410884165">
          <w:marLeft w:val="640"/>
          <w:marRight w:val="0"/>
          <w:marTop w:val="0"/>
          <w:marBottom w:val="0"/>
          <w:divBdr>
            <w:top w:val="none" w:sz="0" w:space="0" w:color="auto"/>
            <w:left w:val="none" w:sz="0" w:space="0" w:color="auto"/>
            <w:bottom w:val="none" w:sz="0" w:space="0" w:color="auto"/>
            <w:right w:val="none" w:sz="0" w:space="0" w:color="auto"/>
          </w:divBdr>
        </w:div>
        <w:div w:id="1527017946">
          <w:marLeft w:val="640"/>
          <w:marRight w:val="0"/>
          <w:marTop w:val="0"/>
          <w:marBottom w:val="0"/>
          <w:divBdr>
            <w:top w:val="none" w:sz="0" w:space="0" w:color="auto"/>
            <w:left w:val="none" w:sz="0" w:space="0" w:color="auto"/>
            <w:bottom w:val="none" w:sz="0" w:space="0" w:color="auto"/>
            <w:right w:val="none" w:sz="0" w:space="0" w:color="auto"/>
          </w:divBdr>
        </w:div>
        <w:div w:id="1650163644">
          <w:marLeft w:val="640"/>
          <w:marRight w:val="0"/>
          <w:marTop w:val="0"/>
          <w:marBottom w:val="0"/>
          <w:divBdr>
            <w:top w:val="none" w:sz="0" w:space="0" w:color="auto"/>
            <w:left w:val="none" w:sz="0" w:space="0" w:color="auto"/>
            <w:bottom w:val="none" w:sz="0" w:space="0" w:color="auto"/>
            <w:right w:val="none" w:sz="0" w:space="0" w:color="auto"/>
          </w:divBdr>
        </w:div>
        <w:div w:id="1716126460">
          <w:marLeft w:val="640"/>
          <w:marRight w:val="0"/>
          <w:marTop w:val="0"/>
          <w:marBottom w:val="0"/>
          <w:divBdr>
            <w:top w:val="none" w:sz="0" w:space="0" w:color="auto"/>
            <w:left w:val="none" w:sz="0" w:space="0" w:color="auto"/>
            <w:bottom w:val="none" w:sz="0" w:space="0" w:color="auto"/>
            <w:right w:val="none" w:sz="0" w:space="0" w:color="auto"/>
          </w:divBdr>
        </w:div>
        <w:div w:id="1780447327">
          <w:marLeft w:val="640"/>
          <w:marRight w:val="0"/>
          <w:marTop w:val="0"/>
          <w:marBottom w:val="0"/>
          <w:divBdr>
            <w:top w:val="none" w:sz="0" w:space="0" w:color="auto"/>
            <w:left w:val="none" w:sz="0" w:space="0" w:color="auto"/>
            <w:bottom w:val="none" w:sz="0" w:space="0" w:color="auto"/>
            <w:right w:val="none" w:sz="0" w:space="0" w:color="auto"/>
          </w:divBdr>
        </w:div>
        <w:div w:id="1796408270">
          <w:marLeft w:val="640"/>
          <w:marRight w:val="0"/>
          <w:marTop w:val="0"/>
          <w:marBottom w:val="0"/>
          <w:divBdr>
            <w:top w:val="none" w:sz="0" w:space="0" w:color="auto"/>
            <w:left w:val="none" w:sz="0" w:space="0" w:color="auto"/>
            <w:bottom w:val="none" w:sz="0" w:space="0" w:color="auto"/>
            <w:right w:val="none" w:sz="0" w:space="0" w:color="auto"/>
          </w:divBdr>
        </w:div>
        <w:div w:id="1812282445">
          <w:marLeft w:val="640"/>
          <w:marRight w:val="0"/>
          <w:marTop w:val="0"/>
          <w:marBottom w:val="0"/>
          <w:divBdr>
            <w:top w:val="none" w:sz="0" w:space="0" w:color="auto"/>
            <w:left w:val="none" w:sz="0" w:space="0" w:color="auto"/>
            <w:bottom w:val="none" w:sz="0" w:space="0" w:color="auto"/>
            <w:right w:val="none" w:sz="0" w:space="0" w:color="auto"/>
          </w:divBdr>
        </w:div>
        <w:div w:id="1884319076">
          <w:marLeft w:val="640"/>
          <w:marRight w:val="0"/>
          <w:marTop w:val="0"/>
          <w:marBottom w:val="0"/>
          <w:divBdr>
            <w:top w:val="none" w:sz="0" w:space="0" w:color="auto"/>
            <w:left w:val="none" w:sz="0" w:space="0" w:color="auto"/>
            <w:bottom w:val="none" w:sz="0" w:space="0" w:color="auto"/>
            <w:right w:val="none" w:sz="0" w:space="0" w:color="auto"/>
          </w:divBdr>
        </w:div>
        <w:div w:id="1896623447">
          <w:marLeft w:val="640"/>
          <w:marRight w:val="0"/>
          <w:marTop w:val="0"/>
          <w:marBottom w:val="0"/>
          <w:divBdr>
            <w:top w:val="none" w:sz="0" w:space="0" w:color="auto"/>
            <w:left w:val="none" w:sz="0" w:space="0" w:color="auto"/>
            <w:bottom w:val="none" w:sz="0" w:space="0" w:color="auto"/>
            <w:right w:val="none" w:sz="0" w:space="0" w:color="auto"/>
          </w:divBdr>
        </w:div>
        <w:div w:id="1953590410">
          <w:marLeft w:val="640"/>
          <w:marRight w:val="0"/>
          <w:marTop w:val="0"/>
          <w:marBottom w:val="0"/>
          <w:divBdr>
            <w:top w:val="none" w:sz="0" w:space="0" w:color="auto"/>
            <w:left w:val="none" w:sz="0" w:space="0" w:color="auto"/>
            <w:bottom w:val="none" w:sz="0" w:space="0" w:color="auto"/>
            <w:right w:val="none" w:sz="0" w:space="0" w:color="auto"/>
          </w:divBdr>
        </w:div>
        <w:div w:id="2118409124">
          <w:marLeft w:val="640"/>
          <w:marRight w:val="0"/>
          <w:marTop w:val="0"/>
          <w:marBottom w:val="0"/>
          <w:divBdr>
            <w:top w:val="none" w:sz="0" w:space="0" w:color="auto"/>
            <w:left w:val="none" w:sz="0" w:space="0" w:color="auto"/>
            <w:bottom w:val="none" w:sz="0" w:space="0" w:color="auto"/>
            <w:right w:val="none" w:sz="0" w:space="0" w:color="auto"/>
          </w:divBdr>
        </w:div>
        <w:div w:id="2124883501">
          <w:marLeft w:val="640"/>
          <w:marRight w:val="0"/>
          <w:marTop w:val="0"/>
          <w:marBottom w:val="0"/>
          <w:divBdr>
            <w:top w:val="none" w:sz="0" w:space="0" w:color="auto"/>
            <w:left w:val="none" w:sz="0" w:space="0" w:color="auto"/>
            <w:bottom w:val="none" w:sz="0" w:space="0" w:color="auto"/>
            <w:right w:val="none" w:sz="0" w:space="0" w:color="auto"/>
          </w:divBdr>
        </w:div>
      </w:divsChild>
    </w:div>
    <w:div w:id="1242183132">
      <w:bodyDiv w:val="1"/>
      <w:marLeft w:val="0"/>
      <w:marRight w:val="0"/>
      <w:marTop w:val="0"/>
      <w:marBottom w:val="0"/>
      <w:divBdr>
        <w:top w:val="none" w:sz="0" w:space="0" w:color="auto"/>
        <w:left w:val="none" w:sz="0" w:space="0" w:color="auto"/>
        <w:bottom w:val="none" w:sz="0" w:space="0" w:color="auto"/>
        <w:right w:val="none" w:sz="0" w:space="0" w:color="auto"/>
      </w:divBdr>
      <w:divsChild>
        <w:div w:id="31006213">
          <w:marLeft w:val="640"/>
          <w:marRight w:val="0"/>
          <w:marTop w:val="0"/>
          <w:marBottom w:val="0"/>
          <w:divBdr>
            <w:top w:val="none" w:sz="0" w:space="0" w:color="auto"/>
            <w:left w:val="none" w:sz="0" w:space="0" w:color="auto"/>
            <w:bottom w:val="none" w:sz="0" w:space="0" w:color="auto"/>
            <w:right w:val="none" w:sz="0" w:space="0" w:color="auto"/>
          </w:divBdr>
        </w:div>
        <w:div w:id="96219772">
          <w:marLeft w:val="640"/>
          <w:marRight w:val="0"/>
          <w:marTop w:val="0"/>
          <w:marBottom w:val="0"/>
          <w:divBdr>
            <w:top w:val="none" w:sz="0" w:space="0" w:color="auto"/>
            <w:left w:val="none" w:sz="0" w:space="0" w:color="auto"/>
            <w:bottom w:val="none" w:sz="0" w:space="0" w:color="auto"/>
            <w:right w:val="none" w:sz="0" w:space="0" w:color="auto"/>
          </w:divBdr>
        </w:div>
        <w:div w:id="363362594">
          <w:marLeft w:val="640"/>
          <w:marRight w:val="0"/>
          <w:marTop w:val="0"/>
          <w:marBottom w:val="0"/>
          <w:divBdr>
            <w:top w:val="none" w:sz="0" w:space="0" w:color="auto"/>
            <w:left w:val="none" w:sz="0" w:space="0" w:color="auto"/>
            <w:bottom w:val="none" w:sz="0" w:space="0" w:color="auto"/>
            <w:right w:val="none" w:sz="0" w:space="0" w:color="auto"/>
          </w:divBdr>
        </w:div>
        <w:div w:id="498695161">
          <w:marLeft w:val="640"/>
          <w:marRight w:val="0"/>
          <w:marTop w:val="0"/>
          <w:marBottom w:val="0"/>
          <w:divBdr>
            <w:top w:val="none" w:sz="0" w:space="0" w:color="auto"/>
            <w:left w:val="none" w:sz="0" w:space="0" w:color="auto"/>
            <w:bottom w:val="none" w:sz="0" w:space="0" w:color="auto"/>
            <w:right w:val="none" w:sz="0" w:space="0" w:color="auto"/>
          </w:divBdr>
        </w:div>
        <w:div w:id="612904505">
          <w:marLeft w:val="640"/>
          <w:marRight w:val="0"/>
          <w:marTop w:val="0"/>
          <w:marBottom w:val="0"/>
          <w:divBdr>
            <w:top w:val="none" w:sz="0" w:space="0" w:color="auto"/>
            <w:left w:val="none" w:sz="0" w:space="0" w:color="auto"/>
            <w:bottom w:val="none" w:sz="0" w:space="0" w:color="auto"/>
            <w:right w:val="none" w:sz="0" w:space="0" w:color="auto"/>
          </w:divBdr>
        </w:div>
        <w:div w:id="883100124">
          <w:marLeft w:val="640"/>
          <w:marRight w:val="0"/>
          <w:marTop w:val="0"/>
          <w:marBottom w:val="0"/>
          <w:divBdr>
            <w:top w:val="none" w:sz="0" w:space="0" w:color="auto"/>
            <w:left w:val="none" w:sz="0" w:space="0" w:color="auto"/>
            <w:bottom w:val="none" w:sz="0" w:space="0" w:color="auto"/>
            <w:right w:val="none" w:sz="0" w:space="0" w:color="auto"/>
          </w:divBdr>
        </w:div>
        <w:div w:id="1036465517">
          <w:marLeft w:val="640"/>
          <w:marRight w:val="0"/>
          <w:marTop w:val="0"/>
          <w:marBottom w:val="0"/>
          <w:divBdr>
            <w:top w:val="none" w:sz="0" w:space="0" w:color="auto"/>
            <w:left w:val="none" w:sz="0" w:space="0" w:color="auto"/>
            <w:bottom w:val="none" w:sz="0" w:space="0" w:color="auto"/>
            <w:right w:val="none" w:sz="0" w:space="0" w:color="auto"/>
          </w:divBdr>
        </w:div>
        <w:div w:id="1128284500">
          <w:marLeft w:val="640"/>
          <w:marRight w:val="0"/>
          <w:marTop w:val="0"/>
          <w:marBottom w:val="0"/>
          <w:divBdr>
            <w:top w:val="none" w:sz="0" w:space="0" w:color="auto"/>
            <w:left w:val="none" w:sz="0" w:space="0" w:color="auto"/>
            <w:bottom w:val="none" w:sz="0" w:space="0" w:color="auto"/>
            <w:right w:val="none" w:sz="0" w:space="0" w:color="auto"/>
          </w:divBdr>
        </w:div>
        <w:div w:id="1189177818">
          <w:marLeft w:val="640"/>
          <w:marRight w:val="0"/>
          <w:marTop w:val="0"/>
          <w:marBottom w:val="0"/>
          <w:divBdr>
            <w:top w:val="none" w:sz="0" w:space="0" w:color="auto"/>
            <w:left w:val="none" w:sz="0" w:space="0" w:color="auto"/>
            <w:bottom w:val="none" w:sz="0" w:space="0" w:color="auto"/>
            <w:right w:val="none" w:sz="0" w:space="0" w:color="auto"/>
          </w:divBdr>
        </w:div>
        <w:div w:id="1281568460">
          <w:marLeft w:val="640"/>
          <w:marRight w:val="0"/>
          <w:marTop w:val="0"/>
          <w:marBottom w:val="0"/>
          <w:divBdr>
            <w:top w:val="none" w:sz="0" w:space="0" w:color="auto"/>
            <w:left w:val="none" w:sz="0" w:space="0" w:color="auto"/>
            <w:bottom w:val="none" w:sz="0" w:space="0" w:color="auto"/>
            <w:right w:val="none" w:sz="0" w:space="0" w:color="auto"/>
          </w:divBdr>
        </w:div>
        <w:div w:id="1285766441">
          <w:marLeft w:val="640"/>
          <w:marRight w:val="0"/>
          <w:marTop w:val="0"/>
          <w:marBottom w:val="0"/>
          <w:divBdr>
            <w:top w:val="none" w:sz="0" w:space="0" w:color="auto"/>
            <w:left w:val="none" w:sz="0" w:space="0" w:color="auto"/>
            <w:bottom w:val="none" w:sz="0" w:space="0" w:color="auto"/>
            <w:right w:val="none" w:sz="0" w:space="0" w:color="auto"/>
          </w:divBdr>
        </w:div>
        <w:div w:id="1315380066">
          <w:marLeft w:val="640"/>
          <w:marRight w:val="0"/>
          <w:marTop w:val="0"/>
          <w:marBottom w:val="0"/>
          <w:divBdr>
            <w:top w:val="none" w:sz="0" w:space="0" w:color="auto"/>
            <w:left w:val="none" w:sz="0" w:space="0" w:color="auto"/>
            <w:bottom w:val="none" w:sz="0" w:space="0" w:color="auto"/>
            <w:right w:val="none" w:sz="0" w:space="0" w:color="auto"/>
          </w:divBdr>
        </w:div>
        <w:div w:id="1472943003">
          <w:marLeft w:val="640"/>
          <w:marRight w:val="0"/>
          <w:marTop w:val="0"/>
          <w:marBottom w:val="0"/>
          <w:divBdr>
            <w:top w:val="none" w:sz="0" w:space="0" w:color="auto"/>
            <w:left w:val="none" w:sz="0" w:space="0" w:color="auto"/>
            <w:bottom w:val="none" w:sz="0" w:space="0" w:color="auto"/>
            <w:right w:val="none" w:sz="0" w:space="0" w:color="auto"/>
          </w:divBdr>
        </w:div>
        <w:div w:id="1576478884">
          <w:marLeft w:val="640"/>
          <w:marRight w:val="0"/>
          <w:marTop w:val="0"/>
          <w:marBottom w:val="0"/>
          <w:divBdr>
            <w:top w:val="none" w:sz="0" w:space="0" w:color="auto"/>
            <w:left w:val="none" w:sz="0" w:space="0" w:color="auto"/>
            <w:bottom w:val="none" w:sz="0" w:space="0" w:color="auto"/>
            <w:right w:val="none" w:sz="0" w:space="0" w:color="auto"/>
          </w:divBdr>
        </w:div>
        <w:div w:id="1631864339">
          <w:marLeft w:val="640"/>
          <w:marRight w:val="0"/>
          <w:marTop w:val="0"/>
          <w:marBottom w:val="0"/>
          <w:divBdr>
            <w:top w:val="none" w:sz="0" w:space="0" w:color="auto"/>
            <w:left w:val="none" w:sz="0" w:space="0" w:color="auto"/>
            <w:bottom w:val="none" w:sz="0" w:space="0" w:color="auto"/>
            <w:right w:val="none" w:sz="0" w:space="0" w:color="auto"/>
          </w:divBdr>
        </w:div>
        <w:div w:id="1698117920">
          <w:marLeft w:val="640"/>
          <w:marRight w:val="0"/>
          <w:marTop w:val="0"/>
          <w:marBottom w:val="0"/>
          <w:divBdr>
            <w:top w:val="none" w:sz="0" w:space="0" w:color="auto"/>
            <w:left w:val="none" w:sz="0" w:space="0" w:color="auto"/>
            <w:bottom w:val="none" w:sz="0" w:space="0" w:color="auto"/>
            <w:right w:val="none" w:sz="0" w:space="0" w:color="auto"/>
          </w:divBdr>
        </w:div>
        <w:div w:id="1705713204">
          <w:marLeft w:val="640"/>
          <w:marRight w:val="0"/>
          <w:marTop w:val="0"/>
          <w:marBottom w:val="0"/>
          <w:divBdr>
            <w:top w:val="none" w:sz="0" w:space="0" w:color="auto"/>
            <w:left w:val="none" w:sz="0" w:space="0" w:color="auto"/>
            <w:bottom w:val="none" w:sz="0" w:space="0" w:color="auto"/>
            <w:right w:val="none" w:sz="0" w:space="0" w:color="auto"/>
          </w:divBdr>
        </w:div>
        <w:div w:id="1726634241">
          <w:marLeft w:val="640"/>
          <w:marRight w:val="0"/>
          <w:marTop w:val="0"/>
          <w:marBottom w:val="0"/>
          <w:divBdr>
            <w:top w:val="none" w:sz="0" w:space="0" w:color="auto"/>
            <w:left w:val="none" w:sz="0" w:space="0" w:color="auto"/>
            <w:bottom w:val="none" w:sz="0" w:space="0" w:color="auto"/>
            <w:right w:val="none" w:sz="0" w:space="0" w:color="auto"/>
          </w:divBdr>
        </w:div>
        <w:div w:id="1742671978">
          <w:marLeft w:val="640"/>
          <w:marRight w:val="0"/>
          <w:marTop w:val="0"/>
          <w:marBottom w:val="0"/>
          <w:divBdr>
            <w:top w:val="none" w:sz="0" w:space="0" w:color="auto"/>
            <w:left w:val="none" w:sz="0" w:space="0" w:color="auto"/>
            <w:bottom w:val="none" w:sz="0" w:space="0" w:color="auto"/>
            <w:right w:val="none" w:sz="0" w:space="0" w:color="auto"/>
          </w:divBdr>
        </w:div>
        <w:div w:id="1749569449">
          <w:marLeft w:val="640"/>
          <w:marRight w:val="0"/>
          <w:marTop w:val="0"/>
          <w:marBottom w:val="0"/>
          <w:divBdr>
            <w:top w:val="none" w:sz="0" w:space="0" w:color="auto"/>
            <w:left w:val="none" w:sz="0" w:space="0" w:color="auto"/>
            <w:bottom w:val="none" w:sz="0" w:space="0" w:color="auto"/>
            <w:right w:val="none" w:sz="0" w:space="0" w:color="auto"/>
          </w:divBdr>
        </w:div>
        <w:div w:id="1798402879">
          <w:marLeft w:val="640"/>
          <w:marRight w:val="0"/>
          <w:marTop w:val="0"/>
          <w:marBottom w:val="0"/>
          <w:divBdr>
            <w:top w:val="none" w:sz="0" w:space="0" w:color="auto"/>
            <w:left w:val="none" w:sz="0" w:space="0" w:color="auto"/>
            <w:bottom w:val="none" w:sz="0" w:space="0" w:color="auto"/>
            <w:right w:val="none" w:sz="0" w:space="0" w:color="auto"/>
          </w:divBdr>
        </w:div>
        <w:div w:id="1870020680">
          <w:marLeft w:val="640"/>
          <w:marRight w:val="0"/>
          <w:marTop w:val="0"/>
          <w:marBottom w:val="0"/>
          <w:divBdr>
            <w:top w:val="none" w:sz="0" w:space="0" w:color="auto"/>
            <w:left w:val="none" w:sz="0" w:space="0" w:color="auto"/>
            <w:bottom w:val="none" w:sz="0" w:space="0" w:color="auto"/>
            <w:right w:val="none" w:sz="0" w:space="0" w:color="auto"/>
          </w:divBdr>
        </w:div>
        <w:div w:id="1980643675">
          <w:marLeft w:val="640"/>
          <w:marRight w:val="0"/>
          <w:marTop w:val="0"/>
          <w:marBottom w:val="0"/>
          <w:divBdr>
            <w:top w:val="none" w:sz="0" w:space="0" w:color="auto"/>
            <w:left w:val="none" w:sz="0" w:space="0" w:color="auto"/>
            <w:bottom w:val="none" w:sz="0" w:space="0" w:color="auto"/>
            <w:right w:val="none" w:sz="0" w:space="0" w:color="auto"/>
          </w:divBdr>
        </w:div>
        <w:div w:id="2029476843">
          <w:marLeft w:val="640"/>
          <w:marRight w:val="0"/>
          <w:marTop w:val="0"/>
          <w:marBottom w:val="0"/>
          <w:divBdr>
            <w:top w:val="none" w:sz="0" w:space="0" w:color="auto"/>
            <w:left w:val="none" w:sz="0" w:space="0" w:color="auto"/>
            <w:bottom w:val="none" w:sz="0" w:space="0" w:color="auto"/>
            <w:right w:val="none" w:sz="0" w:space="0" w:color="auto"/>
          </w:divBdr>
        </w:div>
      </w:divsChild>
    </w:div>
    <w:div w:id="1272276493">
      <w:bodyDiv w:val="1"/>
      <w:marLeft w:val="0"/>
      <w:marRight w:val="0"/>
      <w:marTop w:val="0"/>
      <w:marBottom w:val="0"/>
      <w:divBdr>
        <w:top w:val="none" w:sz="0" w:space="0" w:color="auto"/>
        <w:left w:val="none" w:sz="0" w:space="0" w:color="auto"/>
        <w:bottom w:val="none" w:sz="0" w:space="0" w:color="auto"/>
        <w:right w:val="none" w:sz="0" w:space="0" w:color="auto"/>
      </w:divBdr>
      <w:divsChild>
        <w:div w:id="85420215">
          <w:marLeft w:val="640"/>
          <w:marRight w:val="0"/>
          <w:marTop w:val="0"/>
          <w:marBottom w:val="0"/>
          <w:divBdr>
            <w:top w:val="none" w:sz="0" w:space="0" w:color="auto"/>
            <w:left w:val="none" w:sz="0" w:space="0" w:color="auto"/>
            <w:bottom w:val="none" w:sz="0" w:space="0" w:color="auto"/>
            <w:right w:val="none" w:sz="0" w:space="0" w:color="auto"/>
          </w:divBdr>
        </w:div>
        <w:div w:id="109015977">
          <w:marLeft w:val="640"/>
          <w:marRight w:val="0"/>
          <w:marTop w:val="0"/>
          <w:marBottom w:val="0"/>
          <w:divBdr>
            <w:top w:val="none" w:sz="0" w:space="0" w:color="auto"/>
            <w:left w:val="none" w:sz="0" w:space="0" w:color="auto"/>
            <w:bottom w:val="none" w:sz="0" w:space="0" w:color="auto"/>
            <w:right w:val="none" w:sz="0" w:space="0" w:color="auto"/>
          </w:divBdr>
        </w:div>
        <w:div w:id="235477643">
          <w:marLeft w:val="640"/>
          <w:marRight w:val="0"/>
          <w:marTop w:val="0"/>
          <w:marBottom w:val="0"/>
          <w:divBdr>
            <w:top w:val="none" w:sz="0" w:space="0" w:color="auto"/>
            <w:left w:val="none" w:sz="0" w:space="0" w:color="auto"/>
            <w:bottom w:val="none" w:sz="0" w:space="0" w:color="auto"/>
            <w:right w:val="none" w:sz="0" w:space="0" w:color="auto"/>
          </w:divBdr>
        </w:div>
        <w:div w:id="305285126">
          <w:marLeft w:val="640"/>
          <w:marRight w:val="0"/>
          <w:marTop w:val="0"/>
          <w:marBottom w:val="0"/>
          <w:divBdr>
            <w:top w:val="none" w:sz="0" w:space="0" w:color="auto"/>
            <w:left w:val="none" w:sz="0" w:space="0" w:color="auto"/>
            <w:bottom w:val="none" w:sz="0" w:space="0" w:color="auto"/>
            <w:right w:val="none" w:sz="0" w:space="0" w:color="auto"/>
          </w:divBdr>
        </w:div>
        <w:div w:id="442115065">
          <w:marLeft w:val="640"/>
          <w:marRight w:val="0"/>
          <w:marTop w:val="0"/>
          <w:marBottom w:val="0"/>
          <w:divBdr>
            <w:top w:val="none" w:sz="0" w:space="0" w:color="auto"/>
            <w:left w:val="none" w:sz="0" w:space="0" w:color="auto"/>
            <w:bottom w:val="none" w:sz="0" w:space="0" w:color="auto"/>
            <w:right w:val="none" w:sz="0" w:space="0" w:color="auto"/>
          </w:divBdr>
        </w:div>
        <w:div w:id="497421995">
          <w:marLeft w:val="640"/>
          <w:marRight w:val="0"/>
          <w:marTop w:val="0"/>
          <w:marBottom w:val="0"/>
          <w:divBdr>
            <w:top w:val="none" w:sz="0" w:space="0" w:color="auto"/>
            <w:left w:val="none" w:sz="0" w:space="0" w:color="auto"/>
            <w:bottom w:val="none" w:sz="0" w:space="0" w:color="auto"/>
            <w:right w:val="none" w:sz="0" w:space="0" w:color="auto"/>
          </w:divBdr>
        </w:div>
        <w:div w:id="530071846">
          <w:marLeft w:val="640"/>
          <w:marRight w:val="0"/>
          <w:marTop w:val="0"/>
          <w:marBottom w:val="0"/>
          <w:divBdr>
            <w:top w:val="none" w:sz="0" w:space="0" w:color="auto"/>
            <w:left w:val="none" w:sz="0" w:space="0" w:color="auto"/>
            <w:bottom w:val="none" w:sz="0" w:space="0" w:color="auto"/>
            <w:right w:val="none" w:sz="0" w:space="0" w:color="auto"/>
          </w:divBdr>
        </w:div>
        <w:div w:id="568079582">
          <w:marLeft w:val="640"/>
          <w:marRight w:val="0"/>
          <w:marTop w:val="0"/>
          <w:marBottom w:val="0"/>
          <w:divBdr>
            <w:top w:val="none" w:sz="0" w:space="0" w:color="auto"/>
            <w:left w:val="none" w:sz="0" w:space="0" w:color="auto"/>
            <w:bottom w:val="none" w:sz="0" w:space="0" w:color="auto"/>
            <w:right w:val="none" w:sz="0" w:space="0" w:color="auto"/>
          </w:divBdr>
        </w:div>
        <w:div w:id="657727563">
          <w:marLeft w:val="640"/>
          <w:marRight w:val="0"/>
          <w:marTop w:val="0"/>
          <w:marBottom w:val="0"/>
          <w:divBdr>
            <w:top w:val="none" w:sz="0" w:space="0" w:color="auto"/>
            <w:left w:val="none" w:sz="0" w:space="0" w:color="auto"/>
            <w:bottom w:val="none" w:sz="0" w:space="0" w:color="auto"/>
            <w:right w:val="none" w:sz="0" w:space="0" w:color="auto"/>
          </w:divBdr>
        </w:div>
        <w:div w:id="701200476">
          <w:marLeft w:val="640"/>
          <w:marRight w:val="0"/>
          <w:marTop w:val="0"/>
          <w:marBottom w:val="0"/>
          <w:divBdr>
            <w:top w:val="none" w:sz="0" w:space="0" w:color="auto"/>
            <w:left w:val="none" w:sz="0" w:space="0" w:color="auto"/>
            <w:bottom w:val="none" w:sz="0" w:space="0" w:color="auto"/>
            <w:right w:val="none" w:sz="0" w:space="0" w:color="auto"/>
          </w:divBdr>
        </w:div>
        <w:div w:id="728461057">
          <w:marLeft w:val="640"/>
          <w:marRight w:val="0"/>
          <w:marTop w:val="0"/>
          <w:marBottom w:val="0"/>
          <w:divBdr>
            <w:top w:val="none" w:sz="0" w:space="0" w:color="auto"/>
            <w:left w:val="none" w:sz="0" w:space="0" w:color="auto"/>
            <w:bottom w:val="none" w:sz="0" w:space="0" w:color="auto"/>
            <w:right w:val="none" w:sz="0" w:space="0" w:color="auto"/>
          </w:divBdr>
        </w:div>
        <w:div w:id="784665337">
          <w:marLeft w:val="640"/>
          <w:marRight w:val="0"/>
          <w:marTop w:val="0"/>
          <w:marBottom w:val="0"/>
          <w:divBdr>
            <w:top w:val="none" w:sz="0" w:space="0" w:color="auto"/>
            <w:left w:val="none" w:sz="0" w:space="0" w:color="auto"/>
            <w:bottom w:val="none" w:sz="0" w:space="0" w:color="auto"/>
            <w:right w:val="none" w:sz="0" w:space="0" w:color="auto"/>
          </w:divBdr>
        </w:div>
        <w:div w:id="795292222">
          <w:marLeft w:val="640"/>
          <w:marRight w:val="0"/>
          <w:marTop w:val="0"/>
          <w:marBottom w:val="0"/>
          <w:divBdr>
            <w:top w:val="none" w:sz="0" w:space="0" w:color="auto"/>
            <w:left w:val="none" w:sz="0" w:space="0" w:color="auto"/>
            <w:bottom w:val="none" w:sz="0" w:space="0" w:color="auto"/>
            <w:right w:val="none" w:sz="0" w:space="0" w:color="auto"/>
          </w:divBdr>
        </w:div>
        <w:div w:id="862984090">
          <w:marLeft w:val="640"/>
          <w:marRight w:val="0"/>
          <w:marTop w:val="0"/>
          <w:marBottom w:val="0"/>
          <w:divBdr>
            <w:top w:val="none" w:sz="0" w:space="0" w:color="auto"/>
            <w:left w:val="none" w:sz="0" w:space="0" w:color="auto"/>
            <w:bottom w:val="none" w:sz="0" w:space="0" w:color="auto"/>
            <w:right w:val="none" w:sz="0" w:space="0" w:color="auto"/>
          </w:divBdr>
        </w:div>
        <w:div w:id="929847219">
          <w:marLeft w:val="640"/>
          <w:marRight w:val="0"/>
          <w:marTop w:val="0"/>
          <w:marBottom w:val="0"/>
          <w:divBdr>
            <w:top w:val="none" w:sz="0" w:space="0" w:color="auto"/>
            <w:left w:val="none" w:sz="0" w:space="0" w:color="auto"/>
            <w:bottom w:val="none" w:sz="0" w:space="0" w:color="auto"/>
            <w:right w:val="none" w:sz="0" w:space="0" w:color="auto"/>
          </w:divBdr>
        </w:div>
        <w:div w:id="989594960">
          <w:marLeft w:val="640"/>
          <w:marRight w:val="0"/>
          <w:marTop w:val="0"/>
          <w:marBottom w:val="0"/>
          <w:divBdr>
            <w:top w:val="none" w:sz="0" w:space="0" w:color="auto"/>
            <w:left w:val="none" w:sz="0" w:space="0" w:color="auto"/>
            <w:bottom w:val="none" w:sz="0" w:space="0" w:color="auto"/>
            <w:right w:val="none" w:sz="0" w:space="0" w:color="auto"/>
          </w:divBdr>
        </w:div>
        <w:div w:id="1041056365">
          <w:marLeft w:val="640"/>
          <w:marRight w:val="0"/>
          <w:marTop w:val="0"/>
          <w:marBottom w:val="0"/>
          <w:divBdr>
            <w:top w:val="none" w:sz="0" w:space="0" w:color="auto"/>
            <w:left w:val="none" w:sz="0" w:space="0" w:color="auto"/>
            <w:bottom w:val="none" w:sz="0" w:space="0" w:color="auto"/>
            <w:right w:val="none" w:sz="0" w:space="0" w:color="auto"/>
          </w:divBdr>
        </w:div>
        <w:div w:id="1068499504">
          <w:marLeft w:val="640"/>
          <w:marRight w:val="0"/>
          <w:marTop w:val="0"/>
          <w:marBottom w:val="0"/>
          <w:divBdr>
            <w:top w:val="none" w:sz="0" w:space="0" w:color="auto"/>
            <w:left w:val="none" w:sz="0" w:space="0" w:color="auto"/>
            <w:bottom w:val="none" w:sz="0" w:space="0" w:color="auto"/>
            <w:right w:val="none" w:sz="0" w:space="0" w:color="auto"/>
          </w:divBdr>
        </w:div>
        <w:div w:id="1253734042">
          <w:marLeft w:val="640"/>
          <w:marRight w:val="0"/>
          <w:marTop w:val="0"/>
          <w:marBottom w:val="0"/>
          <w:divBdr>
            <w:top w:val="none" w:sz="0" w:space="0" w:color="auto"/>
            <w:left w:val="none" w:sz="0" w:space="0" w:color="auto"/>
            <w:bottom w:val="none" w:sz="0" w:space="0" w:color="auto"/>
            <w:right w:val="none" w:sz="0" w:space="0" w:color="auto"/>
          </w:divBdr>
        </w:div>
        <w:div w:id="1604680355">
          <w:marLeft w:val="640"/>
          <w:marRight w:val="0"/>
          <w:marTop w:val="0"/>
          <w:marBottom w:val="0"/>
          <w:divBdr>
            <w:top w:val="none" w:sz="0" w:space="0" w:color="auto"/>
            <w:left w:val="none" w:sz="0" w:space="0" w:color="auto"/>
            <w:bottom w:val="none" w:sz="0" w:space="0" w:color="auto"/>
            <w:right w:val="none" w:sz="0" w:space="0" w:color="auto"/>
          </w:divBdr>
        </w:div>
        <w:div w:id="1647396737">
          <w:marLeft w:val="640"/>
          <w:marRight w:val="0"/>
          <w:marTop w:val="0"/>
          <w:marBottom w:val="0"/>
          <w:divBdr>
            <w:top w:val="none" w:sz="0" w:space="0" w:color="auto"/>
            <w:left w:val="none" w:sz="0" w:space="0" w:color="auto"/>
            <w:bottom w:val="none" w:sz="0" w:space="0" w:color="auto"/>
            <w:right w:val="none" w:sz="0" w:space="0" w:color="auto"/>
          </w:divBdr>
        </w:div>
        <w:div w:id="1647973781">
          <w:marLeft w:val="640"/>
          <w:marRight w:val="0"/>
          <w:marTop w:val="0"/>
          <w:marBottom w:val="0"/>
          <w:divBdr>
            <w:top w:val="none" w:sz="0" w:space="0" w:color="auto"/>
            <w:left w:val="none" w:sz="0" w:space="0" w:color="auto"/>
            <w:bottom w:val="none" w:sz="0" w:space="0" w:color="auto"/>
            <w:right w:val="none" w:sz="0" w:space="0" w:color="auto"/>
          </w:divBdr>
        </w:div>
        <w:div w:id="1662543080">
          <w:marLeft w:val="640"/>
          <w:marRight w:val="0"/>
          <w:marTop w:val="0"/>
          <w:marBottom w:val="0"/>
          <w:divBdr>
            <w:top w:val="none" w:sz="0" w:space="0" w:color="auto"/>
            <w:left w:val="none" w:sz="0" w:space="0" w:color="auto"/>
            <w:bottom w:val="none" w:sz="0" w:space="0" w:color="auto"/>
            <w:right w:val="none" w:sz="0" w:space="0" w:color="auto"/>
          </w:divBdr>
        </w:div>
        <w:div w:id="1697583428">
          <w:marLeft w:val="640"/>
          <w:marRight w:val="0"/>
          <w:marTop w:val="0"/>
          <w:marBottom w:val="0"/>
          <w:divBdr>
            <w:top w:val="none" w:sz="0" w:space="0" w:color="auto"/>
            <w:left w:val="none" w:sz="0" w:space="0" w:color="auto"/>
            <w:bottom w:val="none" w:sz="0" w:space="0" w:color="auto"/>
            <w:right w:val="none" w:sz="0" w:space="0" w:color="auto"/>
          </w:divBdr>
        </w:div>
        <w:div w:id="1755738276">
          <w:marLeft w:val="640"/>
          <w:marRight w:val="0"/>
          <w:marTop w:val="0"/>
          <w:marBottom w:val="0"/>
          <w:divBdr>
            <w:top w:val="none" w:sz="0" w:space="0" w:color="auto"/>
            <w:left w:val="none" w:sz="0" w:space="0" w:color="auto"/>
            <w:bottom w:val="none" w:sz="0" w:space="0" w:color="auto"/>
            <w:right w:val="none" w:sz="0" w:space="0" w:color="auto"/>
          </w:divBdr>
        </w:div>
        <w:div w:id="1836535775">
          <w:marLeft w:val="640"/>
          <w:marRight w:val="0"/>
          <w:marTop w:val="0"/>
          <w:marBottom w:val="0"/>
          <w:divBdr>
            <w:top w:val="none" w:sz="0" w:space="0" w:color="auto"/>
            <w:left w:val="none" w:sz="0" w:space="0" w:color="auto"/>
            <w:bottom w:val="none" w:sz="0" w:space="0" w:color="auto"/>
            <w:right w:val="none" w:sz="0" w:space="0" w:color="auto"/>
          </w:divBdr>
        </w:div>
        <w:div w:id="1935281791">
          <w:marLeft w:val="640"/>
          <w:marRight w:val="0"/>
          <w:marTop w:val="0"/>
          <w:marBottom w:val="0"/>
          <w:divBdr>
            <w:top w:val="none" w:sz="0" w:space="0" w:color="auto"/>
            <w:left w:val="none" w:sz="0" w:space="0" w:color="auto"/>
            <w:bottom w:val="none" w:sz="0" w:space="0" w:color="auto"/>
            <w:right w:val="none" w:sz="0" w:space="0" w:color="auto"/>
          </w:divBdr>
        </w:div>
        <w:div w:id="1998336498">
          <w:marLeft w:val="640"/>
          <w:marRight w:val="0"/>
          <w:marTop w:val="0"/>
          <w:marBottom w:val="0"/>
          <w:divBdr>
            <w:top w:val="none" w:sz="0" w:space="0" w:color="auto"/>
            <w:left w:val="none" w:sz="0" w:space="0" w:color="auto"/>
            <w:bottom w:val="none" w:sz="0" w:space="0" w:color="auto"/>
            <w:right w:val="none" w:sz="0" w:space="0" w:color="auto"/>
          </w:divBdr>
        </w:div>
        <w:div w:id="2024044685">
          <w:marLeft w:val="640"/>
          <w:marRight w:val="0"/>
          <w:marTop w:val="0"/>
          <w:marBottom w:val="0"/>
          <w:divBdr>
            <w:top w:val="none" w:sz="0" w:space="0" w:color="auto"/>
            <w:left w:val="none" w:sz="0" w:space="0" w:color="auto"/>
            <w:bottom w:val="none" w:sz="0" w:space="0" w:color="auto"/>
            <w:right w:val="none" w:sz="0" w:space="0" w:color="auto"/>
          </w:divBdr>
        </w:div>
        <w:div w:id="2038189155">
          <w:marLeft w:val="640"/>
          <w:marRight w:val="0"/>
          <w:marTop w:val="0"/>
          <w:marBottom w:val="0"/>
          <w:divBdr>
            <w:top w:val="none" w:sz="0" w:space="0" w:color="auto"/>
            <w:left w:val="none" w:sz="0" w:space="0" w:color="auto"/>
            <w:bottom w:val="none" w:sz="0" w:space="0" w:color="auto"/>
            <w:right w:val="none" w:sz="0" w:space="0" w:color="auto"/>
          </w:divBdr>
        </w:div>
        <w:div w:id="2055502614">
          <w:marLeft w:val="640"/>
          <w:marRight w:val="0"/>
          <w:marTop w:val="0"/>
          <w:marBottom w:val="0"/>
          <w:divBdr>
            <w:top w:val="none" w:sz="0" w:space="0" w:color="auto"/>
            <w:left w:val="none" w:sz="0" w:space="0" w:color="auto"/>
            <w:bottom w:val="none" w:sz="0" w:space="0" w:color="auto"/>
            <w:right w:val="none" w:sz="0" w:space="0" w:color="auto"/>
          </w:divBdr>
        </w:div>
        <w:div w:id="2075278258">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77679280">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799952087">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95315998">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601914688">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sChild>
    </w:div>
    <w:div w:id="1291979783">
      <w:bodyDiv w:val="1"/>
      <w:marLeft w:val="0"/>
      <w:marRight w:val="0"/>
      <w:marTop w:val="0"/>
      <w:marBottom w:val="0"/>
      <w:divBdr>
        <w:top w:val="none" w:sz="0" w:space="0" w:color="auto"/>
        <w:left w:val="none" w:sz="0" w:space="0" w:color="auto"/>
        <w:bottom w:val="none" w:sz="0" w:space="0" w:color="auto"/>
        <w:right w:val="none" w:sz="0" w:space="0" w:color="auto"/>
      </w:divBdr>
      <w:divsChild>
        <w:div w:id="37248923">
          <w:marLeft w:val="640"/>
          <w:marRight w:val="0"/>
          <w:marTop w:val="0"/>
          <w:marBottom w:val="0"/>
          <w:divBdr>
            <w:top w:val="none" w:sz="0" w:space="0" w:color="auto"/>
            <w:left w:val="none" w:sz="0" w:space="0" w:color="auto"/>
            <w:bottom w:val="none" w:sz="0" w:space="0" w:color="auto"/>
            <w:right w:val="none" w:sz="0" w:space="0" w:color="auto"/>
          </w:divBdr>
        </w:div>
        <w:div w:id="144977636">
          <w:marLeft w:val="640"/>
          <w:marRight w:val="0"/>
          <w:marTop w:val="0"/>
          <w:marBottom w:val="0"/>
          <w:divBdr>
            <w:top w:val="none" w:sz="0" w:space="0" w:color="auto"/>
            <w:left w:val="none" w:sz="0" w:space="0" w:color="auto"/>
            <w:bottom w:val="none" w:sz="0" w:space="0" w:color="auto"/>
            <w:right w:val="none" w:sz="0" w:space="0" w:color="auto"/>
          </w:divBdr>
        </w:div>
        <w:div w:id="151992492">
          <w:marLeft w:val="640"/>
          <w:marRight w:val="0"/>
          <w:marTop w:val="0"/>
          <w:marBottom w:val="0"/>
          <w:divBdr>
            <w:top w:val="none" w:sz="0" w:space="0" w:color="auto"/>
            <w:left w:val="none" w:sz="0" w:space="0" w:color="auto"/>
            <w:bottom w:val="none" w:sz="0" w:space="0" w:color="auto"/>
            <w:right w:val="none" w:sz="0" w:space="0" w:color="auto"/>
          </w:divBdr>
        </w:div>
        <w:div w:id="154803517">
          <w:marLeft w:val="640"/>
          <w:marRight w:val="0"/>
          <w:marTop w:val="0"/>
          <w:marBottom w:val="0"/>
          <w:divBdr>
            <w:top w:val="none" w:sz="0" w:space="0" w:color="auto"/>
            <w:left w:val="none" w:sz="0" w:space="0" w:color="auto"/>
            <w:bottom w:val="none" w:sz="0" w:space="0" w:color="auto"/>
            <w:right w:val="none" w:sz="0" w:space="0" w:color="auto"/>
          </w:divBdr>
        </w:div>
        <w:div w:id="162402195">
          <w:marLeft w:val="640"/>
          <w:marRight w:val="0"/>
          <w:marTop w:val="0"/>
          <w:marBottom w:val="0"/>
          <w:divBdr>
            <w:top w:val="none" w:sz="0" w:space="0" w:color="auto"/>
            <w:left w:val="none" w:sz="0" w:space="0" w:color="auto"/>
            <w:bottom w:val="none" w:sz="0" w:space="0" w:color="auto"/>
            <w:right w:val="none" w:sz="0" w:space="0" w:color="auto"/>
          </w:divBdr>
        </w:div>
        <w:div w:id="169561966">
          <w:marLeft w:val="640"/>
          <w:marRight w:val="0"/>
          <w:marTop w:val="0"/>
          <w:marBottom w:val="0"/>
          <w:divBdr>
            <w:top w:val="none" w:sz="0" w:space="0" w:color="auto"/>
            <w:left w:val="none" w:sz="0" w:space="0" w:color="auto"/>
            <w:bottom w:val="none" w:sz="0" w:space="0" w:color="auto"/>
            <w:right w:val="none" w:sz="0" w:space="0" w:color="auto"/>
          </w:divBdr>
        </w:div>
        <w:div w:id="228469583">
          <w:marLeft w:val="640"/>
          <w:marRight w:val="0"/>
          <w:marTop w:val="0"/>
          <w:marBottom w:val="0"/>
          <w:divBdr>
            <w:top w:val="none" w:sz="0" w:space="0" w:color="auto"/>
            <w:left w:val="none" w:sz="0" w:space="0" w:color="auto"/>
            <w:bottom w:val="none" w:sz="0" w:space="0" w:color="auto"/>
            <w:right w:val="none" w:sz="0" w:space="0" w:color="auto"/>
          </w:divBdr>
        </w:div>
        <w:div w:id="251396628">
          <w:marLeft w:val="640"/>
          <w:marRight w:val="0"/>
          <w:marTop w:val="0"/>
          <w:marBottom w:val="0"/>
          <w:divBdr>
            <w:top w:val="none" w:sz="0" w:space="0" w:color="auto"/>
            <w:left w:val="none" w:sz="0" w:space="0" w:color="auto"/>
            <w:bottom w:val="none" w:sz="0" w:space="0" w:color="auto"/>
            <w:right w:val="none" w:sz="0" w:space="0" w:color="auto"/>
          </w:divBdr>
        </w:div>
        <w:div w:id="361366201">
          <w:marLeft w:val="640"/>
          <w:marRight w:val="0"/>
          <w:marTop w:val="0"/>
          <w:marBottom w:val="0"/>
          <w:divBdr>
            <w:top w:val="none" w:sz="0" w:space="0" w:color="auto"/>
            <w:left w:val="none" w:sz="0" w:space="0" w:color="auto"/>
            <w:bottom w:val="none" w:sz="0" w:space="0" w:color="auto"/>
            <w:right w:val="none" w:sz="0" w:space="0" w:color="auto"/>
          </w:divBdr>
        </w:div>
        <w:div w:id="466123970">
          <w:marLeft w:val="640"/>
          <w:marRight w:val="0"/>
          <w:marTop w:val="0"/>
          <w:marBottom w:val="0"/>
          <w:divBdr>
            <w:top w:val="none" w:sz="0" w:space="0" w:color="auto"/>
            <w:left w:val="none" w:sz="0" w:space="0" w:color="auto"/>
            <w:bottom w:val="none" w:sz="0" w:space="0" w:color="auto"/>
            <w:right w:val="none" w:sz="0" w:space="0" w:color="auto"/>
          </w:divBdr>
        </w:div>
        <w:div w:id="514079924">
          <w:marLeft w:val="640"/>
          <w:marRight w:val="0"/>
          <w:marTop w:val="0"/>
          <w:marBottom w:val="0"/>
          <w:divBdr>
            <w:top w:val="none" w:sz="0" w:space="0" w:color="auto"/>
            <w:left w:val="none" w:sz="0" w:space="0" w:color="auto"/>
            <w:bottom w:val="none" w:sz="0" w:space="0" w:color="auto"/>
            <w:right w:val="none" w:sz="0" w:space="0" w:color="auto"/>
          </w:divBdr>
        </w:div>
        <w:div w:id="534848220">
          <w:marLeft w:val="640"/>
          <w:marRight w:val="0"/>
          <w:marTop w:val="0"/>
          <w:marBottom w:val="0"/>
          <w:divBdr>
            <w:top w:val="none" w:sz="0" w:space="0" w:color="auto"/>
            <w:left w:val="none" w:sz="0" w:space="0" w:color="auto"/>
            <w:bottom w:val="none" w:sz="0" w:space="0" w:color="auto"/>
            <w:right w:val="none" w:sz="0" w:space="0" w:color="auto"/>
          </w:divBdr>
        </w:div>
        <w:div w:id="537863248">
          <w:marLeft w:val="640"/>
          <w:marRight w:val="0"/>
          <w:marTop w:val="0"/>
          <w:marBottom w:val="0"/>
          <w:divBdr>
            <w:top w:val="none" w:sz="0" w:space="0" w:color="auto"/>
            <w:left w:val="none" w:sz="0" w:space="0" w:color="auto"/>
            <w:bottom w:val="none" w:sz="0" w:space="0" w:color="auto"/>
            <w:right w:val="none" w:sz="0" w:space="0" w:color="auto"/>
          </w:divBdr>
        </w:div>
        <w:div w:id="957250888">
          <w:marLeft w:val="640"/>
          <w:marRight w:val="0"/>
          <w:marTop w:val="0"/>
          <w:marBottom w:val="0"/>
          <w:divBdr>
            <w:top w:val="none" w:sz="0" w:space="0" w:color="auto"/>
            <w:left w:val="none" w:sz="0" w:space="0" w:color="auto"/>
            <w:bottom w:val="none" w:sz="0" w:space="0" w:color="auto"/>
            <w:right w:val="none" w:sz="0" w:space="0" w:color="auto"/>
          </w:divBdr>
        </w:div>
        <w:div w:id="962151286">
          <w:marLeft w:val="640"/>
          <w:marRight w:val="0"/>
          <w:marTop w:val="0"/>
          <w:marBottom w:val="0"/>
          <w:divBdr>
            <w:top w:val="none" w:sz="0" w:space="0" w:color="auto"/>
            <w:left w:val="none" w:sz="0" w:space="0" w:color="auto"/>
            <w:bottom w:val="none" w:sz="0" w:space="0" w:color="auto"/>
            <w:right w:val="none" w:sz="0" w:space="0" w:color="auto"/>
          </w:divBdr>
        </w:div>
        <w:div w:id="982999349">
          <w:marLeft w:val="640"/>
          <w:marRight w:val="0"/>
          <w:marTop w:val="0"/>
          <w:marBottom w:val="0"/>
          <w:divBdr>
            <w:top w:val="none" w:sz="0" w:space="0" w:color="auto"/>
            <w:left w:val="none" w:sz="0" w:space="0" w:color="auto"/>
            <w:bottom w:val="none" w:sz="0" w:space="0" w:color="auto"/>
            <w:right w:val="none" w:sz="0" w:space="0" w:color="auto"/>
          </w:divBdr>
        </w:div>
        <w:div w:id="1089698448">
          <w:marLeft w:val="640"/>
          <w:marRight w:val="0"/>
          <w:marTop w:val="0"/>
          <w:marBottom w:val="0"/>
          <w:divBdr>
            <w:top w:val="none" w:sz="0" w:space="0" w:color="auto"/>
            <w:left w:val="none" w:sz="0" w:space="0" w:color="auto"/>
            <w:bottom w:val="none" w:sz="0" w:space="0" w:color="auto"/>
            <w:right w:val="none" w:sz="0" w:space="0" w:color="auto"/>
          </w:divBdr>
        </w:div>
        <w:div w:id="1192768265">
          <w:marLeft w:val="640"/>
          <w:marRight w:val="0"/>
          <w:marTop w:val="0"/>
          <w:marBottom w:val="0"/>
          <w:divBdr>
            <w:top w:val="none" w:sz="0" w:space="0" w:color="auto"/>
            <w:left w:val="none" w:sz="0" w:space="0" w:color="auto"/>
            <w:bottom w:val="none" w:sz="0" w:space="0" w:color="auto"/>
            <w:right w:val="none" w:sz="0" w:space="0" w:color="auto"/>
          </w:divBdr>
        </w:div>
        <w:div w:id="1329871950">
          <w:marLeft w:val="640"/>
          <w:marRight w:val="0"/>
          <w:marTop w:val="0"/>
          <w:marBottom w:val="0"/>
          <w:divBdr>
            <w:top w:val="none" w:sz="0" w:space="0" w:color="auto"/>
            <w:left w:val="none" w:sz="0" w:space="0" w:color="auto"/>
            <w:bottom w:val="none" w:sz="0" w:space="0" w:color="auto"/>
            <w:right w:val="none" w:sz="0" w:space="0" w:color="auto"/>
          </w:divBdr>
        </w:div>
        <w:div w:id="1431926269">
          <w:marLeft w:val="640"/>
          <w:marRight w:val="0"/>
          <w:marTop w:val="0"/>
          <w:marBottom w:val="0"/>
          <w:divBdr>
            <w:top w:val="none" w:sz="0" w:space="0" w:color="auto"/>
            <w:left w:val="none" w:sz="0" w:space="0" w:color="auto"/>
            <w:bottom w:val="none" w:sz="0" w:space="0" w:color="auto"/>
            <w:right w:val="none" w:sz="0" w:space="0" w:color="auto"/>
          </w:divBdr>
        </w:div>
        <w:div w:id="1433010708">
          <w:marLeft w:val="640"/>
          <w:marRight w:val="0"/>
          <w:marTop w:val="0"/>
          <w:marBottom w:val="0"/>
          <w:divBdr>
            <w:top w:val="none" w:sz="0" w:space="0" w:color="auto"/>
            <w:left w:val="none" w:sz="0" w:space="0" w:color="auto"/>
            <w:bottom w:val="none" w:sz="0" w:space="0" w:color="auto"/>
            <w:right w:val="none" w:sz="0" w:space="0" w:color="auto"/>
          </w:divBdr>
        </w:div>
        <w:div w:id="1528913121">
          <w:marLeft w:val="640"/>
          <w:marRight w:val="0"/>
          <w:marTop w:val="0"/>
          <w:marBottom w:val="0"/>
          <w:divBdr>
            <w:top w:val="none" w:sz="0" w:space="0" w:color="auto"/>
            <w:left w:val="none" w:sz="0" w:space="0" w:color="auto"/>
            <w:bottom w:val="none" w:sz="0" w:space="0" w:color="auto"/>
            <w:right w:val="none" w:sz="0" w:space="0" w:color="auto"/>
          </w:divBdr>
        </w:div>
        <w:div w:id="1636376704">
          <w:marLeft w:val="640"/>
          <w:marRight w:val="0"/>
          <w:marTop w:val="0"/>
          <w:marBottom w:val="0"/>
          <w:divBdr>
            <w:top w:val="none" w:sz="0" w:space="0" w:color="auto"/>
            <w:left w:val="none" w:sz="0" w:space="0" w:color="auto"/>
            <w:bottom w:val="none" w:sz="0" w:space="0" w:color="auto"/>
            <w:right w:val="none" w:sz="0" w:space="0" w:color="auto"/>
          </w:divBdr>
        </w:div>
        <w:div w:id="1697273868">
          <w:marLeft w:val="640"/>
          <w:marRight w:val="0"/>
          <w:marTop w:val="0"/>
          <w:marBottom w:val="0"/>
          <w:divBdr>
            <w:top w:val="none" w:sz="0" w:space="0" w:color="auto"/>
            <w:left w:val="none" w:sz="0" w:space="0" w:color="auto"/>
            <w:bottom w:val="none" w:sz="0" w:space="0" w:color="auto"/>
            <w:right w:val="none" w:sz="0" w:space="0" w:color="auto"/>
          </w:divBdr>
        </w:div>
        <w:div w:id="1814054236">
          <w:marLeft w:val="640"/>
          <w:marRight w:val="0"/>
          <w:marTop w:val="0"/>
          <w:marBottom w:val="0"/>
          <w:divBdr>
            <w:top w:val="none" w:sz="0" w:space="0" w:color="auto"/>
            <w:left w:val="none" w:sz="0" w:space="0" w:color="auto"/>
            <w:bottom w:val="none" w:sz="0" w:space="0" w:color="auto"/>
            <w:right w:val="none" w:sz="0" w:space="0" w:color="auto"/>
          </w:divBdr>
        </w:div>
        <w:div w:id="1853715085">
          <w:marLeft w:val="640"/>
          <w:marRight w:val="0"/>
          <w:marTop w:val="0"/>
          <w:marBottom w:val="0"/>
          <w:divBdr>
            <w:top w:val="none" w:sz="0" w:space="0" w:color="auto"/>
            <w:left w:val="none" w:sz="0" w:space="0" w:color="auto"/>
            <w:bottom w:val="none" w:sz="0" w:space="0" w:color="auto"/>
            <w:right w:val="none" w:sz="0" w:space="0" w:color="auto"/>
          </w:divBdr>
        </w:div>
        <w:div w:id="1954677577">
          <w:marLeft w:val="640"/>
          <w:marRight w:val="0"/>
          <w:marTop w:val="0"/>
          <w:marBottom w:val="0"/>
          <w:divBdr>
            <w:top w:val="none" w:sz="0" w:space="0" w:color="auto"/>
            <w:left w:val="none" w:sz="0" w:space="0" w:color="auto"/>
            <w:bottom w:val="none" w:sz="0" w:space="0" w:color="auto"/>
            <w:right w:val="none" w:sz="0" w:space="0" w:color="auto"/>
          </w:divBdr>
        </w:div>
        <w:div w:id="2100246408">
          <w:marLeft w:val="640"/>
          <w:marRight w:val="0"/>
          <w:marTop w:val="0"/>
          <w:marBottom w:val="0"/>
          <w:divBdr>
            <w:top w:val="none" w:sz="0" w:space="0" w:color="auto"/>
            <w:left w:val="none" w:sz="0" w:space="0" w:color="auto"/>
            <w:bottom w:val="none" w:sz="0" w:space="0" w:color="auto"/>
            <w:right w:val="none" w:sz="0" w:space="0" w:color="auto"/>
          </w:divBdr>
        </w:div>
      </w:divsChild>
    </w:div>
    <w:div w:id="1316910162">
      <w:bodyDiv w:val="1"/>
      <w:marLeft w:val="0"/>
      <w:marRight w:val="0"/>
      <w:marTop w:val="0"/>
      <w:marBottom w:val="0"/>
      <w:divBdr>
        <w:top w:val="none" w:sz="0" w:space="0" w:color="auto"/>
        <w:left w:val="none" w:sz="0" w:space="0" w:color="auto"/>
        <w:bottom w:val="none" w:sz="0" w:space="0" w:color="auto"/>
        <w:right w:val="none" w:sz="0" w:space="0" w:color="auto"/>
      </w:divBdr>
      <w:divsChild>
        <w:div w:id="8143369">
          <w:marLeft w:val="640"/>
          <w:marRight w:val="0"/>
          <w:marTop w:val="0"/>
          <w:marBottom w:val="0"/>
          <w:divBdr>
            <w:top w:val="none" w:sz="0" w:space="0" w:color="auto"/>
            <w:left w:val="none" w:sz="0" w:space="0" w:color="auto"/>
            <w:bottom w:val="none" w:sz="0" w:space="0" w:color="auto"/>
            <w:right w:val="none" w:sz="0" w:space="0" w:color="auto"/>
          </w:divBdr>
        </w:div>
        <w:div w:id="8798281">
          <w:marLeft w:val="640"/>
          <w:marRight w:val="0"/>
          <w:marTop w:val="0"/>
          <w:marBottom w:val="0"/>
          <w:divBdr>
            <w:top w:val="none" w:sz="0" w:space="0" w:color="auto"/>
            <w:left w:val="none" w:sz="0" w:space="0" w:color="auto"/>
            <w:bottom w:val="none" w:sz="0" w:space="0" w:color="auto"/>
            <w:right w:val="none" w:sz="0" w:space="0" w:color="auto"/>
          </w:divBdr>
        </w:div>
        <w:div w:id="27219111">
          <w:marLeft w:val="640"/>
          <w:marRight w:val="0"/>
          <w:marTop w:val="0"/>
          <w:marBottom w:val="0"/>
          <w:divBdr>
            <w:top w:val="none" w:sz="0" w:space="0" w:color="auto"/>
            <w:left w:val="none" w:sz="0" w:space="0" w:color="auto"/>
            <w:bottom w:val="none" w:sz="0" w:space="0" w:color="auto"/>
            <w:right w:val="none" w:sz="0" w:space="0" w:color="auto"/>
          </w:divBdr>
        </w:div>
        <w:div w:id="165442014">
          <w:marLeft w:val="640"/>
          <w:marRight w:val="0"/>
          <w:marTop w:val="0"/>
          <w:marBottom w:val="0"/>
          <w:divBdr>
            <w:top w:val="none" w:sz="0" w:space="0" w:color="auto"/>
            <w:left w:val="none" w:sz="0" w:space="0" w:color="auto"/>
            <w:bottom w:val="none" w:sz="0" w:space="0" w:color="auto"/>
            <w:right w:val="none" w:sz="0" w:space="0" w:color="auto"/>
          </w:divBdr>
        </w:div>
        <w:div w:id="174808822">
          <w:marLeft w:val="640"/>
          <w:marRight w:val="0"/>
          <w:marTop w:val="0"/>
          <w:marBottom w:val="0"/>
          <w:divBdr>
            <w:top w:val="none" w:sz="0" w:space="0" w:color="auto"/>
            <w:left w:val="none" w:sz="0" w:space="0" w:color="auto"/>
            <w:bottom w:val="none" w:sz="0" w:space="0" w:color="auto"/>
            <w:right w:val="none" w:sz="0" w:space="0" w:color="auto"/>
          </w:divBdr>
        </w:div>
        <w:div w:id="201946082">
          <w:marLeft w:val="640"/>
          <w:marRight w:val="0"/>
          <w:marTop w:val="0"/>
          <w:marBottom w:val="0"/>
          <w:divBdr>
            <w:top w:val="none" w:sz="0" w:space="0" w:color="auto"/>
            <w:left w:val="none" w:sz="0" w:space="0" w:color="auto"/>
            <w:bottom w:val="none" w:sz="0" w:space="0" w:color="auto"/>
            <w:right w:val="none" w:sz="0" w:space="0" w:color="auto"/>
          </w:divBdr>
        </w:div>
        <w:div w:id="207642243">
          <w:marLeft w:val="640"/>
          <w:marRight w:val="0"/>
          <w:marTop w:val="0"/>
          <w:marBottom w:val="0"/>
          <w:divBdr>
            <w:top w:val="none" w:sz="0" w:space="0" w:color="auto"/>
            <w:left w:val="none" w:sz="0" w:space="0" w:color="auto"/>
            <w:bottom w:val="none" w:sz="0" w:space="0" w:color="auto"/>
            <w:right w:val="none" w:sz="0" w:space="0" w:color="auto"/>
          </w:divBdr>
        </w:div>
        <w:div w:id="274407758">
          <w:marLeft w:val="640"/>
          <w:marRight w:val="0"/>
          <w:marTop w:val="0"/>
          <w:marBottom w:val="0"/>
          <w:divBdr>
            <w:top w:val="none" w:sz="0" w:space="0" w:color="auto"/>
            <w:left w:val="none" w:sz="0" w:space="0" w:color="auto"/>
            <w:bottom w:val="none" w:sz="0" w:space="0" w:color="auto"/>
            <w:right w:val="none" w:sz="0" w:space="0" w:color="auto"/>
          </w:divBdr>
        </w:div>
        <w:div w:id="279000394">
          <w:marLeft w:val="640"/>
          <w:marRight w:val="0"/>
          <w:marTop w:val="0"/>
          <w:marBottom w:val="0"/>
          <w:divBdr>
            <w:top w:val="none" w:sz="0" w:space="0" w:color="auto"/>
            <w:left w:val="none" w:sz="0" w:space="0" w:color="auto"/>
            <w:bottom w:val="none" w:sz="0" w:space="0" w:color="auto"/>
            <w:right w:val="none" w:sz="0" w:space="0" w:color="auto"/>
          </w:divBdr>
        </w:div>
        <w:div w:id="418408364">
          <w:marLeft w:val="640"/>
          <w:marRight w:val="0"/>
          <w:marTop w:val="0"/>
          <w:marBottom w:val="0"/>
          <w:divBdr>
            <w:top w:val="none" w:sz="0" w:space="0" w:color="auto"/>
            <w:left w:val="none" w:sz="0" w:space="0" w:color="auto"/>
            <w:bottom w:val="none" w:sz="0" w:space="0" w:color="auto"/>
            <w:right w:val="none" w:sz="0" w:space="0" w:color="auto"/>
          </w:divBdr>
        </w:div>
        <w:div w:id="629818990">
          <w:marLeft w:val="640"/>
          <w:marRight w:val="0"/>
          <w:marTop w:val="0"/>
          <w:marBottom w:val="0"/>
          <w:divBdr>
            <w:top w:val="none" w:sz="0" w:space="0" w:color="auto"/>
            <w:left w:val="none" w:sz="0" w:space="0" w:color="auto"/>
            <w:bottom w:val="none" w:sz="0" w:space="0" w:color="auto"/>
            <w:right w:val="none" w:sz="0" w:space="0" w:color="auto"/>
          </w:divBdr>
        </w:div>
        <w:div w:id="674574441">
          <w:marLeft w:val="640"/>
          <w:marRight w:val="0"/>
          <w:marTop w:val="0"/>
          <w:marBottom w:val="0"/>
          <w:divBdr>
            <w:top w:val="none" w:sz="0" w:space="0" w:color="auto"/>
            <w:left w:val="none" w:sz="0" w:space="0" w:color="auto"/>
            <w:bottom w:val="none" w:sz="0" w:space="0" w:color="auto"/>
            <w:right w:val="none" w:sz="0" w:space="0" w:color="auto"/>
          </w:divBdr>
        </w:div>
        <w:div w:id="681081577">
          <w:marLeft w:val="640"/>
          <w:marRight w:val="0"/>
          <w:marTop w:val="0"/>
          <w:marBottom w:val="0"/>
          <w:divBdr>
            <w:top w:val="none" w:sz="0" w:space="0" w:color="auto"/>
            <w:left w:val="none" w:sz="0" w:space="0" w:color="auto"/>
            <w:bottom w:val="none" w:sz="0" w:space="0" w:color="auto"/>
            <w:right w:val="none" w:sz="0" w:space="0" w:color="auto"/>
          </w:divBdr>
        </w:div>
        <w:div w:id="788620154">
          <w:marLeft w:val="640"/>
          <w:marRight w:val="0"/>
          <w:marTop w:val="0"/>
          <w:marBottom w:val="0"/>
          <w:divBdr>
            <w:top w:val="none" w:sz="0" w:space="0" w:color="auto"/>
            <w:left w:val="none" w:sz="0" w:space="0" w:color="auto"/>
            <w:bottom w:val="none" w:sz="0" w:space="0" w:color="auto"/>
            <w:right w:val="none" w:sz="0" w:space="0" w:color="auto"/>
          </w:divBdr>
        </w:div>
        <w:div w:id="986082268">
          <w:marLeft w:val="640"/>
          <w:marRight w:val="0"/>
          <w:marTop w:val="0"/>
          <w:marBottom w:val="0"/>
          <w:divBdr>
            <w:top w:val="none" w:sz="0" w:space="0" w:color="auto"/>
            <w:left w:val="none" w:sz="0" w:space="0" w:color="auto"/>
            <w:bottom w:val="none" w:sz="0" w:space="0" w:color="auto"/>
            <w:right w:val="none" w:sz="0" w:space="0" w:color="auto"/>
          </w:divBdr>
        </w:div>
        <w:div w:id="986207231">
          <w:marLeft w:val="640"/>
          <w:marRight w:val="0"/>
          <w:marTop w:val="0"/>
          <w:marBottom w:val="0"/>
          <w:divBdr>
            <w:top w:val="none" w:sz="0" w:space="0" w:color="auto"/>
            <w:left w:val="none" w:sz="0" w:space="0" w:color="auto"/>
            <w:bottom w:val="none" w:sz="0" w:space="0" w:color="auto"/>
            <w:right w:val="none" w:sz="0" w:space="0" w:color="auto"/>
          </w:divBdr>
        </w:div>
        <w:div w:id="1091663095">
          <w:marLeft w:val="640"/>
          <w:marRight w:val="0"/>
          <w:marTop w:val="0"/>
          <w:marBottom w:val="0"/>
          <w:divBdr>
            <w:top w:val="none" w:sz="0" w:space="0" w:color="auto"/>
            <w:left w:val="none" w:sz="0" w:space="0" w:color="auto"/>
            <w:bottom w:val="none" w:sz="0" w:space="0" w:color="auto"/>
            <w:right w:val="none" w:sz="0" w:space="0" w:color="auto"/>
          </w:divBdr>
        </w:div>
        <w:div w:id="1196429315">
          <w:marLeft w:val="640"/>
          <w:marRight w:val="0"/>
          <w:marTop w:val="0"/>
          <w:marBottom w:val="0"/>
          <w:divBdr>
            <w:top w:val="none" w:sz="0" w:space="0" w:color="auto"/>
            <w:left w:val="none" w:sz="0" w:space="0" w:color="auto"/>
            <w:bottom w:val="none" w:sz="0" w:space="0" w:color="auto"/>
            <w:right w:val="none" w:sz="0" w:space="0" w:color="auto"/>
          </w:divBdr>
        </w:div>
        <w:div w:id="1203326096">
          <w:marLeft w:val="640"/>
          <w:marRight w:val="0"/>
          <w:marTop w:val="0"/>
          <w:marBottom w:val="0"/>
          <w:divBdr>
            <w:top w:val="none" w:sz="0" w:space="0" w:color="auto"/>
            <w:left w:val="none" w:sz="0" w:space="0" w:color="auto"/>
            <w:bottom w:val="none" w:sz="0" w:space="0" w:color="auto"/>
            <w:right w:val="none" w:sz="0" w:space="0" w:color="auto"/>
          </w:divBdr>
        </w:div>
        <w:div w:id="1272516021">
          <w:marLeft w:val="640"/>
          <w:marRight w:val="0"/>
          <w:marTop w:val="0"/>
          <w:marBottom w:val="0"/>
          <w:divBdr>
            <w:top w:val="none" w:sz="0" w:space="0" w:color="auto"/>
            <w:left w:val="none" w:sz="0" w:space="0" w:color="auto"/>
            <w:bottom w:val="none" w:sz="0" w:space="0" w:color="auto"/>
            <w:right w:val="none" w:sz="0" w:space="0" w:color="auto"/>
          </w:divBdr>
        </w:div>
        <w:div w:id="1294943426">
          <w:marLeft w:val="640"/>
          <w:marRight w:val="0"/>
          <w:marTop w:val="0"/>
          <w:marBottom w:val="0"/>
          <w:divBdr>
            <w:top w:val="none" w:sz="0" w:space="0" w:color="auto"/>
            <w:left w:val="none" w:sz="0" w:space="0" w:color="auto"/>
            <w:bottom w:val="none" w:sz="0" w:space="0" w:color="auto"/>
            <w:right w:val="none" w:sz="0" w:space="0" w:color="auto"/>
          </w:divBdr>
        </w:div>
        <w:div w:id="1303541108">
          <w:marLeft w:val="640"/>
          <w:marRight w:val="0"/>
          <w:marTop w:val="0"/>
          <w:marBottom w:val="0"/>
          <w:divBdr>
            <w:top w:val="none" w:sz="0" w:space="0" w:color="auto"/>
            <w:left w:val="none" w:sz="0" w:space="0" w:color="auto"/>
            <w:bottom w:val="none" w:sz="0" w:space="0" w:color="auto"/>
            <w:right w:val="none" w:sz="0" w:space="0" w:color="auto"/>
          </w:divBdr>
        </w:div>
        <w:div w:id="1309673038">
          <w:marLeft w:val="640"/>
          <w:marRight w:val="0"/>
          <w:marTop w:val="0"/>
          <w:marBottom w:val="0"/>
          <w:divBdr>
            <w:top w:val="none" w:sz="0" w:space="0" w:color="auto"/>
            <w:left w:val="none" w:sz="0" w:space="0" w:color="auto"/>
            <w:bottom w:val="none" w:sz="0" w:space="0" w:color="auto"/>
            <w:right w:val="none" w:sz="0" w:space="0" w:color="auto"/>
          </w:divBdr>
        </w:div>
        <w:div w:id="1358239637">
          <w:marLeft w:val="640"/>
          <w:marRight w:val="0"/>
          <w:marTop w:val="0"/>
          <w:marBottom w:val="0"/>
          <w:divBdr>
            <w:top w:val="none" w:sz="0" w:space="0" w:color="auto"/>
            <w:left w:val="none" w:sz="0" w:space="0" w:color="auto"/>
            <w:bottom w:val="none" w:sz="0" w:space="0" w:color="auto"/>
            <w:right w:val="none" w:sz="0" w:space="0" w:color="auto"/>
          </w:divBdr>
        </w:div>
        <w:div w:id="1409377869">
          <w:marLeft w:val="640"/>
          <w:marRight w:val="0"/>
          <w:marTop w:val="0"/>
          <w:marBottom w:val="0"/>
          <w:divBdr>
            <w:top w:val="none" w:sz="0" w:space="0" w:color="auto"/>
            <w:left w:val="none" w:sz="0" w:space="0" w:color="auto"/>
            <w:bottom w:val="none" w:sz="0" w:space="0" w:color="auto"/>
            <w:right w:val="none" w:sz="0" w:space="0" w:color="auto"/>
          </w:divBdr>
        </w:div>
        <w:div w:id="1475949937">
          <w:marLeft w:val="640"/>
          <w:marRight w:val="0"/>
          <w:marTop w:val="0"/>
          <w:marBottom w:val="0"/>
          <w:divBdr>
            <w:top w:val="none" w:sz="0" w:space="0" w:color="auto"/>
            <w:left w:val="none" w:sz="0" w:space="0" w:color="auto"/>
            <w:bottom w:val="none" w:sz="0" w:space="0" w:color="auto"/>
            <w:right w:val="none" w:sz="0" w:space="0" w:color="auto"/>
          </w:divBdr>
        </w:div>
        <w:div w:id="1518618186">
          <w:marLeft w:val="640"/>
          <w:marRight w:val="0"/>
          <w:marTop w:val="0"/>
          <w:marBottom w:val="0"/>
          <w:divBdr>
            <w:top w:val="none" w:sz="0" w:space="0" w:color="auto"/>
            <w:left w:val="none" w:sz="0" w:space="0" w:color="auto"/>
            <w:bottom w:val="none" w:sz="0" w:space="0" w:color="auto"/>
            <w:right w:val="none" w:sz="0" w:space="0" w:color="auto"/>
          </w:divBdr>
        </w:div>
        <w:div w:id="1544630445">
          <w:marLeft w:val="640"/>
          <w:marRight w:val="0"/>
          <w:marTop w:val="0"/>
          <w:marBottom w:val="0"/>
          <w:divBdr>
            <w:top w:val="none" w:sz="0" w:space="0" w:color="auto"/>
            <w:left w:val="none" w:sz="0" w:space="0" w:color="auto"/>
            <w:bottom w:val="none" w:sz="0" w:space="0" w:color="auto"/>
            <w:right w:val="none" w:sz="0" w:space="0" w:color="auto"/>
          </w:divBdr>
        </w:div>
        <w:div w:id="1546133846">
          <w:marLeft w:val="640"/>
          <w:marRight w:val="0"/>
          <w:marTop w:val="0"/>
          <w:marBottom w:val="0"/>
          <w:divBdr>
            <w:top w:val="none" w:sz="0" w:space="0" w:color="auto"/>
            <w:left w:val="none" w:sz="0" w:space="0" w:color="auto"/>
            <w:bottom w:val="none" w:sz="0" w:space="0" w:color="auto"/>
            <w:right w:val="none" w:sz="0" w:space="0" w:color="auto"/>
          </w:divBdr>
        </w:div>
        <w:div w:id="1588734748">
          <w:marLeft w:val="640"/>
          <w:marRight w:val="0"/>
          <w:marTop w:val="0"/>
          <w:marBottom w:val="0"/>
          <w:divBdr>
            <w:top w:val="none" w:sz="0" w:space="0" w:color="auto"/>
            <w:left w:val="none" w:sz="0" w:space="0" w:color="auto"/>
            <w:bottom w:val="none" w:sz="0" w:space="0" w:color="auto"/>
            <w:right w:val="none" w:sz="0" w:space="0" w:color="auto"/>
          </w:divBdr>
        </w:div>
        <w:div w:id="1589658107">
          <w:marLeft w:val="640"/>
          <w:marRight w:val="0"/>
          <w:marTop w:val="0"/>
          <w:marBottom w:val="0"/>
          <w:divBdr>
            <w:top w:val="none" w:sz="0" w:space="0" w:color="auto"/>
            <w:left w:val="none" w:sz="0" w:space="0" w:color="auto"/>
            <w:bottom w:val="none" w:sz="0" w:space="0" w:color="auto"/>
            <w:right w:val="none" w:sz="0" w:space="0" w:color="auto"/>
          </w:divBdr>
        </w:div>
        <w:div w:id="1711420730">
          <w:marLeft w:val="640"/>
          <w:marRight w:val="0"/>
          <w:marTop w:val="0"/>
          <w:marBottom w:val="0"/>
          <w:divBdr>
            <w:top w:val="none" w:sz="0" w:space="0" w:color="auto"/>
            <w:left w:val="none" w:sz="0" w:space="0" w:color="auto"/>
            <w:bottom w:val="none" w:sz="0" w:space="0" w:color="auto"/>
            <w:right w:val="none" w:sz="0" w:space="0" w:color="auto"/>
          </w:divBdr>
        </w:div>
        <w:div w:id="1726441351">
          <w:marLeft w:val="640"/>
          <w:marRight w:val="0"/>
          <w:marTop w:val="0"/>
          <w:marBottom w:val="0"/>
          <w:divBdr>
            <w:top w:val="none" w:sz="0" w:space="0" w:color="auto"/>
            <w:left w:val="none" w:sz="0" w:space="0" w:color="auto"/>
            <w:bottom w:val="none" w:sz="0" w:space="0" w:color="auto"/>
            <w:right w:val="none" w:sz="0" w:space="0" w:color="auto"/>
          </w:divBdr>
        </w:div>
        <w:div w:id="1734162143">
          <w:marLeft w:val="640"/>
          <w:marRight w:val="0"/>
          <w:marTop w:val="0"/>
          <w:marBottom w:val="0"/>
          <w:divBdr>
            <w:top w:val="none" w:sz="0" w:space="0" w:color="auto"/>
            <w:left w:val="none" w:sz="0" w:space="0" w:color="auto"/>
            <w:bottom w:val="none" w:sz="0" w:space="0" w:color="auto"/>
            <w:right w:val="none" w:sz="0" w:space="0" w:color="auto"/>
          </w:divBdr>
        </w:div>
        <w:div w:id="1744984950">
          <w:marLeft w:val="640"/>
          <w:marRight w:val="0"/>
          <w:marTop w:val="0"/>
          <w:marBottom w:val="0"/>
          <w:divBdr>
            <w:top w:val="none" w:sz="0" w:space="0" w:color="auto"/>
            <w:left w:val="none" w:sz="0" w:space="0" w:color="auto"/>
            <w:bottom w:val="none" w:sz="0" w:space="0" w:color="auto"/>
            <w:right w:val="none" w:sz="0" w:space="0" w:color="auto"/>
          </w:divBdr>
        </w:div>
        <w:div w:id="1800029722">
          <w:marLeft w:val="640"/>
          <w:marRight w:val="0"/>
          <w:marTop w:val="0"/>
          <w:marBottom w:val="0"/>
          <w:divBdr>
            <w:top w:val="none" w:sz="0" w:space="0" w:color="auto"/>
            <w:left w:val="none" w:sz="0" w:space="0" w:color="auto"/>
            <w:bottom w:val="none" w:sz="0" w:space="0" w:color="auto"/>
            <w:right w:val="none" w:sz="0" w:space="0" w:color="auto"/>
          </w:divBdr>
        </w:div>
        <w:div w:id="1824199499">
          <w:marLeft w:val="640"/>
          <w:marRight w:val="0"/>
          <w:marTop w:val="0"/>
          <w:marBottom w:val="0"/>
          <w:divBdr>
            <w:top w:val="none" w:sz="0" w:space="0" w:color="auto"/>
            <w:left w:val="none" w:sz="0" w:space="0" w:color="auto"/>
            <w:bottom w:val="none" w:sz="0" w:space="0" w:color="auto"/>
            <w:right w:val="none" w:sz="0" w:space="0" w:color="auto"/>
          </w:divBdr>
        </w:div>
        <w:div w:id="1841312642">
          <w:marLeft w:val="640"/>
          <w:marRight w:val="0"/>
          <w:marTop w:val="0"/>
          <w:marBottom w:val="0"/>
          <w:divBdr>
            <w:top w:val="none" w:sz="0" w:space="0" w:color="auto"/>
            <w:left w:val="none" w:sz="0" w:space="0" w:color="auto"/>
            <w:bottom w:val="none" w:sz="0" w:space="0" w:color="auto"/>
            <w:right w:val="none" w:sz="0" w:space="0" w:color="auto"/>
          </w:divBdr>
        </w:div>
        <w:div w:id="1863082128">
          <w:marLeft w:val="640"/>
          <w:marRight w:val="0"/>
          <w:marTop w:val="0"/>
          <w:marBottom w:val="0"/>
          <w:divBdr>
            <w:top w:val="none" w:sz="0" w:space="0" w:color="auto"/>
            <w:left w:val="none" w:sz="0" w:space="0" w:color="auto"/>
            <w:bottom w:val="none" w:sz="0" w:space="0" w:color="auto"/>
            <w:right w:val="none" w:sz="0" w:space="0" w:color="auto"/>
          </w:divBdr>
        </w:div>
        <w:div w:id="1945382405">
          <w:marLeft w:val="640"/>
          <w:marRight w:val="0"/>
          <w:marTop w:val="0"/>
          <w:marBottom w:val="0"/>
          <w:divBdr>
            <w:top w:val="none" w:sz="0" w:space="0" w:color="auto"/>
            <w:left w:val="none" w:sz="0" w:space="0" w:color="auto"/>
            <w:bottom w:val="none" w:sz="0" w:space="0" w:color="auto"/>
            <w:right w:val="none" w:sz="0" w:space="0" w:color="auto"/>
          </w:divBdr>
        </w:div>
        <w:div w:id="1965453961">
          <w:marLeft w:val="640"/>
          <w:marRight w:val="0"/>
          <w:marTop w:val="0"/>
          <w:marBottom w:val="0"/>
          <w:divBdr>
            <w:top w:val="none" w:sz="0" w:space="0" w:color="auto"/>
            <w:left w:val="none" w:sz="0" w:space="0" w:color="auto"/>
            <w:bottom w:val="none" w:sz="0" w:space="0" w:color="auto"/>
            <w:right w:val="none" w:sz="0" w:space="0" w:color="auto"/>
          </w:divBdr>
        </w:div>
        <w:div w:id="2049797848">
          <w:marLeft w:val="640"/>
          <w:marRight w:val="0"/>
          <w:marTop w:val="0"/>
          <w:marBottom w:val="0"/>
          <w:divBdr>
            <w:top w:val="none" w:sz="0" w:space="0" w:color="auto"/>
            <w:left w:val="none" w:sz="0" w:space="0" w:color="auto"/>
            <w:bottom w:val="none" w:sz="0" w:space="0" w:color="auto"/>
            <w:right w:val="none" w:sz="0" w:space="0" w:color="auto"/>
          </w:divBdr>
        </w:div>
      </w:divsChild>
    </w:div>
    <w:div w:id="1334146608">
      <w:bodyDiv w:val="1"/>
      <w:marLeft w:val="0"/>
      <w:marRight w:val="0"/>
      <w:marTop w:val="0"/>
      <w:marBottom w:val="0"/>
      <w:divBdr>
        <w:top w:val="none" w:sz="0" w:space="0" w:color="auto"/>
        <w:left w:val="none" w:sz="0" w:space="0" w:color="auto"/>
        <w:bottom w:val="none" w:sz="0" w:space="0" w:color="auto"/>
        <w:right w:val="none" w:sz="0" w:space="0" w:color="auto"/>
      </w:divBdr>
      <w:divsChild>
        <w:div w:id="68701151">
          <w:marLeft w:val="640"/>
          <w:marRight w:val="0"/>
          <w:marTop w:val="0"/>
          <w:marBottom w:val="0"/>
          <w:divBdr>
            <w:top w:val="none" w:sz="0" w:space="0" w:color="auto"/>
            <w:left w:val="none" w:sz="0" w:space="0" w:color="auto"/>
            <w:bottom w:val="none" w:sz="0" w:space="0" w:color="auto"/>
            <w:right w:val="none" w:sz="0" w:space="0" w:color="auto"/>
          </w:divBdr>
        </w:div>
        <w:div w:id="89788303">
          <w:marLeft w:val="640"/>
          <w:marRight w:val="0"/>
          <w:marTop w:val="0"/>
          <w:marBottom w:val="0"/>
          <w:divBdr>
            <w:top w:val="none" w:sz="0" w:space="0" w:color="auto"/>
            <w:left w:val="none" w:sz="0" w:space="0" w:color="auto"/>
            <w:bottom w:val="none" w:sz="0" w:space="0" w:color="auto"/>
            <w:right w:val="none" w:sz="0" w:space="0" w:color="auto"/>
          </w:divBdr>
        </w:div>
        <w:div w:id="99909422">
          <w:marLeft w:val="640"/>
          <w:marRight w:val="0"/>
          <w:marTop w:val="0"/>
          <w:marBottom w:val="0"/>
          <w:divBdr>
            <w:top w:val="none" w:sz="0" w:space="0" w:color="auto"/>
            <w:left w:val="none" w:sz="0" w:space="0" w:color="auto"/>
            <w:bottom w:val="none" w:sz="0" w:space="0" w:color="auto"/>
            <w:right w:val="none" w:sz="0" w:space="0" w:color="auto"/>
          </w:divBdr>
        </w:div>
        <w:div w:id="150103209">
          <w:marLeft w:val="640"/>
          <w:marRight w:val="0"/>
          <w:marTop w:val="0"/>
          <w:marBottom w:val="0"/>
          <w:divBdr>
            <w:top w:val="none" w:sz="0" w:space="0" w:color="auto"/>
            <w:left w:val="none" w:sz="0" w:space="0" w:color="auto"/>
            <w:bottom w:val="none" w:sz="0" w:space="0" w:color="auto"/>
            <w:right w:val="none" w:sz="0" w:space="0" w:color="auto"/>
          </w:divBdr>
        </w:div>
        <w:div w:id="246696573">
          <w:marLeft w:val="640"/>
          <w:marRight w:val="0"/>
          <w:marTop w:val="0"/>
          <w:marBottom w:val="0"/>
          <w:divBdr>
            <w:top w:val="none" w:sz="0" w:space="0" w:color="auto"/>
            <w:left w:val="none" w:sz="0" w:space="0" w:color="auto"/>
            <w:bottom w:val="none" w:sz="0" w:space="0" w:color="auto"/>
            <w:right w:val="none" w:sz="0" w:space="0" w:color="auto"/>
          </w:divBdr>
        </w:div>
        <w:div w:id="527834171">
          <w:marLeft w:val="640"/>
          <w:marRight w:val="0"/>
          <w:marTop w:val="0"/>
          <w:marBottom w:val="0"/>
          <w:divBdr>
            <w:top w:val="none" w:sz="0" w:space="0" w:color="auto"/>
            <w:left w:val="none" w:sz="0" w:space="0" w:color="auto"/>
            <w:bottom w:val="none" w:sz="0" w:space="0" w:color="auto"/>
            <w:right w:val="none" w:sz="0" w:space="0" w:color="auto"/>
          </w:divBdr>
        </w:div>
        <w:div w:id="590699906">
          <w:marLeft w:val="640"/>
          <w:marRight w:val="0"/>
          <w:marTop w:val="0"/>
          <w:marBottom w:val="0"/>
          <w:divBdr>
            <w:top w:val="none" w:sz="0" w:space="0" w:color="auto"/>
            <w:left w:val="none" w:sz="0" w:space="0" w:color="auto"/>
            <w:bottom w:val="none" w:sz="0" w:space="0" w:color="auto"/>
            <w:right w:val="none" w:sz="0" w:space="0" w:color="auto"/>
          </w:divBdr>
        </w:div>
        <w:div w:id="644699988">
          <w:marLeft w:val="640"/>
          <w:marRight w:val="0"/>
          <w:marTop w:val="0"/>
          <w:marBottom w:val="0"/>
          <w:divBdr>
            <w:top w:val="none" w:sz="0" w:space="0" w:color="auto"/>
            <w:left w:val="none" w:sz="0" w:space="0" w:color="auto"/>
            <w:bottom w:val="none" w:sz="0" w:space="0" w:color="auto"/>
            <w:right w:val="none" w:sz="0" w:space="0" w:color="auto"/>
          </w:divBdr>
        </w:div>
        <w:div w:id="662045073">
          <w:marLeft w:val="640"/>
          <w:marRight w:val="0"/>
          <w:marTop w:val="0"/>
          <w:marBottom w:val="0"/>
          <w:divBdr>
            <w:top w:val="none" w:sz="0" w:space="0" w:color="auto"/>
            <w:left w:val="none" w:sz="0" w:space="0" w:color="auto"/>
            <w:bottom w:val="none" w:sz="0" w:space="0" w:color="auto"/>
            <w:right w:val="none" w:sz="0" w:space="0" w:color="auto"/>
          </w:divBdr>
        </w:div>
        <w:div w:id="727874358">
          <w:marLeft w:val="640"/>
          <w:marRight w:val="0"/>
          <w:marTop w:val="0"/>
          <w:marBottom w:val="0"/>
          <w:divBdr>
            <w:top w:val="none" w:sz="0" w:space="0" w:color="auto"/>
            <w:left w:val="none" w:sz="0" w:space="0" w:color="auto"/>
            <w:bottom w:val="none" w:sz="0" w:space="0" w:color="auto"/>
            <w:right w:val="none" w:sz="0" w:space="0" w:color="auto"/>
          </w:divBdr>
        </w:div>
        <w:div w:id="901256025">
          <w:marLeft w:val="640"/>
          <w:marRight w:val="0"/>
          <w:marTop w:val="0"/>
          <w:marBottom w:val="0"/>
          <w:divBdr>
            <w:top w:val="none" w:sz="0" w:space="0" w:color="auto"/>
            <w:left w:val="none" w:sz="0" w:space="0" w:color="auto"/>
            <w:bottom w:val="none" w:sz="0" w:space="0" w:color="auto"/>
            <w:right w:val="none" w:sz="0" w:space="0" w:color="auto"/>
          </w:divBdr>
        </w:div>
        <w:div w:id="986323862">
          <w:marLeft w:val="640"/>
          <w:marRight w:val="0"/>
          <w:marTop w:val="0"/>
          <w:marBottom w:val="0"/>
          <w:divBdr>
            <w:top w:val="none" w:sz="0" w:space="0" w:color="auto"/>
            <w:left w:val="none" w:sz="0" w:space="0" w:color="auto"/>
            <w:bottom w:val="none" w:sz="0" w:space="0" w:color="auto"/>
            <w:right w:val="none" w:sz="0" w:space="0" w:color="auto"/>
          </w:divBdr>
        </w:div>
        <w:div w:id="1071267807">
          <w:marLeft w:val="640"/>
          <w:marRight w:val="0"/>
          <w:marTop w:val="0"/>
          <w:marBottom w:val="0"/>
          <w:divBdr>
            <w:top w:val="none" w:sz="0" w:space="0" w:color="auto"/>
            <w:left w:val="none" w:sz="0" w:space="0" w:color="auto"/>
            <w:bottom w:val="none" w:sz="0" w:space="0" w:color="auto"/>
            <w:right w:val="none" w:sz="0" w:space="0" w:color="auto"/>
          </w:divBdr>
        </w:div>
        <w:div w:id="1090198439">
          <w:marLeft w:val="640"/>
          <w:marRight w:val="0"/>
          <w:marTop w:val="0"/>
          <w:marBottom w:val="0"/>
          <w:divBdr>
            <w:top w:val="none" w:sz="0" w:space="0" w:color="auto"/>
            <w:left w:val="none" w:sz="0" w:space="0" w:color="auto"/>
            <w:bottom w:val="none" w:sz="0" w:space="0" w:color="auto"/>
            <w:right w:val="none" w:sz="0" w:space="0" w:color="auto"/>
          </w:divBdr>
        </w:div>
        <w:div w:id="1132141073">
          <w:marLeft w:val="640"/>
          <w:marRight w:val="0"/>
          <w:marTop w:val="0"/>
          <w:marBottom w:val="0"/>
          <w:divBdr>
            <w:top w:val="none" w:sz="0" w:space="0" w:color="auto"/>
            <w:left w:val="none" w:sz="0" w:space="0" w:color="auto"/>
            <w:bottom w:val="none" w:sz="0" w:space="0" w:color="auto"/>
            <w:right w:val="none" w:sz="0" w:space="0" w:color="auto"/>
          </w:divBdr>
        </w:div>
        <w:div w:id="1178035546">
          <w:marLeft w:val="640"/>
          <w:marRight w:val="0"/>
          <w:marTop w:val="0"/>
          <w:marBottom w:val="0"/>
          <w:divBdr>
            <w:top w:val="none" w:sz="0" w:space="0" w:color="auto"/>
            <w:left w:val="none" w:sz="0" w:space="0" w:color="auto"/>
            <w:bottom w:val="none" w:sz="0" w:space="0" w:color="auto"/>
            <w:right w:val="none" w:sz="0" w:space="0" w:color="auto"/>
          </w:divBdr>
        </w:div>
        <w:div w:id="1213006012">
          <w:marLeft w:val="640"/>
          <w:marRight w:val="0"/>
          <w:marTop w:val="0"/>
          <w:marBottom w:val="0"/>
          <w:divBdr>
            <w:top w:val="none" w:sz="0" w:space="0" w:color="auto"/>
            <w:left w:val="none" w:sz="0" w:space="0" w:color="auto"/>
            <w:bottom w:val="none" w:sz="0" w:space="0" w:color="auto"/>
            <w:right w:val="none" w:sz="0" w:space="0" w:color="auto"/>
          </w:divBdr>
        </w:div>
        <w:div w:id="1372732164">
          <w:marLeft w:val="640"/>
          <w:marRight w:val="0"/>
          <w:marTop w:val="0"/>
          <w:marBottom w:val="0"/>
          <w:divBdr>
            <w:top w:val="none" w:sz="0" w:space="0" w:color="auto"/>
            <w:left w:val="none" w:sz="0" w:space="0" w:color="auto"/>
            <w:bottom w:val="none" w:sz="0" w:space="0" w:color="auto"/>
            <w:right w:val="none" w:sz="0" w:space="0" w:color="auto"/>
          </w:divBdr>
        </w:div>
        <w:div w:id="1413431364">
          <w:marLeft w:val="640"/>
          <w:marRight w:val="0"/>
          <w:marTop w:val="0"/>
          <w:marBottom w:val="0"/>
          <w:divBdr>
            <w:top w:val="none" w:sz="0" w:space="0" w:color="auto"/>
            <w:left w:val="none" w:sz="0" w:space="0" w:color="auto"/>
            <w:bottom w:val="none" w:sz="0" w:space="0" w:color="auto"/>
            <w:right w:val="none" w:sz="0" w:space="0" w:color="auto"/>
          </w:divBdr>
        </w:div>
        <w:div w:id="1414467367">
          <w:marLeft w:val="640"/>
          <w:marRight w:val="0"/>
          <w:marTop w:val="0"/>
          <w:marBottom w:val="0"/>
          <w:divBdr>
            <w:top w:val="none" w:sz="0" w:space="0" w:color="auto"/>
            <w:left w:val="none" w:sz="0" w:space="0" w:color="auto"/>
            <w:bottom w:val="none" w:sz="0" w:space="0" w:color="auto"/>
            <w:right w:val="none" w:sz="0" w:space="0" w:color="auto"/>
          </w:divBdr>
        </w:div>
        <w:div w:id="1448432615">
          <w:marLeft w:val="640"/>
          <w:marRight w:val="0"/>
          <w:marTop w:val="0"/>
          <w:marBottom w:val="0"/>
          <w:divBdr>
            <w:top w:val="none" w:sz="0" w:space="0" w:color="auto"/>
            <w:left w:val="none" w:sz="0" w:space="0" w:color="auto"/>
            <w:bottom w:val="none" w:sz="0" w:space="0" w:color="auto"/>
            <w:right w:val="none" w:sz="0" w:space="0" w:color="auto"/>
          </w:divBdr>
        </w:div>
        <w:div w:id="1498570023">
          <w:marLeft w:val="640"/>
          <w:marRight w:val="0"/>
          <w:marTop w:val="0"/>
          <w:marBottom w:val="0"/>
          <w:divBdr>
            <w:top w:val="none" w:sz="0" w:space="0" w:color="auto"/>
            <w:left w:val="none" w:sz="0" w:space="0" w:color="auto"/>
            <w:bottom w:val="none" w:sz="0" w:space="0" w:color="auto"/>
            <w:right w:val="none" w:sz="0" w:space="0" w:color="auto"/>
          </w:divBdr>
        </w:div>
        <w:div w:id="1534879881">
          <w:marLeft w:val="640"/>
          <w:marRight w:val="0"/>
          <w:marTop w:val="0"/>
          <w:marBottom w:val="0"/>
          <w:divBdr>
            <w:top w:val="none" w:sz="0" w:space="0" w:color="auto"/>
            <w:left w:val="none" w:sz="0" w:space="0" w:color="auto"/>
            <w:bottom w:val="none" w:sz="0" w:space="0" w:color="auto"/>
            <w:right w:val="none" w:sz="0" w:space="0" w:color="auto"/>
          </w:divBdr>
        </w:div>
        <w:div w:id="1551530533">
          <w:marLeft w:val="640"/>
          <w:marRight w:val="0"/>
          <w:marTop w:val="0"/>
          <w:marBottom w:val="0"/>
          <w:divBdr>
            <w:top w:val="none" w:sz="0" w:space="0" w:color="auto"/>
            <w:left w:val="none" w:sz="0" w:space="0" w:color="auto"/>
            <w:bottom w:val="none" w:sz="0" w:space="0" w:color="auto"/>
            <w:right w:val="none" w:sz="0" w:space="0" w:color="auto"/>
          </w:divBdr>
        </w:div>
        <w:div w:id="1607886512">
          <w:marLeft w:val="640"/>
          <w:marRight w:val="0"/>
          <w:marTop w:val="0"/>
          <w:marBottom w:val="0"/>
          <w:divBdr>
            <w:top w:val="none" w:sz="0" w:space="0" w:color="auto"/>
            <w:left w:val="none" w:sz="0" w:space="0" w:color="auto"/>
            <w:bottom w:val="none" w:sz="0" w:space="0" w:color="auto"/>
            <w:right w:val="none" w:sz="0" w:space="0" w:color="auto"/>
          </w:divBdr>
        </w:div>
        <w:div w:id="1629966971">
          <w:marLeft w:val="640"/>
          <w:marRight w:val="0"/>
          <w:marTop w:val="0"/>
          <w:marBottom w:val="0"/>
          <w:divBdr>
            <w:top w:val="none" w:sz="0" w:space="0" w:color="auto"/>
            <w:left w:val="none" w:sz="0" w:space="0" w:color="auto"/>
            <w:bottom w:val="none" w:sz="0" w:space="0" w:color="auto"/>
            <w:right w:val="none" w:sz="0" w:space="0" w:color="auto"/>
          </w:divBdr>
        </w:div>
        <w:div w:id="1632324408">
          <w:marLeft w:val="640"/>
          <w:marRight w:val="0"/>
          <w:marTop w:val="0"/>
          <w:marBottom w:val="0"/>
          <w:divBdr>
            <w:top w:val="none" w:sz="0" w:space="0" w:color="auto"/>
            <w:left w:val="none" w:sz="0" w:space="0" w:color="auto"/>
            <w:bottom w:val="none" w:sz="0" w:space="0" w:color="auto"/>
            <w:right w:val="none" w:sz="0" w:space="0" w:color="auto"/>
          </w:divBdr>
        </w:div>
        <w:div w:id="1706254628">
          <w:marLeft w:val="640"/>
          <w:marRight w:val="0"/>
          <w:marTop w:val="0"/>
          <w:marBottom w:val="0"/>
          <w:divBdr>
            <w:top w:val="none" w:sz="0" w:space="0" w:color="auto"/>
            <w:left w:val="none" w:sz="0" w:space="0" w:color="auto"/>
            <w:bottom w:val="none" w:sz="0" w:space="0" w:color="auto"/>
            <w:right w:val="none" w:sz="0" w:space="0" w:color="auto"/>
          </w:divBdr>
        </w:div>
        <w:div w:id="1740976248">
          <w:marLeft w:val="640"/>
          <w:marRight w:val="0"/>
          <w:marTop w:val="0"/>
          <w:marBottom w:val="0"/>
          <w:divBdr>
            <w:top w:val="none" w:sz="0" w:space="0" w:color="auto"/>
            <w:left w:val="none" w:sz="0" w:space="0" w:color="auto"/>
            <w:bottom w:val="none" w:sz="0" w:space="0" w:color="auto"/>
            <w:right w:val="none" w:sz="0" w:space="0" w:color="auto"/>
          </w:divBdr>
        </w:div>
        <w:div w:id="1753041936">
          <w:marLeft w:val="640"/>
          <w:marRight w:val="0"/>
          <w:marTop w:val="0"/>
          <w:marBottom w:val="0"/>
          <w:divBdr>
            <w:top w:val="none" w:sz="0" w:space="0" w:color="auto"/>
            <w:left w:val="none" w:sz="0" w:space="0" w:color="auto"/>
            <w:bottom w:val="none" w:sz="0" w:space="0" w:color="auto"/>
            <w:right w:val="none" w:sz="0" w:space="0" w:color="auto"/>
          </w:divBdr>
        </w:div>
        <w:div w:id="2017491274">
          <w:marLeft w:val="640"/>
          <w:marRight w:val="0"/>
          <w:marTop w:val="0"/>
          <w:marBottom w:val="0"/>
          <w:divBdr>
            <w:top w:val="none" w:sz="0" w:space="0" w:color="auto"/>
            <w:left w:val="none" w:sz="0" w:space="0" w:color="auto"/>
            <w:bottom w:val="none" w:sz="0" w:space="0" w:color="auto"/>
            <w:right w:val="none" w:sz="0" w:space="0" w:color="auto"/>
          </w:divBdr>
        </w:div>
        <w:div w:id="2095055762">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18314187">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48077616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14887593">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658457770">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sChild>
    </w:div>
    <w:div w:id="1355033681">
      <w:bodyDiv w:val="1"/>
      <w:marLeft w:val="0"/>
      <w:marRight w:val="0"/>
      <w:marTop w:val="0"/>
      <w:marBottom w:val="0"/>
      <w:divBdr>
        <w:top w:val="none" w:sz="0" w:space="0" w:color="auto"/>
        <w:left w:val="none" w:sz="0" w:space="0" w:color="auto"/>
        <w:bottom w:val="none" w:sz="0" w:space="0" w:color="auto"/>
        <w:right w:val="none" w:sz="0" w:space="0" w:color="auto"/>
      </w:divBdr>
      <w:divsChild>
        <w:div w:id="58284760">
          <w:marLeft w:val="640"/>
          <w:marRight w:val="0"/>
          <w:marTop w:val="0"/>
          <w:marBottom w:val="0"/>
          <w:divBdr>
            <w:top w:val="none" w:sz="0" w:space="0" w:color="auto"/>
            <w:left w:val="none" w:sz="0" w:space="0" w:color="auto"/>
            <w:bottom w:val="none" w:sz="0" w:space="0" w:color="auto"/>
            <w:right w:val="none" w:sz="0" w:space="0" w:color="auto"/>
          </w:divBdr>
        </w:div>
        <w:div w:id="111288935">
          <w:marLeft w:val="640"/>
          <w:marRight w:val="0"/>
          <w:marTop w:val="0"/>
          <w:marBottom w:val="0"/>
          <w:divBdr>
            <w:top w:val="none" w:sz="0" w:space="0" w:color="auto"/>
            <w:left w:val="none" w:sz="0" w:space="0" w:color="auto"/>
            <w:bottom w:val="none" w:sz="0" w:space="0" w:color="auto"/>
            <w:right w:val="none" w:sz="0" w:space="0" w:color="auto"/>
          </w:divBdr>
        </w:div>
        <w:div w:id="218325078">
          <w:marLeft w:val="640"/>
          <w:marRight w:val="0"/>
          <w:marTop w:val="0"/>
          <w:marBottom w:val="0"/>
          <w:divBdr>
            <w:top w:val="none" w:sz="0" w:space="0" w:color="auto"/>
            <w:left w:val="none" w:sz="0" w:space="0" w:color="auto"/>
            <w:bottom w:val="none" w:sz="0" w:space="0" w:color="auto"/>
            <w:right w:val="none" w:sz="0" w:space="0" w:color="auto"/>
          </w:divBdr>
        </w:div>
        <w:div w:id="257569245">
          <w:marLeft w:val="640"/>
          <w:marRight w:val="0"/>
          <w:marTop w:val="0"/>
          <w:marBottom w:val="0"/>
          <w:divBdr>
            <w:top w:val="none" w:sz="0" w:space="0" w:color="auto"/>
            <w:left w:val="none" w:sz="0" w:space="0" w:color="auto"/>
            <w:bottom w:val="none" w:sz="0" w:space="0" w:color="auto"/>
            <w:right w:val="none" w:sz="0" w:space="0" w:color="auto"/>
          </w:divBdr>
        </w:div>
        <w:div w:id="269049118">
          <w:marLeft w:val="640"/>
          <w:marRight w:val="0"/>
          <w:marTop w:val="0"/>
          <w:marBottom w:val="0"/>
          <w:divBdr>
            <w:top w:val="none" w:sz="0" w:space="0" w:color="auto"/>
            <w:left w:val="none" w:sz="0" w:space="0" w:color="auto"/>
            <w:bottom w:val="none" w:sz="0" w:space="0" w:color="auto"/>
            <w:right w:val="none" w:sz="0" w:space="0" w:color="auto"/>
          </w:divBdr>
        </w:div>
        <w:div w:id="318198054">
          <w:marLeft w:val="640"/>
          <w:marRight w:val="0"/>
          <w:marTop w:val="0"/>
          <w:marBottom w:val="0"/>
          <w:divBdr>
            <w:top w:val="none" w:sz="0" w:space="0" w:color="auto"/>
            <w:left w:val="none" w:sz="0" w:space="0" w:color="auto"/>
            <w:bottom w:val="none" w:sz="0" w:space="0" w:color="auto"/>
            <w:right w:val="none" w:sz="0" w:space="0" w:color="auto"/>
          </w:divBdr>
        </w:div>
        <w:div w:id="351343732">
          <w:marLeft w:val="640"/>
          <w:marRight w:val="0"/>
          <w:marTop w:val="0"/>
          <w:marBottom w:val="0"/>
          <w:divBdr>
            <w:top w:val="none" w:sz="0" w:space="0" w:color="auto"/>
            <w:left w:val="none" w:sz="0" w:space="0" w:color="auto"/>
            <w:bottom w:val="none" w:sz="0" w:space="0" w:color="auto"/>
            <w:right w:val="none" w:sz="0" w:space="0" w:color="auto"/>
          </w:divBdr>
        </w:div>
        <w:div w:id="435176455">
          <w:marLeft w:val="640"/>
          <w:marRight w:val="0"/>
          <w:marTop w:val="0"/>
          <w:marBottom w:val="0"/>
          <w:divBdr>
            <w:top w:val="none" w:sz="0" w:space="0" w:color="auto"/>
            <w:left w:val="none" w:sz="0" w:space="0" w:color="auto"/>
            <w:bottom w:val="none" w:sz="0" w:space="0" w:color="auto"/>
            <w:right w:val="none" w:sz="0" w:space="0" w:color="auto"/>
          </w:divBdr>
        </w:div>
        <w:div w:id="525485620">
          <w:marLeft w:val="640"/>
          <w:marRight w:val="0"/>
          <w:marTop w:val="0"/>
          <w:marBottom w:val="0"/>
          <w:divBdr>
            <w:top w:val="none" w:sz="0" w:space="0" w:color="auto"/>
            <w:left w:val="none" w:sz="0" w:space="0" w:color="auto"/>
            <w:bottom w:val="none" w:sz="0" w:space="0" w:color="auto"/>
            <w:right w:val="none" w:sz="0" w:space="0" w:color="auto"/>
          </w:divBdr>
        </w:div>
        <w:div w:id="628127628">
          <w:marLeft w:val="640"/>
          <w:marRight w:val="0"/>
          <w:marTop w:val="0"/>
          <w:marBottom w:val="0"/>
          <w:divBdr>
            <w:top w:val="none" w:sz="0" w:space="0" w:color="auto"/>
            <w:left w:val="none" w:sz="0" w:space="0" w:color="auto"/>
            <w:bottom w:val="none" w:sz="0" w:space="0" w:color="auto"/>
            <w:right w:val="none" w:sz="0" w:space="0" w:color="auto"/>
          </w:divBdr>
        </w:div>
        <w:div w:id="761801564">
          <w:marLeft w:val="640"/>
          <w:marRight w:val="0"/>
          <w:marTop w:val="0"/>
          <w:marBottom w:val="0"/>
          <w:divBdr>
            <w:top w:val="none" w:sz="0" w:space="0" w:color="auto"/>
            <w:left w:val="none" w:sz="0" w:space="0" w:color="auto"/>
            <w:bottom w:val="none" w:sz="0" w:space="0" w:color="auto"/>
            <w:right w:val="none" w:sz="0" w:space="0" w:color="auto"/>
          </w:divBdr>
        </w:div>
        <w:div w:id="800422062">
          <w:marLeft w:val="640"/>
          <w:marRight w:val="0"/>
          <w:marTop w:val="0"/>
          <w:marBottom w:val="0"/>
          <w:divBdr>
            <w:top w:val="none" w:sz="0" w:space="0" w:color="auto"/>
            <w:left w:val="none" w:sz="0" w:space="0" w:color="auto"/>
            <w:bottom w:val="none" w:sz="0" w:space="0" w:color="auto"/>
            <w:right w:val="none" w:sz="0" w:space="0" w:color="auto"/>
          </w:divBdr>
        </w:div>
        <w:div w:id="1060324546">
          <w:marLeft w:val="640"/>
          <w:marRight w:val="0"/>
          <w:marTop w:val="0"/>
          <w:marBottom w:val="0"/>
          <w:divBdr>
            <w:top w:val="none" w:sz="0" w:space="0" w:color="auto"/>
            <w:left w:val="none" w:sz="0" w:space="0" w:color="auto"/>
            <w:bottom w:val="none" w:sz="0" w:space="0" w:color="auto"/>
            <w:right w:val="none" w:sz="0" w:space="0" w:color="auto"/>
          </w:divBdr>
        </w:div>
        <w:div w:id="1120732743">
          <w:marLeft w:val="640"/>
          <w:marRight w:val="0"/>
          <w:marTop w:val="0"/>
          <w:marBottom w:val="0"/>
          <w:divBdr>
            <w:top w:val="none" w:sz="0" w:space="0" w:color="auto"/>
            <w:left w:val="none" w:sz="0" w:space="0" w:color="auto"/>
            <w:bottom w:val="none" w:sz="0" w:space="0" w:color="auto"/>
            <w:right w:val="none" w:sz="0" w:space="0" w:color="auto"/>
          </w:divBdr>
        </w:div>
        <w:div w:id="1149982928">
          <w:marLeft w:val="640"/>
          <w:marRight w:val="0"/>
          <w:marTop w:val="0"/>
          <w:marBottom w:val="0"/>
          <w:divBdr>
            <w:top w:val="none" w:sz="0" w:space="0" w:color="auto"/>
            <w:left w:val="none" w:sz="0" w:space="0" w:color="auto"/>
            <w:bottom w:val="none" w:sz="0" w:space="0" w:color="auto"/>
            <w:right w:val="none" w:sz="0" w:space="0" w:color="auto"/>
          </w:divBdr>
        </w:div>
        <w:div w:id="1163740694">
          <w:marLeft w:val="640"/>
          <w:marRight w:val="0"/>
          <w:marTop w:val="0"/>
          <w:marBottom w:val="0"/>
          <w:divBdr>
            <w:top w:val="none" w:sz="0" w:space="0" w:color="auto"/>
            <w:left w:val="none" w:sz="0" w:space="0" w:color="auto"/>
            <w:bottom w:val="none" w:sz="0" w:space="0" w:color="auto"/>
            <w:right w:val="none" w:sz="0" w:space="0" w:color="auto"/>
          </w:divBdr>
        </w:div>
        <w:div w:id="1202861508">
          <w:marLeft w:val="640"/>
          <w:marRight w:val="0"/>
          <w:marTop w:val="0"/>
          <w:marBottom w:val="0"/>
          <w:divBdr>
            <w:top w:val="none" w:sz="0" w:space="0" w:color="auto"/>
            <w:left w:val="none" w:sz="0" w:space="0" w:color="auto"/>
            <w:bottom w:val="none" w:sz="0" w:space="0" w:color="auto"/>
            <w:right w:val="none" w:sz="0" w:space="0" w:color="auto"/>
          </w:divBdr>
        </w:div>
        <w:div w:id="1226985403">
          <w:marLeft w:val="640"/>
          <w:marRight w:val="0"/>
          <w:marTop w:val="0"/>
          <w:marBottom w:val="0"/>
          <w:divBdr>
            <w:top w:val="none" w:sz="0" w:space="0" w:color="auto"/>
            <w:left w:val="none" w:sz="0" w:space="0" w:color="auto"/>
            <w:bottom w:val="none" w:sz="0" w:space="0" w:color="auto"/>
            <w:right w:val="none" w:sz="0" w:space="0" w:color="auto"/>
          </w:divBdr>
        </w:div>
        <w:div w:id="1319114153">
          <w:marLeft w:val="640"/>
          <w:marRight w:val="0"/>
          <w:marTop w:val="0"/>
          <w:marBottom w:val="0"/>
          <w:divBdr>
            <w:top w:val="none" w:sz="0" w:space="0" w:color="auto"/>
            <w:left w:val="none" w:sz="0" w:space="0" w:color="auto"/>
            <w:bottom w:val="none" w:sz="0" w:space="0" w:color="auto"/>
            <w:right w:val="none" w:sz="0" w:space="0" w:color="auto"/>
          </w:divBdr>
        </w:div>
        <w:div w:id="1412389530">
          <w:marLeft w:val="640"/>
          <w:marRight w:val="0"/>
          <w:marTop w:val="0"/>
          <w:marBottom w:val="0"/>
          <w:divBdr>
            <w:top w:val="none" w:sz="0" w:space="0" w:color="auto"/>
            <w:left w:val="none" w:sz="0" w:space="0" w:color="auto"/>
            <w:bottom w:val="none" w:sz="0" w:space="0" w:color="auto"/>
            <w:right w:val="none" w:sz="0" w:space="0" w:color="auto"/>
          </w:divBdr>
        </w:div>
        <w:div w:id="1430463138">
          <w:marLeft w:val="640"/>
          <w:marRight w:val="0"/>
          <w:marTop w:val="0"/>
          <w:marBottom w:val="0"/>
          <w:divBdr>
            <w:top w:val="none" w:sz="0" w:space="0" w:color="auto"/>
            <w:left w:val="none" w:sz="0" w:space="0" w:color="auto"/>
            <w:bottom w:val="none" w:sz="0" w:space="0" w:color="auto"/>
            <w:right w:val="none" w:sz="0" w:space="0" w:color="auto"/>
          </w:divBdr>
        </w:div>
        <w:div w:id="1474636108">
          <w:marLeft w:val="640"/>
          <w:marRight w:val="0"/>
          <w:marTop w:val="0"/>
          <w:marBottom w:val="0"/>
          <w:divBdr>
            <w:top w:val="none" w:sz="0" w:space="0" w:color="auto"/>
            <w:left w:val="none" w:sz="0" w:space="0" w:color="auto"/>
            <w:bottom w:val="none" w:sz="0" w:space="0" w:color="auto"/>
            <w:right w:val="none" w:sz="0" w:space="0" w:color="auto"/>
          </w:divBdr>
        </w:div>
        <w:div w:id="1819573386">
          <w:marLeft w:val="640"/>
          <w:marRight w:val="0"/>
          <w:marTop w:val="0"/>
          <w:marBottom w:val="0"/>
          <w:divBdr>
            <w:top w:val="none" w:sz="0" w:space="0" w:color="auto"/>
            <w:left w:val="none" w:sz="0" w:space="0" w:color="auto"/>
            <w:bottom w:val="none" w:sz="0" w:space="0" w:color="auto"/>
            <w:right w:val="none" w:sz="0" w:space="0" w:color="auto"/>
          </w:divBdr>
        </w:div>
        <w:div w:id="1836215275">
          <w:marLeft w:val="640"/>
          <w:marRight w:val="0"/>
          <w:marTop w:val="0"/>
          <w:marBottom w:val="0"/>
          <w:divBdr>
            <w:top w:val="none" w:sz="0" w:space="0" w:color="auto"/>
            <w:left w:val="none" w:sz="0" w:space="0" w:color="auto"/>
            <w:bottom w:val="none" w:sz="0" w:space="0" w:color="auto"/>
            <w:right w:val="none" w:sz="0" w:space="0" w:color="auto"/>
          </w:divBdr>
        </w:div>
        <w:div w:id="1871915678">
          <w:marLeft w:val="640"/>
          <w:marRight w:val="0"/>
          <w:marTop w:val="0"/>
          <w:marBottom w:val="0"/>
          <w:divBdr>
            <w:top w:val="none" w:sz="0" w:space="0" w:color="auto"/>
            <w:left w:val="none" w:sz="0" w:space="0" w:color="auto"/>
            <w:bottom w:val="none" w:sz="0" w:space="0" w:color="auto"/>
            <w:right w:val="none" w:sz="0" w:space="0" w:color="auto"/>
          </w:divBdr>
        </w:div>
        <w:div w:id="2068339320">
          <w:marLeft w:val="640"/>
          <w:marRight w:val="0"/>
          <w:marTop w:val="0"/>
          <w:marBottom w:val="0"/>
          <w:divBdr>
            <w:top w:val="none" w:sz="0" w:space="0" w:color="auto"/>
            <w:left w:val="none" w:sz="0" w:space="0" w:color="auto"/>
            <w:bottom w:val="none" w:sz="0" w:space="0" w:color="auto"/>
            <w:right w:val="none" w:sz="0" w:space="0" w:color="auto"/>
          </w:divBdr>
        </w:div>
        <w:div w:id="2113934442">
          <w:marLeft w:val="640"/>
          <w:marRight w:val="0"/>
          <w:marTop w:val="0"/>
          <w:marBottom w:val="0"/>
          <w:divBdr>
            <w:top w:val="none" w:sz="0" w:space="0" w:color="auto"/>
            <w:left w:val="none" w:sz="0" w:space="0" w:color="auto"/>
            <w:bottom w:val="none" w:sz="0" w:space="0" w:color="auto"/>
            <w:right w:val="none" w:sz="0" w:space="0" w:color="auto"/>
          </w:divBdr>
        </w:div>
      </w:divsChild>
    </w:div>
    <w:div w:id="1380402048">
      <w:bodyDiv w:val="1"/>
      <w:marLeft w:val="0"/>
      <w:marRight w:val="0"/>
      <w:marTop w:val="0"/>
      <w:marBottom w:val="0"/>
      <w:divBdr>
        <w:top w:val="none" w:sz="0" w:space="0" w:color="auto"/>
        <w:left w:val="none" w:sz="0" w:space="0" w:color="auto"/>
        <w:bottom w:val="none" w:sz="0" w:space="0" w:color="auto"/>
        <w:right w:val="none" w:sz="0" w:space="0" w:color="auto"/>
      </w:divBdr>
    </w:div>
    <w:div w:id="1388919249">
      <w:bodyDiv w:val="1"/>
      <w:marLeft w:val="0"/>
      <w:marRight w:val="0"/>
      <w:marTop w:val="0"/>
      <w:marBottom w:val="0"/>
      <w:divBdr>
        <w:top w:val="none" w:sz="0" w:space="0" w:color="auto"/>
        <w:left w:val="none" w:sz="0" w:space="0" w:color="auto"/>
        <w:bottom w:val="none" w:sz="0" w:space="0" w:color="auto"/>
        <w:right w:val="none" w:sz="0" w:space="0" w:color="auto"/>
      </w:divBdr>
      <w:divsChild>
        <w:div w:id="13192426">
          <w:marLeft w:val="640"/>
          <w:marRight w:val="0"/>
          <w:marTop w:val="0"/>
          <w:marBottom w:val="0"/>
          <w:divBdr>
            <w:top w:val="none" w:sz="0" w:space="0" w:color="auto"/>
            <w:left w:val="none" w:sz="0" w:space="0" w:color="auto"/>
            <w:bottom w:val="none" w:sz="0" w:space="0" w:color="auto"/>
            <w:right w:val="none" w:sz="0" w:space="0" w:color="auto"/>
          </w:divBdr>
        </w:div>
        <w:div w:id="241256364">
          <w:marLeft w:val="640"/>
          <w:marRight w:val="0"/>
          <w:marTop w:val="0"/>
          <w:marBottom w:val="0"/>
          <w:divBdr>
            <w:top w:val="none" w:sz="0" w:space="0" w:color="auto"/>
            <w:left w:val="none" w:sz="0" w:space="0" w:color="auto"/>
            <w:bottom w:val="none" w:sz="0" w:space="0" w:color="auto"/>
            <w:right w:val="none" w:sz="0" w:space="0" w:color="auto"/>
          </w:divBdr>
        </w:div>
        <w:div w:id="270355414">
          <w:marLeft w:val="640"/>
          <w:marRight w:val="0"/>
          <w:marTop w:val="0"/>
          <w:marBottom w:val="0"/>
          <w:divBdr>
            <w:top w:val="none" w:sz="0" w:space="0" w:color="auto"/>
            <w:left w:val="none" w:sz="0" w:space="0" w:color="auto"/>
            <w:bottom w:val="none" w:sz="0" w:space="0" w:color="auto"/>
            <w:right w:val="none" w:sz="0" w:space="0" w:color="auto"/>
          </w:divBdr>
        </w:div>
        <w:div w:id="323054228">
          <w:marLeft w:val="640"/>
          <w:marRight w:val="0"/>
          <w:marTop w:val="0"/>
          <w:marBottom w:val="0"/>
          <w:divBdr>
            <w:top w:val="none" w:sz="0" w:space="0" w:color="auto"/>
            <w:left w:val="none" w:sz="0" w:space="0" w:color="auto"/>
            <w:bottom w:val="none" w:sz="0" w:space="0" w:color="auto"/>
            <w:right w:val="none" w:sz="0" w:space="0" w:color="auto"/>
          </w:divBdr>
        </w:div>
        <w:div w:id="331370065">
          <w:marLeft w:val="640"/>
          <w:marRight w:val="0"/>
          <w:marTop w:val="0"/>
          <w:marBottom w:val="0"/>
          <w:divBdr>
            <w:top w:val="none" w:sz="0" w:space="0" w:color="auto"/>
            <w:left w:val="none" w:sz="0" w:space="0" w:color="auto"/>
            <w:bottom w:val="none" w:sz="0" w:space="0" w:color="auto"/>
            <w:right w:val="none" w:sz="0" w:space="0" w:color="auto"/>
          </w:divBdr>
        </w:div>
        <w:div w:id="372389211">
          <w:marLeft w:val="640"/>
          <w:marRight w:val="0"/>
          <w:marTop w:val="0"/>
          <w:marBottom w:val="0"/>
          <w:divBdr>
            <w:top w:val="none" w:sz="0" w:space="0" w:color="auto"/>
            <w:left w:val="none" w:sz="0" w:space="0" w:color="auto"/>
            <w:bottom w:val="none" w:sz="0" w:space="0" w:color="auto"/>
            <w:right w:val="none" w:sz="0" w:space="0" w:color="auto"/>
          </w:divBdr>
        </w:div>
        <w:div w:id="465901901">
          <w:marLeft w:val="640"/>
          <w:marRight w:val="0"/>
          <w:marTop w:val="0"/>
          <w:marBottom w:val="0"/>
          <w:divBdr>
            <w:top w:val="none" w:sz="0" w:space="0" w:color="auto"/>
            <w:left w:val="none" w:sz="0" w:space="0" w:color="auto"/>
            <w:bottom w:val="none" w:sz="0" w:space="0" w:color="auto"/>
            <w:right w:val="none" w:sz="0" w:space="0" w:color="auto"/>
          </w:divBdr>
        </w:div>
        <w:div w:id="476000714">
          <w:marLeft w:val="640"/>
          <w:marRight w:val="0"/>
          <w:marTop w:val="0"/>
          <w:marBottom w:val="0"/>
          <w:divBdr>
            <w:top w:val="none" w:sz="0" w:space="0" w:color="auto"/>
            <w:left w:val="none" w:sz="0" w:space="0" w:color="auto"/>
            <w:bottom w:val="none" w:sz="0" w:space="0" w:color="auto"/>
            <w:right w:val="none" w:sz="0" w:space="0" w:color="auto"/>
          </w:divBdr>
        </w:div>
        <w:div w:id="496191312">
          <w:marLeft w:val="640"/>
          <w:marRight w:val="0"/>
          <w:marTop w:val="0"/>
          <w:marBottom w:val="0"/>
          <w:divBdr>
            <w:top w:val="none" w:sz="0" w:space="0" w:color="auto"/>
            <w:left w:val="none" w:sz="0" w:space="0" w:color="auto"/>
            <w:bottom w:val="none" w:sz="0" w:space="0" w:color="auto"/>
            <w:right w:val="none" w:sz="0" w:space="0" w:color="auto"/>
          </w:divBdr>
        </w:div>
        <w:div w:id="559941575">
          <w:marLeft w:val="640"/>
          <w:marRight w:val="0"/>
          <w:marTop w:val="0"/>
          <w:marBottom w:val="0"/>
          <w:divBdr>
            <w:top w:val="none" w:sz="0" w:space="0" w:color="auto"/>
            <w:left w:val="none" w:sz="0" w:space="0" w:color="auto"/>
            <w:bottom w:val="none" w:sz="0" w:space="0" w:color="auto"/>
            <w:right w:val="none" w:sz="0" w:space="0" w:color="auto"/>
          </w:divBdr>
        </w:div>
        <w:div w:id="580411393">
          <w:marLeft w:val="640"/>
          <w:marRight w:val="0"/>
          <w:marTop w:val="0"/>
          <w:marBottom w:val="0"/>
          <w:divBdr>
            <w:top w:val="none" w:sz="0" w:space="0" w:color="auto"/>
            <w:left w:val="none" w:sz="0" w:space="0" w:color="auto"/>
            <w:bottom w:val="none" w:sz="0" w:space="0" w:color="auto"/>
            <w:right w:val="none" w:sz="0" w:space="0" w:color="auto"/>
          </w:divBdr>
        </w:div>
        <w:div w:id="589200350">
          <w:marLeft w:val="640"/>
          <w:marRight w:val="0"/>
          <w:marTop w:val="0"/>
          <w:marBottom w:val="0"/>
          <w:divBdr>
            <w:top w:val="none" w:sz="0" w:space="0" w:color="auto"/>
            <w:left w:val="none" w:sz="0" w:space="0" w:color="auto"/>
            <w:bottom w:val="none" w:sz="0" w:space="0" w:color="auto"/>
            <w:right w:val="none" w:sz="0" w:space="0" w:color="auto"/>
          </w:divBdr>
        </w:div>
        <w:div w:id="590816329">
          <w:marLeft w:val="640"/>
          <w:marRight w:val="0"/>
          <w:marTop w:val="0"/>
          <w:marBottom w:val="0"/>
          <w:divBdr>
            <w:top w:val="none" w:sz="0" w:space="0" w:color="auto"/>
            <w:left w:val="none" w:sz="0" w:space="0" w:color="auto"/>
            <w:bottom w:val="none" w:sz="0" w:space="0" w:color="auto"/>
            <w:right w:val="none" w:sz="0" w:space="0" w:color="auto"/>
          </w:divBdr>
        </w:div>
        <w:div w:id="663900412">
          <w:marLeft w:val="640"/>
          <w:marRight w:val="0"/>
          <w:marTop w:val="0"/>
          <w:marBottom w:val="0"/>
          <w:divBdr>
            <w:top w:val="none" w:sz="0" w:space="0" w:color="auto"/>
            <w:left w:val="none" w:sz="0" w:space="0" w:color="auto"/>
            <w:bottom w:val="none" w:sz="0" w:space="0" w:color="auto"/>
            <w:right w:val="none" w:sz="0" w:space="0" w:color="auto"/>
          </w:divBdr>
        </w:div>
        <w:div w:id="684327432">
          <w:marLeft w:val="640"/>
          <w:marRight w:val="0"/>
          <w:marTop w:val="0"/>
          <w:marBottom w:val="0"/>
          <w:divBdr>
            <w:top w:val="none" w:sz="0" w:space="0" w:color="auto"/>
            <w:left w:val="none" w:sz="0" w:space="0" w:color="auto"/>
            <w:bottom w:val="none" w:sz="0" w:space="0" w:color="auto"/>
            <w:right w:val="none" w:sz="0" w:space="0" w:color="auto"/>
          </w:divBdr>
        </w:div>
        <w:div w:id="728529139">
          <w:marLeft w:val="640"/>
          <w:marRight w:val="0"/>
          <w:marTop w:val="0"/>
          <w:marBottom w:val="0"/>
          <w:divBdr>
            <w:top w:val="none" w:sz="0" w:space="0" w:color="auto"/>
            <w:left w:val="none" w:sz="0" w:space="0" w:color="auto"/>
            <w:bottom w:val="none" w:sz="0" w:space="0" w:color="auto"/>
            <w:right w:val="none" w:sz="0" w:space="0" w:color="auto"/>
          </w:divBdr>
        </w:div>
        <w:div w:id="731124647">
          <w:marLeft w:val="640"/>
          <w:marRight w:val="0"/>
          <w:marTop w:val="0"/>
          <w:marBottom w:val="0"/>
          <w:divBdr>
            <w:top w:val="none" w:sz="0" w:space="0" w:color="auto"/>
            <w:left w:val="none" w:sz="0" w:space="0" w:color="auto"/>
            <w:bottom w:val="none" w:sz="0" w:space="0" w:color="auto"/>
            <w:right w:val="none" w:sz="0" w:space="0" w:color="auto"/>
          </w:divBdr>
        </w:div>
        <w:div w:id="826743813">
          <w:marLeft w:val="640"/>
          <w:marRight w:val="0"/>
          <w:marTop w:val="0"/>
          <w:marBottom w:val="0"/>
          <w:divBdr>
            <w:top w:val="none" w:sz="0" w:space="0" w:color="auto"/>
            <w:left w:val="none" w:sz="0" w:space="0" w:color="auto"/>
            <w:bottom w:val="none" w:sz="0" w:space="0" w:color="auto"/>
            <w:right w:val="none" w:sz="0" w:space="0" w:color="auto"/>
          </w:divBdr>
        </w:div>
        <w:div w:id="858810459">
          <w:marLeft w:val="640"/>
          <w:marRight w:val="0"/>
          <w:marTop w:val="0"/>
          <w:marBottom w:val="0"/>
          <w:divBdr>
            <w:top w:val="none" w:sz="0" w:space="0" w:color="auto"/>
            <w:left w:val="none" w:sz="0" w:space="0" w:color="auto"/>
            <w:bottom w:val="none" w:sz="0" w:space="0" w:color="auto"/>
            <w:right w:val="none" w:sz="0" w:space="0" w:color="auto"/>
          </w:divBdr>
        </w:div>
        <w:div w:id="970669901">
          <w:marLeft w:val="640"/>
          <w:marRight w:val="0"/>
          <w:marTop w:val="0"/>
          <w:marBottom w:val="0"/>
          <w:divBdr>
            <w:top w:val="none" w:sz="0" w:space="0" w:color="auto"/>
            <w:left w:val="none" w:sz="0" w:space="0" w:color="auto"/>
            <w:bottom w:val="none" w:sz="0" w:space="0" w:color="auto"/>
            <w:right w:val="none" w:sz="0" w:space="0" w:color="auto"/>
          </w:divBdr>
        </w:div>
        <w:div w:id="996375942">
          <w:marLeft w:val="640"/>
          <w:marRight w:val="0"/>
          <w:marTop w:val="0"/>
          <w:marBottom w:val="0"/>
          <w:divBdr>
            <w:top w:val="none" w:sz="0" w:space="0" w:color="auto"/>
            <w:left w:val="none" w:sz="0" w:space="0" w:color="auto"/>
            <w:bottom w:val="none" w:sz="0" w:space="0" w:color="auto"/>
            <w:right w:val="none" w:sz="0" w:space="0" w:color="auto"/>
          </w:divBdr>
        </w:div>
        <w:div w:id="1181703543">
          <w:marLeft w:val="640"/>
          <w:marRight w:val="0"/>
          <w:marTop w:val="0"/>
          <w:marBottom w:val="0"/>
          <w:divBdr>
            <w:top w:val="none" w:sz="0" w:space="0" w:color="auto"/>
            <w:left w:val="none" w:sz="0" w:space="0" w:color="auto"/>
            <w:bottom w:val="none" w:sz="0" w:space="0" w:color="auto"/>
            <w:right w:val="none" w:sz="0" w:space="0" w:color="auto"/>
          </w:divBdr>
        </w:div>
        <w:div w:id="1273635049">
          <w:marLeft w:val="640"/>
          <w:marRight w:val="0"/>
          <w:marTop w:val="0"/>
          <w:marBottom w:val="0"/>
          <w:divBdr>
            <w:top w:val="none" w:sz="0" w:space="0" w:color="auto"/>
            <w:left w:val="none" w:sz="0" w:space="0" w:color="auto"/>
            <w:bottom w:val="none" w:sz="0" w:space="0" w:color="auto"/>
            <w:right w:val="none" w:sz="0" w:space="0" w:color="auto"/>
          </w:divBdr>
        </w:div>
        <w:div w:id="1346438301">
          <w:marLeft w:val="640"/>
          <w:marRight w:val="0"/>
          <w:marTop w:val="0"/>
          <w:marBottom w:val="0"/>
          <w:divBdr>
            <w:top w:val="none" w:sz="0" w:space="0" w:color="auto"/>
            <w:left w:val="none" w:sz="0" w:space="0" w:color="auto"/>
            <w:bottom w:val="none" w:sz="0" w:space="0" w:color="auto"/>
            <w:right w:val="none" w:sz="0" w:space="0" w:color="auto"/>
          </w:divBdr>
        </w:div>
        <w:div w:id="1541091622">
          <w:marLeft w:val="640"/>
          <w:marRight w:val="0"/>
          <w:marTop w:val="0"/>
          <w:marBottom w:val="0"/>
          <w:divBdr>
            <w:top w:val="none" w:sz="0" w:space="0" w:color="auto"/>
            <w:left w:val="none" w:sz="0" w:space="0" w:color="auto"/>
            <w:bottom w:val="none" w:sz="0" w:space="0" w:color="auto"/>
            <w:right w:val="none" w:sz="0" w:space="0" w:color="auto"/>
          </w:divBdr>
        </w:div>
        <w:div w:id="1671249048">
          <w:marLeft w:val="640"/>
          <w:marRight w:val="0"/>
          <w:marTop w:val="0"/>
          <w:marBottom w:val="0"/>
          <w:divBdr>
            <w:top w:val="none" w:sz="0" w:space="0" w:color="auto"/>
            <w:left w:val="none" w:sz="0" w:space="0" w:color="auto"/>
            <w:bottom w:val="none" w:sz="0" w:space="0" w:color="auto"/>
            <w:right w:val="none" w:sz="0" w:space="0" w:color="auto"/>
          </w:divBdr>
        </w:div>
        <w:div w:id="1705979394">
          <w:marLeft w:val="640"/>
          <w:marRight w:val="0"/>
          <w:marTop w:val="0"/>
          <w:marBottom w:val="0"/>
          <w:divBdr>
            <w:top w:val="none" w:sz="0" w:space="0" w:color="auto"/>
            <w:left w:val="none" w:sz="0" w:space="0" w:color="auto"/>
            <w:bottom w:val="none" w:sz="0" w:space="0" w:color="auto"/>
            <w:right w:val="none" w:sz="0" w:space="0" w:color="auto"/>
          </w:divBdr>
        </w:div>
        <w:div w:id="1824199163">
          <w:marLeft w:val="640"/>
          <w:marRight w:val="0"/>
          <w:marTop w:val="0"/>
          <w:marBottom w:val="0"/>
          <w:divBdr>
            <w:top w:val="none" w:sz="0" w:space="0" w:color="auto"/>
            <w:left w:val="none" w:sz="0" w:space="0" w:color="auto"/>
            <w:bottom w:val="none" w:sz="0" w:space="0" w:color="auto"/>
            <w:right w:val="none" w:sz="0" w:space="0" w:color="auto"/>
          </w:divBdr>
        </w:div>
        <w:div w:id="1860318703">
          <w:marLeft w:val="640"/>
          <w:marRight w:val="0"/>
          <w:marTop w:val="0"/>
          <w:marBottom w:val="0"/>
          <w:divBdr>
            <w:top w:val="none" w:sz="0" w:space="0" w:color="auto"/>
            <w:left w:val="none" w:sz="0" w:space="0" w:color="auto"/>
            <w:bottom w:val="none" w:sz="0" w:space="0" w:color="auto"/>
            <w:right w:val="none" w:sz="0" w:space="0" w:color="auto"/>
          </w:divBdr>
        </w:div>
        <w:div w:id="1900439270">
          <w:marLeft w:val="640"/>
          <w:marRight w:val="0"/>
          <w:marTop w:val="0"/>
          <w:marBottom w:val="0"/>
          <w:divBdr>
            <w:top w:val="none" w:sz="0" w:space="0" w:color="auto"/>
            <w:left w:val="none" w:sz="0" w:space="0" w:color="auto"/>
            <w:bottom w:val="none" w:sz="0" w:space="0" w:color="auto"/>
            <w:right w:val="none" w:sz="0" w:space="0" w:color="auto"/>
          </w:divBdr>
        </w:div>
        <w:div w:id="1945333930">
          <w:marLeft w:val="640"/>
          <w:marRight w:val="0"/>
          <w:marTop w:val="0"/>
          <w:marBottom w:val="0"/>
          <w:divBdr>
            <w:top w:val="none" w:sz="0" w:space="0" w:color="auto"/>
            <w:left w:val="none" w:sz="0" w:space="0" w:color="auto"/>
            <w:bottom w:val="none" w:sz="0" w:space="0" w:color="auto"/>
            <w:right w:val="none" w:sz="0" w:space="0" w:color="auto"/>
          </w:divBdr>
        </w:div>
        <w:div w:id="1964530478">
          <w:marLeft w:val="640"/>
          <w:marRight w:val="0"/>
          <w:marTop w:val="0"/>
          <w:marBottom w:val="0"/>
          <w:divBdr>
            <w:top w:val="none" w:sz="0" w:space="0" w:color="auto"/>
            <w:left w:val="none" w:sz="0" w:space="0" w:color="auto"/>
            <w:bottom w:val="none" w:sz="0" w:space="0" w:color="auto"/>
            <w:right w:val="none" w:sz="0" w:space="0" w:color="auto"/>
          </w:divBdr>
        </w:div>
      </w:divsChild>
    </w:div>
    <w:div w:id="1394350070">
      <w:bodyDiv w:val="1"/>
      <w:marLeft w:val="0"/>
      <w:marRight w:val="0"/>
      <w:marTop w:val="0"/>
      <w:marBottom w:val="0"/>
      <w:divBdr>
        <w:top w:val="none" w:sz="0" w:space="0" w:color="auto"/>
        <w:left w:val="none" w:sz="0" w:space="0" w:color="auto"/>
        <w:bottom w:val="none" w:sz="0" w:space="0" w:color="auto"/>
        <w:right w:val="none" w:sz="0" w:space="0" w:color="auto"/>
      </w:divBdr>
      <w:divsChild>
        <w:div w:id="138377977">
          <w:marLeft w:val="640"/>
          <w:marRight w:val="0"/>
          <w:marTop w:val="0"/>
          <w:marBottom w:val="0"/>
          <w:divBdr>
            <w:top w:val="none" w:sz="0" w:space="0" w:color="auto"/>
            <w:left w:val="none" w:sz="0" w:space="0" w:color="auto"/>
            <w:bottom w:val="none" w:sz="0" w:space="0" w:color="auto"/>
            <w:right w:val="none" w:sz="0" w:space="0" w:color="auto"/>
          </w:divBdr>
        </w:div>
        <w:div w:id="245310359">
          <w:marLeft w:val="640"/>
          <w:marRight w:val="0"/>
          <w:marTop w:val="0"/>
          <w:marBottom w:val="0"/>
          <w:divBdr>
            <w:top w:val="none" w:sz="0" w:space="0" w:color="auto"/>
            <w:left w:val="none" w:sz="0" w:space="0" w:color="auto"/>
            <w:bottom w:val="none" w:sz="0" w:space="0" w:color="auto"/>
            <w:right w:val="none" w:sz="0" w:space="0" w:color="auto"/>
          </w:divBdr>
        </w:div>
        <w:div w:id="322048938">
          <w:marLeft w:val="640"/>
          <w:marRight w:val="0"/>
          <w:marTop w:val="0"/>
          <w:marBottom w:val="0"/>
          <w:divBdr>
            <w:top w:val="none" w:sz="0" w:space="0" w:color="auto"/>
            <w:left w:val="none" w:sz="0" w:space="0" w:color="auto"/>
            <w:bottom w:val="none" w:sz="0" w:space="0" w:color="auto"/>
            <w:right w:val="none" w:sz="0" w:space="0" w:color="auto"/>
          </w:divBdr>
        </w:div>
        <w:div w:id="412092207">
          <w:marLeft w:val="640"/>
          <w:marRight w:val="0"/>
          <w:marTop w:val="0"/>
          <w:marBottom w:val="0"/>
          <w:divBdr>
            <w:top w:val="none" w:sz="0" w:space="0" w:color="auto"/>
            <w:left w:val="none" w:sz="0" w:space="0" w:color="auto"/>
            <w:bottom w:val="none" w:sz="0" w:space="0" w:color="auto"/>
            <w:right w:val="none" w:sz="0" w:space="0" w:color="auto"/>
          </w:divBdr>
        </w:div>
        <w:div w:id="437674407">
          <w:marLeft w:val="640"/>
          <w:marRight w:val="0"/>
          <w:marTop w:val="0"/>
          <w:marBottom w:val="0"/>
          <w:divBdr>
            <w:top w:val="none" w:sz="0" w:space="0" w:color="auto"/>
            <w:left w:val="none" w:sz="0" w:space="0" w:color="auto"/>
            <w:bottom w:val="none" w:sz="0" w:space="0" w:color="auto"/>
            <w:right w:val="none" w:sz="0" w:space="0" w:color="auto"/>
          </w:divBdr>
        </w:div>
        <w:div w:id="559175851">
          <w:marLeft w:val="640"/>
          <w:marRight w:val="0"/>
          <w:marTop w:val="0"/>
          <w:marBottom w:val="0"/>
          <w:divBdr>
            <w:top w:val="none" w:sz="0" w:space="0" w:color="auto"/>
            <w:left w:val="none" w:sz="0" w:space="0" w:color="auto"/>
            <w:bottom w:val="none" w:sz="0" w:space="0" w:color="auto"/>
            <w:right w:val="none" w:sz="0" w:space="0" w:color="auto"/>
          </w:divBdr>
        </w:div>
        <w:div w:id="644553312">
          <w:marLeft w:val="640"/>
          <w:marRight w:val="0"/>
          <w:marTop w:val="0"/>
          <w:marBottom w:val="0"/>
          <w:divBdr>
            <w:top w:val="none" w:sz="0" w:space="0" w:color="auto"/>
            <w:left w:val="none" w:sz="0" w:space="0" w:color="auto"/>
            <w:bottom w:val="none" w:sz="0" w:space="0" w:color="auto"/>
            <w:right w:val="none" w:sz="0" w:space="0" w:color="auto"/>
          </w:divBdr>
        </w:div>
        <w:div w:id="687562816">
          <w:marLeft w:val="640"/>
          <w:marRight w:val="0"/>
          <w:marTop w:val="0"/>
          <w:marBottom w:val="0"/>
          <w:divBdr>
            <w:top w:val="none" w:sz="0" w:space="0" w:color="auto"/>
            <w:left w:val="none" w:sz="0" w:space="0" w:color="auto"/>
            <w:bottom w:val="none" w:sz="0" w:space="0" w:color="auto"/>
            <w:right w:val="none" w:sz="0" w:space="0" w:color="auto"/>
          </w:divBdr>
        </w:div>
        <w:div w:id="758480624">
          <w:marLeft w:val="640"/>
          <w:marRight w:val="0"/>
          <w:marTop w:val="0"/>
          <w:marBottom w:val="0"/>
          <w:divBdr>
            <w:top w:val="none" w:sz="0" w:space="0" w:color="auto"/>
            <w:left w:val="none" w:sz="0" w:space="0" w:color="auto"/>
            <w:bottom w:val="none" w:sz="0" w:space="0" w:color="auto"/>
            <w:right w:val="none" w:sz="0" w:space="0" w:color="auto"/>
          </w:divBdr>
        </w:div>
        <w:div w:id="792212425">
          <w:marLeft w:val="640"/>
          <w:marRight w:val="0"/>
          <w:marTop w:val="0"/>
          <w:marBottom w:val="0"/>
          <w:divBdr>
            <w:top w:val="none" w:sz="0" w:space="0" w:color="auto"/>
            <w:left w:val="none" w:sz="0" w:space="0" w:color="auto"/>
            <w:bottom w:val="none" w:sz="0" w:space="0" w:color="auto"/>
            <w:right w:val="none" w:sz="0" w:space="0" w:color="auto"/>
          </w:divBdr>
        </w:div>
        <w:div w:id="794562271">
          <w:marLeft w:val="640"/>
          <w:marRight w:val="0"/>
          <w:marTop w:val="0"/>
          <w:marBottom w:val="0"/>
          <w:divBdr>
            <w:top w:val="none" w:sz="0" w:space="0" w:color="auto"/>
            <w:left w:val="none" w:sz="0" w:space="0" w:color="auto"/>
            <w:bottom w:val="none" w:sz="0" w:space="0" w:color="auto"/>
            <w:right w:val="none" w:sz="0" w:space="0" w:color="auto"/>
          </w:divBdr>
        </w:div>
        <w:div w:id="834956891">
          <w:marLeft w:val="640"/>
          <w:marRight w:val="0"/>
          <w:marTop w:val="0"/>
          <w:marBottom w:val="0"/>
          <w:divBdr>
            <w:top w:val="none" w:sz="0" w:space="0" w:color="auto"/>
            <w:left w:val="none" w:sz="0" w:space="0" w:color="auto"/>
            <w:bottom w:val="none" w:sz="0" w:space="0" w:color="auto"/>
            <w:right w:val="none" w:sz="0" w:space="0" w:color="auto"/>
          </w:divBdr>
        </w:div>
        <w:div w:id="863902760">
          <w:marLeft w:val="640"/>
          <w:marRight w:val="0"/>
          <w:marTop w:val="0"/>
          <w:marBottom w:val="0"/>
          <w:divBdr>
            <w:top w:val="none" w:sz="0" w:space="0" w:color="auto"/>
            <w:left w:val="none" w:sz="0" w:space="0" w:color="auto"/>
            <w:bottom w:val="none" w:sz="0" w:space="0" w:color="auto"/>
            <w:right w:val="none" w:sz="0" w:space="0" w:color="auto"/>
          </w:divBdr>
        </w:div>
        <w:div w:id="891120187">
          <w:marLeft w:val="640"/>
          <w:marRight w:val="0"/>
          <w:marTop w:val="0"/>
          <w:marBottom w:val="0"/>
          <w:divBdr>
            <w:top w:val="none" w:sz="0" w:space="0" w:color="auto"/>
            <w:left w:val="none" w:sz="0" w:space="0" w:color="auto"/>
            <w:bottom w:val="none" w:sz="0" w:space="0" w:color="auto"/>
            <w:right w:val="none" w:sz="0" w:space="0" w:color="auto"/>
          </w:divBdr>
        </w:div>
        <w:div w:id="1163622262">
          <w:marLeft w:val="640"/>
          <w:marRight w:val="0"/>
          <w:marTop w:val="0"/>
          <w:marBottom w:val="0"/>
          <w:divBdr>
            <w:top w:val="none" w:sz="0" w:space="0" w:color="auto"/>
            <w:left w:val="none" w:sz="0" w:space="0" w:color="auto"/>
            <w:bottom w:val="none" w:sz="0" w:space="0" w:color="auto"/>
            <w:right w:val="none" w:sz="0" w:space="0" w:color="auto"/>
          </w:divBdr>
        </w:div>
        <w:div w:id="1244341574">
          <w:marLeft w:val="640"/>
          <w:marRight w:val="0"/>
          <w:marTop w:val="0"/>
          <w:marBottom w:val="0"/>
          <w:divBdr>
            <w:top w:val="none" w:sz="0" w:space="0" w:color="auto"/>
            <w:left w:val="none" w:sz="0" w:space="0" w:color="auto"/>
            <w:bottom w:val="none" w:sz="0" w:space="0" w:color="auto"/>
            <w:right w:val="none" w:sz="0" w:space="0" w:color="auto"/>
          </w:divBdr>
        </w:div>
        <w:div w:id="1324966882">
          <w:marLeft w:val="640"/>
          <w:marRight w:val="0"/>
          <w:marTop w:val="0"/>
          <w:marBottom w:val="0"/>
          <w:divBdr>
            <w:top w:val="none" w:sz="0" w:space="0" w:color="auto"/>
            <w:left w:val="none" w:sz="0" w:space="0" w:color="auto"/>
            <w:bottom w:val="none" w:sz="0" w:space="0" w:color="auto"/>
            <w:right w:val="none" w:sz="0" w:space="0" w:color="auto"/>
          </w:divBdr>
        </w:div>
        <w:div w:id="1433625212">
          <w:marLeft w:val="640"/>
          <w:marRight w:val="0"/>
          <w:marTop w:val="0"/>
          <w:marBottom w:val="0"/>
          <w:divBdr>
            <w:top w:val="none" w:sz="0" w:space="0" w:color="auto"/>
            <w:left w:val="none" w:sz="0" w:space="0" w:color="auto"/>
            <w:bottom w:val="none" w:sz="0" w:space="0" w:color="auto"/>
            <w:right w:val="none" w:sz="0" w:space="0" w:color="auto"/>
          </w:divBdr>
        </w:div>
        <w:div w:id="1781417490">
          <w:marLeft w:val="640"/>
          <w:marRight w:val="0"/>
          <w:marTop w:val="0"/>
          <w:marBottom w:val="0"/>
          <w:divBdr>
            <w:top w:val="none" w:sz="0" w:space="0" w:color="auto"/>
            <w:left w:val="none" w:sz="0" w:space="0" w:color="auto"/>
            <w:bottom w:val="none" w:sz="0" w:space="0" w:color="auto"/>
            <w:right w:val="none" w:sz="0" w:space="0" w:color="auto"/>
          </w:divBdr>
        </w:div>
        <w:div w:id="1862284132">
          <w:marLeft w:val="640"/>
          <w:marRight w:val="0"/>
          <w:marTop w:val="0"/>
          <w:marBottom w:val="0"/>
          <w:divBdr>
            <w:top w:val="none" w:sz="0" w:space="0" w:color="auto"/>
            <w:left w:val="none" w:sz="0" w:space="0" w:color="auto"/>
            <w:bottom w:val="none" w:sz="0" w:space="0" w:color="auto"/>
            <w:right w:val="none" w:sz="0" w:space="0" w:color="auto"/>
          </w:divBdr>
        </w:div>
        <w:div w:id="1905873955">
          <w:marLeft w:val="640"/>
          <w:marRight w:val="0"/>
          <w:marTop w:val="0"/>
          <w:marBottom w:val="0"/>
          <w:divBdr>
            <w:top w:val="none" w:sz="0" w:space="0" w:color="auto"/>
            <w:left w:val="none" w:sz="0" w:space="0" w:color="auto"/>
            <w:bottom w:val="none" w:sz="0" w:space="0" w:color="auto"/>
            <w:right w:val="none" w:sz="0" w:space="0" w:color="auto"/>
          </w:divBdr>
        </w:div>
        <w:div w:id="1917275072">
          <w:marLeft w:val="640"/>
          <w:marRight w:val="0"/>
          <w:marTop w:val="0"/>
          <w:marBottom w:val="0"/>
          <w:divBdr>
            <w:top w:val="none" w:sz="0" w:space="0" w:color="auto"/>
            <w:left w:val="none" w:sz="0" w:space="0" w:color="auto"/>
            <w:bottom w:val="none" w:sz="0" w:space="0" w:color="auto"/>
            <w:right w:val="none" w:sz="0" w:space="0" w:color="auto"/>
          </w:divBdr>
        </w:div>
        <w:div w:id="1933198643">
          <w:marLeft w:val="640"/>
          <w:marRight w:val="0"/>
          <w:marTop w:val="0"/>
          <w:marBottom w:val="0"/>
          <w:divBdr>
            <w:top w:val="none" w:sz="0" w:space="0" w:color="auto"/>
            <w:left w:val="none" w:sz="0" w:space="0" w:color="auto"/>
            <w:bottom w:val="none" w:sz="0" w:space="0" w:color="auto"/>
            <w:right w:val="none" w:sz="0" w:space="0" w:color="auto"/>
          </w:divBdr>
        </w:div>
        <w:div w:id="1957058117">
          <w:marLeft w:val="640"/>
          <w:marRight w:val="0"/>
          <w:marTop w:val="0"/>
          <w:marBottom w:val="0"/>
          <w:divBdr>
            <w:top w:val="none" w:sz="0" w:space="0" w:color="auto"/>
            <w:left w:val="none" w:sz="0" w:space="0" w:color="auto"/>
            <w:bottom w:val="none" w:sz="0" w:space="0" w:color="auto"/>
            <w:right w:val="none" w:sz="0" w:space="0" w:color="auto"/>
          </w:divBdr>
        </w:div>
        <w:div w:id="2109231567">
          <w:marLeft w:val="640"/>
          <w:marRight w:val="0"/>
          <w:marTop w:val="0"/>
          <w:marBottom w:val="0"/>
          <w:divBdr>
            <w:top w:val="none" w:sz="0" w:space="0" w:color="auto"/>
            <w:left w:val="none" w:sz="0" w:space="0" w:color="auto"/>
            <w:bottom w:val="none" w:sz="0" w:space="0" w:color="auto"/>
            <w:right w:val="none" w:sz="0" w:space="0" w:color="auto"/>
          </w:divBdr>
        </w:div>
        <w:div w:id="2123257301">
          <w:marLeft w:val="640"/>
          <w:marRight w:val="0"/>
          <w:marTop w:val="0"/>
          <w:marBottom w:val="0"/>
          <w:divBdr>
            <w:top w:val="none" w:sz="0" w:space="0" w:color="auto"/>
            <w:left w:val="none" w:sz="0" w:space="0" w:color="auto"/>
            <w:bottom w:val="none" w:sz="0" w:space="0" w:color="auto"/>
            <w:right w:val="none" w:sz="0" w:space="0" w:color="auto"/>
          </w:divBdr>
        </w:div>
      </w:divsChild>
    </w:div>
    <w:div w:id="1415589051">
      <w:bodyDiv w:val="1"/>
      <w:marLeft w:val="0"/>
      <w:marRight w:val="0"/>
      <w:marTop w:val="0"/>
      <w:marBottom w:val="0"/>
      <w:divBdr>
        <w:top w:val="none" w:sz="0" w:space="0" w:color="auto"/>
        <w:left w:val="none" w:sz="0" w:space="0" w:color="auto"/>
        <w:bottom w:val="none" w:sz="0" w:space="0" w:color="auto"/>
        <w:right w:val="none" w:sz="0" w:space="0" w:color="auto"/>
      </w:divBdr>
      <w:divsChild>
        <w:div w:id="40592298">
          <w:marLeft w:val="640"/>
          <w:marRight w:val="0"/>
          <w:marTop w:val="0"/>
          <w:marBottom w:val="0"/>
          <w:divBdr>
            <w:top w:val="none" w:sz="0" w:space="0" w:color="auto"/>
            <w:left w:val="none" w:sz="0" w:space="0" w:color="auto"/>
            <w:bottom w:val="none" w:sz="0" w:space="0" w:color="auto"/>
            <w:right w:val="none" w:sz="0" w:space="0" w:color="auto"/>
          </w:divBdr>
        </w:div>
        <w:div w:id="116871315">
          <w:marLeft w:val="640"/>
          <w:marRight w:val="0"/>
          <w:marTop w:val="0"/>
          <w:marBottom w:val="0"/>
          <w:divBdr>
            <w:top w:val="none" w:sz="0" w:space="0" w:color="auto"/>
            <w:left w:val="none" w:sz="0" w:space="0" w:color="auto"/>
            <w:bottom w:val="none" w:sz="0" w:space="0" w:color="auto"/>
            <w:right w:val="none" w:sz="0" w:space="0" w:color="auto"/>
          </w:divBdr>
        </w:div>
        <w:div w:id="162211756">
          <w:marLeft w:val="640"/>
          <w:marRight w:val="0"/>
          <w:marTop w:val="0"/>
          <w:marBottom w:val="0"/>
          <w:divBdr>
            <w:top w:val="none" w:sz="0" w:space="0" w:color="auto"/>
            <w:left w:val="none" w:sz="0" w:space="0" w:color="auto"/>
            <w:bottom w:val="none" w:sz="0" w:space="0" w:color="auto"/>
            <w:right w:val="none" w:sz="0" w:space="0" w:color="auto"/>
          </w:divBdr>
        </w:div>
        <w:div w:id="258606164">
          <w:marLeft w:val="640"/>
          <w:marRight w:val="0"/>
          <w:marTop w:val="0"/>
          <w:marBottom w:val="0"/>
          <w:divBdr>
            <w:top w:val="none" w:sz="0" w:space="0" w:color="auto"/>
            <w:left w:val="none" w:sz="0" w:space="0" w:color="auto"/>
            <w:bottom w:val="none" w:sz="0" w:space="0" w:color="auto"/>
            <w:right w:val="none" w:sz="0" w:space="0" w:color="auto"/>
          </w:divBdr>
        </w:div>
        <w:div w:id="316232407">
          <w:marLeft w:val="640"/>
          <w:marRight w:val="0"/>
          <w:marTop w:val="0"/>
          <w:marBottom w:val="0"/>
          <w:divBdr>
            <w:top w:val="none" w:sz="0" w:space="0" w:color="auto"/>
            <w:left w:val="none" w:sz="0" w:space="0" w:color="auto"/>
            <w:bottom w:val="none" w:sz="0" w:space="0" w:color="auto"/>
            <w:right w:val="none" w:sz="0" w:space="0" w:color="auto"/>
          </w:divBdr>
        </w:div>
        <w:div w:id="321663502">
          <w:marLeft w:val="640"/>
          <w:marRight w:val="0"/>
          <w:marTop w:val="0"/>
          <w:marBottom w:val="0"/>
          <w:divBdr>
            <w:top w:val="none" w:sz="0" w:space="0" w:color="auto"/>
            <w:left w:val="none" w:sz="0" w:space="0" w:color="auto"/>
            <w:bottom w:val="none" w:sz="0" w:space="0" w:color="auto"/>
            <w:right w:val="none" w:sz="0" w:space="0" w:color="auto"/>
          </w:divBdr>
        </w:div>
        <w:div w:id="386801257">
          <w:marLeft w:val="640"/>
          <w:marRight w:val="0"/>
          <w:marTop w:val="0"/>
          <w:marBottom w:val="0"/>
          <w:divBdr>
            <w:top w:val="none" w:sz="0" w:space="0" w:color="auto"/>
            <w:left w:val="none" w:sz="0" w:space="0" w:color="auto"/>
            <w:bottom w:val="none" w:sz="0" w:space="0" w:color="auto"/>
            <w:right w:val="none" w:sz="0" w:space="0" w:color="auto"/>
          </w:divBdr>
        </w:div>
        <w:div w:id="497813042">
          <w:marLeft w:val="640"/>
          <w:marRight w:val="0"/>
          <w:marTop w:val="0"/>
          <w:marBottom w:val="0"/>
          <w:divBdr>
            <w:top w:val="none" w:sz="0" w:space="0" w:color="auto"/>
            <w:left w:val="none" w:sz="0" w:space="0" w:color="auto"/>
            <w:bottom w:val="none" w:sz="0" w:space="0" w:color="auto"/>
            <w:right w:val="none" w:sz="0" w:space="0" w:color="auto"/>
          </w:divBdr>
        </w:div>
        <w:div w:id="565146488">
          <w:marLeft w:val="640"/>
          <w:marRight w:val="0"/>
          <w:marTop w:val="0"/>
          <w:marBottom w:val="0"/>
          <w:divBdr>
            <w:top w:val="none" w:sz="0" w:space="0" w:color="auto"/>
            <w:left w:val="none" w:sz="0" w:space="0" w:color="auto"/>
            <w:bottom w:val="none" w:sz="0" w:space="0" w:color="auto"/>
            <w:right w:val="none" w:sz="0" w:space="0" w:color="auto"/>
          </w:divBdr>
        </w:div>
        <w:div w:id="572205264">
          <w:marLeft w:val="640"/>
          <w:marRight w:val="0"/>
          <w:marTop w:val="0"/>
          <w:marBottom w:val="0"/>
          <w:divBdr>
            <w:top w:val="none" w:sz="0" w:space="0" w:color="auto"/>
            <w:left w:val="none" w:sz="0" w:space="0" w:color="auto"/>
            <w:bottom w:val="none" w:sz="0" w:space="0" w:color="auto"/>
            <w:right w:val="none" w:sz="0" w:space="0" w:color="auto"/>
          </w:divBdr>
        </w:div>
        <w:div w:id="593896891">
          <w:marLeft w:val="640"/>
          <w:marRight w:val="0"/>
          <w:marTop w:val="0"/>
          <w:marBottom w:val="0"/>
          <w:divBdr>
            <w:top w:val="none" w:sz="0" w:space="0" w:color="auto"/>
            <w:left w:val="none" w:sz="0" w:space="0" w:color="auto"/>
            <w:bottom w:val="none" w:sz="0" w:space="0" w:color="auto"/>
            <w:right w:val="none" w:sz="0" w:space="0" w:color="auto"/>
          </w:divBdr>
        </w:div>
        <w:div w:id="609170765">
          <w:marLeft w:val="640"/>
          <w:marRight w:val="0"/>
          <w:marTop w:val="0"/>
          <w:marBottom w:val="0"/>
          <w:divBdr>
            <w:top w:val="none" w:sz="0" w:space="0" w:color="auto"/>
            <w:left w:val="none" w:sz="0" w:space="0" w:color="auto"/>
            <w:bottom w:val="none" w:sz="0" w:space="0" w:color="auto"/>
            <w:right w:val="none" w:sz="0" w:space="0" w:color="auto"/>
          </w:divBdr>
        </w:div>
        <w:div w:id="741222895">
          <w:marLeft w:val="640"/>
          <w:marRight w:val="0"/>
          <w:marTop w:val="0"/>
          <w:marBottom w:val="0"/>
          <w:divBdr>
            <w:top w:val="none" w:sz="0" w:space="0" w:color="auto"/>
            <w:left w:val="none" w:sz="0" w:space="0" w:color="auto"/>
            <w:bottom w:val="none" w:sz="0" w:space="0" w:color="auto"/>
            <w:right w:val="none" w:sz="0" w:space="0" w:color="auto"/>
          </w:divBdr>
        </w:div>
        <w:div w:id="784353451">
          <w:marLeft w:val="640"/>
          <w:marRight w:val="0"/>
          <w:marTop w:val="0"/>
          <w:marBottom w:val="0"/>
          <w:divBdr>
            <w:top w:val="none" w:sz="0" w:space="0" w:color="auto"/>
            <w:left w:val="none" w:sz="0" w:space="0" w:color="auto"/>
            <w:bottom w:val="none" w:sz="0" w:space="0" w:color="auto"/>
            <w:right w:val="none" w:sz="0" w:space="0" w:color="auto"/>
          </w:divBdr>
        </w:div>
        <w:div w:id="931474382">
          <w:marLeft w:val="640"/>
          <w:marRight w:val="0"/>
          <w:marTop w:val="0"/>
          <w:marBottom w:val="0"/>
          <w:divBdr>
            <w:top w:val="none" w:sz="0" w:space="0" w:color="auto"/>
            <w:left w:val="none" w:sz="0" w:space="0" w:color="auto"/>
            <w:bottom w:val="none" w:sz="0" w:space="0" w:color="auto"/>
            <w:right w:val="none" w:sz="0" w:space="0" w:color="auto"/>
          </w:divBdr>
        </w:div>
        <w:div w:id="931624078">
          <w:marLeft w:val="640"/>
          <w:marRight w:val="0"/>
          <w:marTop w:val="0"/>
          <w:marBottom w:val="0"/>
          <w:divBdr>
            <w:top w:val="none" w:sz="0" w:space="0" w:color="auto"/>
            <w:left w:val="none" w:sz="0" w:space="0" w:color="auto"/>
            <w:bottom w:val="none" w:sz="0" w:space="0" w:color="auto"/>
            <w:right w:val="none" w:sz="0" w:space="0" w:color="auto"/>
          </w:divBdr>
        </w:div>
        <w:div w:id="944380765">
          <w:marLeft w:val="640"/>
          <w:marRight w:val="0"/>
          <w:marTop w:val="0"/>
          <w:marBottom w:val="0"/>
          <w:divBdr>
            <w:top w:val="none" w:sz="0" w:space="0" w:color="auto"/>
            <w:left w:val="none" w:sz="0" w:space="0" w:color="auto"/>
            <w:bottom w:val="none" w:sz="0" w:space="0" w:color="auto"/>
            <w:right w:val="none" w:sz="0" w:space="0" w:color="auto"/>
          </w:divBdr>
        </w:div>
        <w:div w:id="991522791">
          <w:marLeft w:val="640"/>
          <w:marRight w:val="0"/>
          <w:marTop w:val="0"/>
          <w:marBottom w:val="0"/>
          <w:divBdr>
            <w:top w:val="none" w:sz="0" w:space="0" w:color="auto"/>
            <w:left w:val="none" w:sz="0" w:space="0" w:color="auto"/>
            <w:bottom w:val="none" w:sz="0" w:space="0" w:color="auto"/>
            <w:right w:val="none" w:sz="0" w:space="0" w:color="auto"/>
          </w:divBdr>
        </w:div>
        <w:div w:id="1016464044">
          <w:marLeft w:val="640"/>
          <w:marRight w:val="0"/>
          <w:marTop w:val="0"/>
          <w:marBottom w:val="0"/>
          <w:divBdr>
            <w:top w:val="none" w:sz="0" w:space="0" w:color="auto"/>
            <w:left w:val="none" w:sz="0" w:space="0" w:color="auto"/>
            <w:bottom w:val="none" w:sz="0" w:space="0" w:color="auto"/>
            <w:right w:val="none" w:sz="0" w:space="0" w:color="auto"/>
          </w:divBdr>
        </w:div>
        <w:div w:id="1022124951">
          <w:marLeft w:val="640"/>
          <w:marRight w:val="0"/>
          <w:marTop w:val="0"/>
          <w:marBottom w:val="0"/>
          <w:divBdr>
            <w:top w:val="none" w:sz="0" w:space="0" w:color="auto"/>
            <w:left w:val="none" w:sz="0" w:space="0" w:color="auto"/>
            <w:bottom w:val="none" w:sz="0" w:space="0" w:color="auto"/>
            <w:right w:val="none" w:sz="0" w:space="0" w:color="auto"/>
          </w:divBdr>
        </w:div>
        <w:div w:id="1037848665">
          <w:marLeft w:val="640"/>
          <w:marRight w:val="0"/>
          <w:marTop w:val="0"/>
          <w:marBottom w:val="0"/>
          <w:divBdr>
            <w:top w:val="none" w:sz="0" w:space="0" w:color="auto"/>
            <w:left w:val="none" w:sz="0" w:space="0" w:color="auto"/>
            <w:bottom w:val="none" w:sz="0" w:space="0" w:color="auto"/>
            <w:right w:val="none" w:sz="0" w:space="0" w:color="auto"/>
          </w:divBdr>
        </w:div>
        <w:div w:id="1078984909">
          <w:marLeft w:val="640"/>
          <w:marRight w:val="0"/>
          <w:marTop w:val="0"/>
          <w:marBottom w:val="0"/>
          <w:divBdr>
            <w:top w:val="none" w:sz="0" w:space="0" w:color="auto"/>
            <w:left w:val="none" w:sz="0" w:space="0" w:color="auto"/>
            <w:bottom w:val="none" w:sz="0" w:space="0" w:color="auto"/>
            <w:right w:val="none" w:sz="0" w:space="0" w:color="auto"/>
          </w:divBdr>
        </w:div>
        <w:div w:id="1210918060">
          <w:marLeft w:val="640"/>
          <w:marRight w:val="0"/>
          <w:marTop w:val="0"/>
          <w:marBottom w:val="0"/>
          <w:divBdr>
            <w:top w:val="none" w:sz="0" w:space="0" w:color="auto"/>
            <w:left w:val="none" w:sz="0" w:space="0" w:color="auto"/>
            <w:bottom w:val="none" w:sz="0" w:space="0" w:color="auto"/>
            <w:right w:val="none" w:sz="0" w:space="0" w:color="auto"/>
          </w:divBdr>
        </w:div>
        <w:div w:id="1278870619">
          <w:marLeft w:val="640"/>
          <w:marRight w:val="0"/>
          <w:marTop w:val="0"/>
          <w:marBottom w:val="0"/>
          <w:divBdr>
            <w:top w:val="none" w:sz="0" w:space="0" w:color="auto"/>
            <w:left w:val="none" w:sz="0" w:space="0" w:color="auto"/>
            <w:bottom w:val="none" w:sz="0" w:space="0" w:color="auto"/>
            <w:right w:val="none" w:sz="0" w:space="0" w:color="auto"/>
          </w:divBdr>
        </w:div>
        <w:div w:id="1422335833">
          <w:marLeft w:val="640"/>
          <w:marRight w:val="0"/>
          <w:marTop w:val="0"/>
          <w:marBottom w:val="0"/>
          <w:divBdr>
            <w:top w:val="none" w:sz="0" w:space="0" w:color="auto"/>
            <w:left w:val="none" w:sz="0" w:space="0" w:color="auto"/>
            <w:bottom w:val="none" w:sz="0" w:space="0" w:color="auto"/>
            <w:right w:val="none" w:sz="0" w:space="0" w:color="auto"/>
          </w:divBdr>
        </w:div>
        <w:div w:id="1531871128">
          <w:marLeft w:val="640"/>
          <w:marRight w:val="0"/>
          <w:marTop w:val="0"/>
          <w:marBottom w:val="0"/>
          <w:divBdr>
            <w:top w:val="none" w:sz="0" w:space="0" w:color="auto"/>
            <w:left w:val="none" w:sz="0" w:space="0" w:color="auto"/>
            <w:bottom w:val="none" w:sz="0" w:space="0" w:color="auto"/>
            <w:right w:val="none" w:sz="0" w:space="0" w:color="auto"/>
          </w:divBdr>
        </w:div>
        <w:div w:id="1599169288">
          <w:marLeft w:val="640"/>
          <w:marRight w:val="0"/>
          <w:marTop w:val="0"/>
          <w:marBottom w:val="0"/>
          <w:divBdr>
            <w:top w:val="none" w:sz="0" w:space="0" w:color="auto"/>
            <w:left w:val="none" w:sz="0" w:space="0" w:color="auto"/>
            <w:bottom w:val="none" w:sz="0" w:space="0" w:color="auto"/>
            <w:right w:val="none" w:sz="0" w:space="0" w:color="auto"/>
          </w:divBdr>
        </w:div>
        <w:div w:id="1963490825">
          <w:marLeft w:val="640"/>
          <w:marRight w:val="0"/>
          <w:marTop w:val="0"/>
          <w:marBottom w:val="0"/>
          <w:divBdr>
            <w:top w:val="none" w:sz="0" w:space="0" w:color="auto"/>
            <w:left w:val="none" w:sz="0" w:space="0" w:color="auto"/>
            <w:bottom w:val="none" w:sz="0" w:space="0" w:color="auto"/>
            <w:right w:val="none" w:sz="0" w:space="0" w:color="auto"/>
          </w:divBdr>
        </w:div>
        <w:div w:id="1994016996">
          <w:marLeft w:val="640"/>
          <w:marRight w:val="0"/>
          <w:marTop w:val="0"/>
          <w:marBottom w:val="0"/>
          <w:divBdr>
            <w:top w:val="none" w:sz="0" w:space="0" w:color="auto"/>
            <w:left w:val="none" w:sz="0" w:space="0" w:color="auto"/>
            <w:bottom w:val="none" w:sz="0" w:space="0" w:color="auto"/>
            <w:right w:val="none" w:sz="0" w:space="0" w:color="auto"/>
          </w:divBdr>
        </w:div>
        <w:div w:id="1994677261">
          <w:marLeft w:val="640"/>
          <w:marRight w:val="0"/>
          <w:marTop w:val="0"/>
          <w:marBottom w:val="0"/>
          <w:divBdr>
            <w:top w:val="none" w:sz="0" w:space="0" w:color="auto"/>
            <w:left w:val="none" w:sz="0" w:space="0" w:color="auto"/>
            <w:bottom w:val="none" w:sz="0" w:space="0" w:color="auto"/>
            <w:right w:val="none" w:sz="0" w:space="0" w:color="auto"/>
          </w:divBdr>
        </w:div>
        <w:div w:id="1999115071">
          <w:marLeft w:val="640"/>
          <w:marRight w:val="0"/>
          <w:marTop w:val="0"/>
          <w:marBottom w:val="0"/>
          <w:divBdr>
            <w:top w:val="none" w:sz="0" w:space="0" w:color="auto"/>
            <w:left w:val="none" w:sz="0" w:space="0" w:color="auto"/>
            <w:bottom w:val="none" w:sz="0" w:space="0" w:color="auto"/>
            <w:right w:val="none" w:sz="0" w:space="0" w:color="auto"/>
          </w:divBdr>
        </w:div>
        <w:div w:id="2009937265">
          <w:marLeft w:val="640"/>
          <w:marRight w:val="0"/>
          <w:marTop w:val="0"/>
          <w:marBottom w:val="0"/>
          <w:divBdr>
            <w:top w:val="none" w:sz="0" w:space="0" w:color="auto"/>
            <w:left w:val="none" w:sz="0" w:space="0" w:color="auto"/>
            <w:bottom w:val="none" w:sz="0" w:space="0" w:color="auto"/>
            <w:right w:val="none" w:sz="0" w:space="0" w:color="auto"/>
          </w:divBdr>
        </w:div>
      </w:divsChild>
    </w:div>
    <w:div w:id="1445997069">
      <w:bodyDiv w:val="1"/>
      <w:marLeft w:val="0"/>
      <w:marRight w:val="0"/>
      <w:marTop w:val="0"/>
      <w:marBottom w:val="0"/>
      <w:divBdr>
        <w:top w:val="none" w:sz="0" w:space="0" w:color="auto"/>
        <w:left w:val="none" w:sz="0" w:space="0" w:color="auto"/>
        <w:bottom w:val="none" w:sz="0" w:space="0" w:color="auto"/>
        <w:right w:val="none" w:sz="0" w:space="0" w:color="auto"/>
      </w:divBdr>
      <w:divsChild>
        <w:div w:id="80686540">
          <w:marLeft w:val="640"/>
          <w:marRight w:val="0"/>
          <w:marTop w:val="0"/>
          <w:marBottom w:val="0"/>
          <w:divBdr>
            <w:top w:val="none" w:sz="0" w:space="0" w:color="auto"/>
            <w:left w:val="none" w:sz="0" w:space="0" w:color="auto"/>
            <w:bottom w:val="none" w:sz="0" w:space="0" w:color="auto"/>
            <w:right w:val="none" w:sz="0" w:space="0" w:color="auto"/>
          </w:divBdr>
        </w:div>
        <w:div w:id="85418608">
          <w:marLeft w:val="640"/>
          <w:marRight w:val="0"/>
          <w:marTop w:val="0"/>
          <w:marBottom w:val="0"/>
          <w:divBdr>
            <w:top w:val="none" w:sz="0" w:space="0" w:color="auto"/>
            <w:left w:val="none" w:sz="0" w:space="0" w:color="auto"/>
            <w:bottom w:val="none" w:sz="0" w:space="0" w:color="auto"/>
            <w:right w:val="none" w:sz="0" w:space="0" w:color="auto"/>
          </w:divBdr>
        </w:div>
        <w:div w:id="117645417">
          <w:marLeft w:val="640"/>
          <w:marRight w:val="0"/>
          <w:marTop w:val="0"/>
          <w:marBottom w:val="0"/>
          <w:divBdr>
            <w:top w:val="none" w:sz="0" w:space="0" w:color="auto"/>
            <w:left w:val="none" w:sz="0" w:space="0" w:color="auto"/>
            <w:bottom w:val="none" w:sz="0" w:space="0" w:color="auto"/>
            <w:right w:val="none" w:sz="0" w:space="0" w:color="auto"/>
          </w:divBdr>
        </w:div>
        <w:div w:id="203759541">
          <w:marLeft w:val="640"/>
          <w:marRight w:val="0"/>
          <w:marTop w:val="0"/>
          <w:marBottom w:val="0"/>
          <w:divBdr>
            <w:top w:val="none" w:sz="0" w:space="0" w:color="auto"/>
            <w:left w:val="none" w:sz="0" w:space="0" w:color="auto"/>
            <w:bottom w:val="none" w:sz="0" w:space="0" w:color="auto"/>
            <w:right w:val="none" w:sz="0" w:space="0" w:color="auto"/>
          </w:divBdr>
        </w:div>
        <w:div w:id="214001720">
          <w:marLeft w:val="640"/>
          <w:marRight w:val="0"/>
          <w:marTop w:val="0"/>
          <w:marBottom w:val="0"/>
          <w:divBdr>
            <w:top w:val="none" w:sz="0" w:space="0" w:color="auto"/>
            <w:left w:val="none" w:sz="0" w:space="0" w:color="auto"/>
            <w:bottom w:val="none" w:sz="0" w:space="0" w:color="auto"/>
            <w:right w:val="none" w:sz="0" w:space="0" w:color="auto"/>
          </w:divBdr>
        </w:div>
        <w:div w:id="231474699">
          <w:marLeft w:val="640"/>
          <w:marRight w:val="0"/>
          <w:marTop w:val="0"/>
          <w:marBottom w:val="0"/>
          <w:divBdr>
            <w:top w:val="none" w:sz="0" w:space="0" w:color="auto"/>
            <w:left w:val="none" w:sz="0" w:space="0" w:color="auto"/>
            <w:bottom w:val="none" w:sz="0" w:space="0" w:color="auto"/>
            <w:right w:val="none" w:sz="0" w:space="0" w:color="auto"/>
          </w:divBdr>
        </w:div>
        <w:div w:id="441193672">
          <w:marLeft w:val="640"/>
          <w:marRight w:val="0"/>
          <w:marTop w:val="0"/>
          <w:marBottom w:val="0"/>
          <w:divBdr>
            <w:top w:val="none" w:sz="0" w:space="0" w:color="auto"/>
            <w:left w:val="none" w:sz="0" w:space="0" w:color="auto"/>
            <w:bottom w:val="none" w:sz="0" w:space="0" w:color="auto"/>
            <w:right w:val="none" w:sz="0" w:space="0" w:color="auto"/>
          </w:divBdr>
        </w:div>
        <w:div w:id="639265376">
          <w:marLeft w:val="640"/>
          <w:marRight w:val="0"/>
          <w:marTop w:val="0"/>
          <w:marBottom w:val="0"/>
          <w:divBdr>
            <w:top w:val="none" w:sz="0" w:space="0" w:color="auto"/>
            <w:left w:val="none" w:sz="0" w:space="0" w:color="auto"/>
            <w:bottom w:val="none" w:sz="0" w:space="0" w:color="auto"/>
            <w:right w:val="none" w:sz="0" w:space="0" w:color="auto"/>
          </w:divBdr>
        </w:div>
        <w:div w:id="766000056">
          <w:marLeft w:val="640"/>
          <w:marRight w:val="0"/>
          <w:marTop w:val="0"/>
          <w:marBottom w:val="0"/>
          <w:divBdr>
            <w:top w:val="none" w:sz="0" w:space="0" w:color="auto"/>
            <w:left w:val="none" w:sz="0" w:space="0" w:color="auto"/>
            <w:bottom w:val="none" w:sz="0" w:space="0" w:color="auto"/>
            <w:right w:val="none" w:sz="0" w:space="0" w:color="auto"/>
          </w:divBdr>
        </w:div>
        <w:div w:id="784619247">
          <w:marLeft w:val="640"/>
          <w:marRight w:val="0"/>
          <w:marTop w:val="0"/>
          <w:marBottom w:val="0"/>
          <w:divBdr>
            <w:top w:val="none" w:sz="0" w:space="0" w:color="auto"/>
            <w:left w:val="none" w:sz="0" w:space="0" w:color="auto"/>
            <w:bottom w:val="none" w:sz="0" w:space="0" w:color="auto"/>
            <w:right w:val="none" w:sz="0" w:space="0" w:color="auto"/>
          </w:divBdr>
        </w:div>
        <w:div w:id="808942902">
          <w:marLeft w:val="640"/>
          <w:marRight w:val="0"/>
          <w:marTop w:val="0"/>
          <w:marBottom w:val="0"/>
          <w:divBdr>
            <w:top w:val="none" w:sz="0" w:space="0" w:color="auto"/>
            <w:left w:val="none" w:sz="0" w:space="0" w:color="auto"/>
            <w:bottom w:val="none" w:sz="0" w:space="0" w:color="auto"/>
            <w:right w:val="none" w:sz="0" w:space="0" w:color="auto"/>
          </w:divBdr>
        </w:div>
        <w:div w:id="898785106">
          <w:marLeft w:val="640"/>
          <w:marRight w:val="0"/>
          <w:marTop w:val="0"/>
          <w:marBottom w:val="0"/>
          <w:divBdr>
            <w:top w:val="none" w:sz="0" w:space="0" w:color="auto"/>
            <w:left w:val="none" w:sz="0" w:space="0" w:color="auto"/>
            <w:bottom w:val="none" w:sz="0" w:space="0" w:color="auto"/>
            <w:right w:val="none" w:sz="0" w:space="0" w:color="auto"/>
          </w:divBdr>
        </w:div>
        <w:div w:id="940265477">
          <w:marLeft w:val="640"/>
          <w:marRight w:val="0"/>
          <w:marTop w:val="0"/>
          <w:marBottom w:val="0"/>
          <w:divBdr>
            <w:top w:val="none" w:sz="0" w:space="0" w:color="auto"/>
            <w:left w:val="none" w:sz="0" w:space="0" w:color="auto"/>
            <w:bottom w:val="none" w:sz="0" w:space="0" w:color="auto"/>
            <w:right w:val="none" w:sz="0" w:space="0" w:color="auto"/>
          </w:divBdr>
        </w:div>
        <w:div w:id="997264765">
          <w:marLeft w:val="640"/>
          <w:marRight w:val="0"/>
          <w:marTop w:val="0"/>
          <w:marBottom w:val="0"/>
          <w:divBdr>
            <w:top w:val="none" w:sz="0" w:space="0" w:color="auto"/>
            <w:left w:val="none" w:sz="0" w:space="0" w:color="auto"/>
            <w:bottom w:val="none" w:sz="0" w:space="0" w:color="auto"/>
            <w:right w:val="none" w:sz="0" w:space="0" w:color="auto"/>
          </w:divBdr>
        </w:div>
        <w:div w:id="1003433589">
          <w:marLeft w:val="640"/>
          <w:marRight w:val="0"/>
          <w:marTop w:val="0"/>
          <w:marBottom w:val="0"/>
          <w:divBdr>
            <w:top w:val="none" w:sz="0" w:space="0" w:color="auto"/>
            <w:left w:val="none" w:sz="0" w:space="0" w:color="auto"/>
            <w:bottom w:val="none" w:sz="0" w:space="0" w:color="auto"/>
            <w:right w:val="none" w:sz="0" w:space="0" w:color="auto"/>
          </w:divBdr>
        </w:div>
        <w:div w:id="1009527070">
          <w:marLeft w:val="640"/>
          <w:marRight w:val="0"/>
          <w:marTop w:val="0"/>
          <w:marBottom w:val="0"/>
          <w:divBdr>
            <w:top w:val="none" w:sz="0" w:space="0" w:color="auto"/>
            <w:left w:val="none" w:sz="0" w:space="0" w:color="auto"/>
            <w:bottom w:val="none" w:sz="0" w:space="0" w:color="auto"/>
            <w:right w:val="none" w:sz="0" w:space="0" w:color="auto"/>
          </w:divBdr>
        </w:div>
        <w:div w:id="1039628482">
          <w:marLeft w:val="640"/>
          <w:marRight w:val="0"/>
          <w:marTop w:val="0"/>
          <w:marBottom w:val="0"/>
          <w:divBdr>
            <w:top w:val="none" w:sz="0" w:space="0" w:color="auto"/>
            <w:left w:val="none" w:sz="0" w:space="0" w:color="auto"/>
            <w:bottom w:val="none" w:sz="0" w:space="0" w:color="auto"/>
            <w:right w:val="none" w:sz="0" w:space="0" w:color="auto"/>
          </w:divBdr>
        </w:div>
        <w:div w:id="1076707958">
          <w:marLeft w:val="640"/>
          <w:marRight w:val="0"/>
          <w:marTop w:val="0"/>
          <w:marBottom w:val="0"/>
          <w:divBdr>
            <w:top w:val="none" w:sz="0" w:space="0" w:color="auto"/>
            <w:left w:val="none" w:sz="0" w:space="0" w:color="auto"/>
            <w:bottom w:val="none" w:sz="0" w:space="0" w:color="auto"/>
            <w:right w:val="none" w:sz="0" w:space="0" w:color="auto"/>
          </w:divBdr>
        </w:div>
        <w:div w:id="1201092493">
          <w:marLeft w:val="640"/>
          <w:marRight w:val="0"/>
          <w:marTop w:val="0"/>
          <w:marBottom w:val="0"/>
          <w:divBdr>
            <w:top w:val="none" w:sz="0" w:space="0" w:color="auto"/>
            <w:left w:val="none" w:sz="0" w:space="0" w:color="auto"/>
            <w:bottom w:val="none" w:sz="0" w:space="0" w:color="auto"/>
            <w:right w:val="none" w:sz="0" w:space="0" w:color="auto"/>
          </w:divBdr>
        </w:div>
        <w:div w:id="1304892721">
          <w:marLeft w:val="640"/>
          <w:marRight w:val="0"/>
          <w:marTop w:val="0"/>
          <w:marBottom w:val="0"/>
          <w:divBdr>
            <w:top w:val="none" w:sz="0" w:space="0" w:color="auto"/>
            <w:left w:val="none" w:sz="0" w:space="0" w:color="auto"/>
            <w:bottom w:val="none" w:sz="0" w:space="0" w:color="auto"/>
            <w:right w:val="none" w:sz="0" w:space="0" w:color="auto"/>
          </w:divBdr>
        </w:div>
        <w:div w:id="1551262416">
          <w:marLeft w:val="640"/>
          <w:marRight w:val="0"/>
          <w:marTop w:val="0"/>
          <w:marBottom w:val="0"/>
          <w:divBdr>
            <w:top w:val="none" w:sz="0" w:space="0" w:color="auto"/>
            <w:left w:val="none" w:sz="0" w:space="0" w:color="auto"/>
            <w:bottom w:val="none" w:sz="0" w:space="0" w:color="auto"/>
            <w:right w:val="none" w:sz="0" w:space="0" w:color="auto"/>
          </w:divBdr>
        </w:div>
        <w:div w:id="1602375577">
          <w:marLeft w:val="640"/>
          <w:marRight w:val="0"/>
          <w:marTop w:val="0"/>
          <w:marBottom w:val="0"/>
          <w:divBdr>
            <w:top w:val="none" w:sz="0" w:space="0" w:color="auto"/>
            <w:left w:val="none" w:sz="0" w:space="0" w:color="auto"/>
            <w:bottom w:val="none" w:sz="0" w:space="0" w:color="auto"/>
            <w:right w:val="none" w:sz="0" w:space="0" w:color="auto"/>
          </w:divBdr>
        </w:div>
        <w:div w:id="1617709181">
          <w:marLeft w:val="640"/>
          <w:marRight w:val="0"/>
          <w:marTop w:val="0"/>
          <w:marBottom w:val="0"/>
          <w:divBdr>
            <w:top w:val="none" w:sz="0" w:space="0" w:color="auto"/>
            <w:left w:val="none" w:sz="0" w:space="0" w:color="auto"/>
            <w:bottom w:val="none" w:sz="0" w:space="0" w:color="auto"/>
            <w:right w:val="none" w:sz="0" w:space="0" w:color="auto"/>
          </w:divBdr>
        </w:div>
        <w:div w:id="1722630844">
          <w:marLeft w:val="640"/>
          <w:marRight w:val="0"/>
          <w:marTop w:val="0"/>
          <w:marBottom w:val="0"/>
          <w:divBdr>
            <w:top w:val="none" w:sz="0" w:space="0" w:color="auto"/>
            <w:left w:val="none" w:sz="0" w:space="0" w:color="auto"/>
            <w:bottom w:val="none" w:sz="0" w:space="0" w:color="auto"/>
            <w:right w:val="none" w:sz="0" w:space="0" w:color="auto"/>
          </w:divBdr>
        </w:div>
        <w:div w:id="1793743816">
          <w:marLeft w:val="640"/>
          <w:marRight w:val="0"/>
          <w:marTop w:val="0"/>
          <w:marBottom w:val="0"/>
          <w:divBdr>
            <w:top w:val="none" w:sz="0" w:space="0" w:color="auto"/>
            <w:left w:val="none" w:sz="0" w:space="0" w:color="auto"/>
            <w:bottom w:val="none" w:sz="0" w:space="0" w:color="auto"/>
            <w:right w:val="none" w:sz="0" w:space="0" w:color="auto"/>
          </w:divBdr>
        </w:div>
        <w:div w:id="1816601576">
          <w:marLeft w:val="640"/>
          <w:marRight w:val="0"/>
          <w:marTop w:val="0"/>
          <w:marBottom w:val="0"/>
          <w:divBdr>
            <w:top w:val="none" w:sz="0" w:space="0" w:color="auto"/>
            <w:left w:val="none" w:sz="0" w:space="0" w:color="auto"/>
            <w:bottom w:val="none" w:sz="0" w:space="0" w:color="auto"/>
            <w:right w:val="none" w:sz="0" w:space="0" w:color="auto"/>
          </w:divBdr>
        </w:div>
        <w:div w:id="1867475632">
          <w:marLeft w:val="640"/>
          <w:marRight w:val="0"/>
          <w:marTop w:val="0"/>
          <w:marBottom w:val="0"/>
          <w:divBdr>
            <w:top w:val="none" w:sz="0" w:space="0" w:color="auto"/>
            <w:left w:val="none" w:sz="0" w:space="0" w:color="auto"/>
            <w:bottom w:val="none" w:sz="0" w:space="0" w:color="auto"/>
            <w:right w:val="none" w:sz="0" w:space="0" w:color="auto"/>
          </w:divBdr>
        </w:div>
        <w:div w:id="1921139277">
          <w:marLeft w:val="640"/>
          <w:marRight w:val="0"/>
          <w:marTop w:val="0"/>
          <w:marBottom w:val="0"/>
          <w:divBdr>
            <w:top w:val="none" w:sz="0" w:space="0" w:color="auto"/>
            <w:left w:val="none" w:sz="0" w:space="0" w:color="auto"/>
            <w:bottom w:val="none" w:sz="0" w:space="0" w:color="auto"/>
            <w:right w:val="none" w:sz="0" w:space="0" w:color="auto"/>
          </w:divBdr>
        </w:div>
        <w:div w:id="1926911662">
          <w:marLeft w:val="640"/>
          <w:marRight w:val="0"/>
          <w:marTop w:val="0"/>
          <w:marBottom w:val="0"/>
          <w:divBdr>
            <w:top w:val="none" w:sz="0" w:space="0" w:color="auto"/>
            <w:left w:val="none" w:sz="0" w:space="0" w:color="auto"/>
            <w:bottom w:val="none" w:sz="0" w:space="0" w:color="auto"/>
            <w:right w:val="none" w:sz="0" w:space="0" w:color="auto"/>
          </w:divBdr>
        </w:div>
        <w:div w:id="1938512456">
          <w:marLeft w:val="640"/>
          <w:marRight w:val="0"/>
          <w:marTop w:val="0"/>
          <w:marBottom w:val="0"/>
          <w:divBdr>
            <w:top w:val="none" w:sz="0" w:space="0" w:color="auto"/>
            <w:left w:val="none" w:sz="0" w:space="0" w:color="auto"/>
            <w:bottom w:val="none" w:sz="0" w:space="0" w:color="auto"/>
            <w:right w:val="none" w:sz="0" w:space="0" w:color="auto"/>
          </w:divBdr>
        </w:div>
        <w:div w:id="1945721368">
          <w:marLeft w:val="640"/>
          <w:marRight w:val="0"/>
          <w:marTop w:val="0"/>
          <w:marBottom w:val="0"/>
          <w:divBdr>
            <w:top w:val="none" w:sz="0" w:space="0" w:color="auto"/>
            <w:left w:val="none" w:sz="0" w:space="0" w:color="auto"/>
            <w:bottom w:val="none" w:sz="0" w:space="0" w:color="auto"/>
            <w:right w:val="none" w:sz="0" w:space="0" w:color="auto"/>
          </w:divBdr>
        </w:div>
        <w:div w:id="1951888154">
          <w:marLeft w:val="640"/>
          <w:marRight w:val="0"/>
          <w:marTop w:val="0"/>
          <w:marBottom w:val="0"/>
          <w:divBdr>
            <w:top w:val="none" w:sz="0" w:space="0" w:color="auto"/>
            <w:left w:val="none" w:sz="0" w:space="0" w:color="auto"/>
            <w:bottom w:val="none" w:sz="0" w:space="0" w:color="auto"/>
            <w:right w:val="none" w:sz="0" w:space="0" w:color="auto"/>
          </w:divBdr>
        </w:div>
        <w:div w:id="1962221329">
          <w:marLeft w:val="640"/>
          <w:marRight w:val="0"/>
          <w:marTop w:val="0"/>
          <w:marBottom w:val="0"/>
          <w:divBdr>
            <w:top w:val="none" w:sz="0" w:space="0" w:color="auto"/>
            <w:left w:val="none" w:sz="0" w:space="0" w:color="auto"/>
            <w:bottom w:val="none" w:sz="0" w:space="0" w:color="auto"/>
            <w:right w:val="none" w:sz="0" w:space="0" w:color="auto"/>
          </w:divBdr>
        </w:div>
        <w:div w:id="2028480860">
          <w:marLeft w:val="640"/>
          <w:marRight w:val="0"/>
          <w:marTop w:val="0"/>
          <w:marBottom w:val="0"/>
          <w:divBdr>
            <w:top w:val="none" w:sz="0" w:space="0" w:color="auto"/>
            <w:left w:val="none" w:sz="0" w:space="0" w:color="auto"/>
            <w:bottom w:val="none" w:sz="0" w:space="0" w:color="auto"/>
            <w:right w:val="none" w:sz="0" w:space="0" w:color="auto"/>
          </w:divBdr>
        </w:div>
        <w:div w:id="2045058961">
          <w:marLeft w:val="640"/>
          <w:marRight w:val="0"/>
          <w:marTop w:val="0"/>
          <w:marBottom w:val="0"/>
          <w:divBdr>
            <w:top w:val="none" w:sz="0" w:space="0" w:color="auto"/>
            <w:left w:val="none" w:sz="0" w:space="0" w:color="auto"/>
            <w:bottom w:val="none" w:sz="0" w:space="0" w:color="auto"/>
            <w:right w:val="none" w:sz="0" w:space="0" w:color="auto"/>
          </w:divBdr>
        </w:div>
        <w:div w:id="2058553750">
          <w:marLeft w:val="640"/>
          <w:marRight w:val="0"/>
          <w:marTop w:val="0"/>
          <w:marBottom w:val="0"/>
          <w:divBdr>
            <w:top w:val="none" w:sz="0" w:space="0" w:color="auto"/>
            <w:left w:val="none" w:sz="0" w:space="0" w:color="auto"/>
            <w:bottom w:val="none" w:sz="0" w:space="0" w:color="auto"/>
            <w:right w:val="none" w:sz="0" w:space="0" w:color="auto"/>
          </w:divBdr>
        </w:div>
        <w:div w:id="2067334231">
          <w:marLeft w:val="640"/>
          <w:marRight w:val="0"/>
          <w:marTop w:val="0"/>
          <w:marBottom w:val="0"/>
          <w:divBdr>
            <w:top w:val="none" w:sz="0" w:space="0" w:color="auto"/>
            <w:left w:val="none" w:sz="0" w:space="0" w:color="auto"/>
            <w:bottom w:val="none" w:sz="0" w:space="0" w:color="auto"/>
            <w:right w:val="none" w:sz="0" w:space="0" w:color="auto"/>
          </w:divBdr>
        </w:div>
        <w:div w:id="2088914115">
          <w:marLeft w:val="640"/>
          <w:marRight w:val="0"/>
          <w:marTop w:val="0"/>
          <w:marBottom w:val="0"/>
          <w:divBdr>
            <w:top w:val="none" w:sz="0" w:space="0" w:color="auto"/>
            <w:left w:val="none" w:sz="0" w:space="0" w:color="auto"/>
            <w:bottom w:val="none" w:sz="0" w:space="0" w:color="auto"/>
            <w:right w:val="none" w:sz="0" w:space="0" w:color="auto"/>
          </w:divBdr>
        </w:div>
        <w:div w:id="2100439825">
          <w:marLeft w:val="640"/>
          <w:marRight w:val="0"/>
          <w:marTop w:val="0"/>
          <w:marBottom w:val="0"/>
          <w:divBdr>
            <w:top w:val="none" w:sz="0" w:space="0" w:color="auto"/>
            <w:left w:val="none" w:sz="0" w:space="0" w:color="auto"/>
            <w:bottom w:val="none" w:sz="0" w:space="0" w:color="auto"/>
            <w:right w:val="none" w:sz="0" w:space="0" w:color="auto"/>
          </w:divBdr>
        </w:div>
        <w:div w:id="2115706370">
          <w:marLeft w:val="640"/>
          <w:marRight w:val="0"/>
          <w:marTop w:val="0"/>
          <w:marBottom w:val="0"/>
          <w:divBdr>
            <w:top w:val="none" w:sz="0" w:space="0" w:color="auto"/>
            <w:left w:val="none" w:sz="0" w:space="0" w:color="auto"/>
            <w:bottom w:val="none" w:sz="0" w:space="0" w:color="auto"/>
            <w:right w:val="none" w:sz="0" w:space="0" w:color="auto"/>
          </w:divBdr>
        </w:div>
        <w:div w:id="2138912707">
          <w:marLeft w:val="640"/>
          <w:marRight w:val="0"/>
          <w:marTop w:val="0"/>
          <w:marBottom w:val="0"/>
          <w:divBdr>
            <w:top w:val="none" w:sz="0" w:space="0" w:color="auto"/>
            <w:left w:val="none" w:sz="0" w:space="0" w:color="auto"/>
            <w:bottom w:val="none" w:sz="0" w:space="0" w:color="auto"/>
            <w:right w:val="none" w:sz="0" w:space="0" w:color="auto"/>
          </w:divBdr>
        </w:div>
      </w:divsChild>
    </w:div>
    <w:div w:id="1460684271">
      <w:bodyDiv w:val="1"/>
      <w:marLeft w:val="0"/>
      <w:marRight w:val="0"/>
      <w:marTop w:val="0"/>
      <w:marBottom w:val="0"/>
      <w:divBdr>
        <w:top w:val="none" w:sz="0" w:space="0" w:color="auto"/>
        <w:left w:val="none" w:sz="0" w:space="0" w:color="auto"/>
        <w:bottom w:val="none" w:sz="0" w:space="0" w:color="auto"/>
        <w:right w:val="none" w:sz="0" w:space="0" w:color="auto"/>
      </w:divBdr>
      <w:divsChild>
        <w:div w:id="6248790">
          <w:marLeft w:val="640"/>
          <w:marRight w:val="0"/>
          <w:marTop w:val="0"/>
          <w:marBottom w:val="0"/>
          <w:divBdr>
            <w:top w:val="none" w:sz="0" w:space="0" w:color="auto"/>
            <w:left w:val="none" w:sz="0" w:space="0" w:color="auto"/>
            <w:bottom w:val="none" w:sz="0" w:space="0" w:color="auto"/>
            <w:right w:val="none" w:sz="0" w:space="0" w:color="auto"/>
          </w:divBdr>
        </w:div>
        <w:div w:id="97526693">
          <w:marLeft w:val="640"/>
          <w:marRight w:val="0"/>
          <w:marTop w:val="0"/>
          <w:marBottom w:val="0"/>
          <w:divBdr>
            <w:top w:val="none" w:sz="0" w:space="0" w:color="auto"/>
            <w:left w:val="none" w:sz="0" w:space="0" w:color="auto"/>
            <w:bottom w:val="none" w:sz="0" w:space="0" w:color="auto"/>
            <w:right w:val="none" w:sz="0" w:space="0" w:color="auto"/>
          </w:divBdr>
        </w:div>
        <w:div w:id="101536404">
          <w:marLeft w:val="640"/>
          <w:marRight w:val="0"/>
          <w:marTop w:val="0"/>
          <w:marBottom w:val="0"/>
          <w:divBdr>
            <w:top w:val="none" w:sz="0" w:space="0" w:color="auto"/>
            <w:left w:val="none" w:sz="0" w:space="0" w:color="auto"/>
            <w:bottom w:val="none" w:sz="0" w:space="0" w:color="auto"/>
            <w:right w:val="none" w:sz="0" w:space="0" w:color="auto"/>
          </w:divBdr>
        </w:div>
        <w:div w:id="126091324">
          <w:marLeft w:val="640"/>
          <w:marRight w:val="0"/>
          <w:marTop w:val="0"/>
          <w:marBottom w:val="0"/>
          <w:divBdr>
            <w:top w:val="none" w:sz="0" w:space="0" w:color="auto"/>
            <w:left w:val="none" w:sz="0" w:space="0" w:color="auto"/>
            <w:bottom w:val="none" w:sz="0" w:space="0" w:color="auto"/>
            <w:right w:val="none" w:sz="0" w:space="0" w:color="auto"/>
          </w:divBdr>
        </w:div>
        <w:div w:id="128014713">
          <w:marLeft w:val="640"/>
          <w:marRight w:val="0"/>
          <w:marTop w:val="0"/>
          <w:marBottom w:val="0"/>
          <w:divBdr>
            <w:top w:val="none" w:sz="0" w:space="0" w:color="auto"/>
            <w:left w:val="none" w:sz="0" w:space="0" w:color="auto"/>
            <w:bottom w:val="none" w:sz="0" w:space="0" w:color="auto"/>
            <w:right w:val="none" w:sz="0" w:space="0" w:color="auto"/>
          </w:divBdr>
        </w:div>
        <w:div w:id="139814598">
          <w:marLeft w:val="640"/>
          <w:marRight w:val="0"/>
          <w:marTop w:val="0"/>
          <w:marBottom w:val="0"/>
          <w:divBdr>
            <w:top w:val="none" w:sz="0" w:space="0" w:color="auto"/>
            <w:left w:val="none" w:sz="0" w:space="0" w:color="auto"/>
            <w:bottom w:val="none" w:sz="0" w:space="0" w:color="auto"/>
            <w:right w:val="none" w:sz="0" w:space="0" w:color="auto"/>
          </w:divBdr>
        </w:div>
        <w:div w:id="264314114">
          <w:marLeft w:val="640"/>
          <w:marRight w:val="0"/>
          <w:marTop w:val="0"/>
          <w:marBottom w:val="0"/>
          <w:divBdr>
            <w:top w:val="none" w:sz="0" w:space="0" w:color="auto"/>
            <w:left w:val="none" w:sz="0" w:space="0" w:color="auto"/>
            <w:bottom w:val="none" w:sz="0" w:space="0" w:color="auto"/>
            <w:right w:val="none" w:sz="0" w:space="0" w:color="auto"/>
          </w:divBdr>
        </w:div>
        <w:div w:id="348920550">
          <w:marLeft w:val="640"/>
          <w:marRight w:val="0"/>
          <w:marTop w:val="0"/>
          <w:marBottom w:val="0"/>
          <w:divBdr>
            <w:top w:val="none" w:sz="0" w:space="0" w:color="auto"/>
            <w:left w:val="none" w:sz="0" w:space="0" w:color="auto"/>
            <w:bottom w:val="none" w:sz="0" w:space="0" w:color="auto"/>
            <w:right w:val="none" w:sz="0" w:space="0" w:color="auto"/>
          </w:divBdr>
        </w:div>
        <w:div w:id="404381370">
          <w:marLeft w:val="640"/>
          <w:marRight w:val="0"/>
          <w:marTop w:val="0"/>
          <w:marBottom w:val="0"/>
          <w:divBdr>
            <w:top w:val="none" w:sz="0" w:space="0" w:color="auto"/>
            <w:left w:val="none" w:sz="0" w:space="0" w:color="auto"/>
            <w:bottom w:val="none" w:sz="0" w:space="0" w:color="auto"/>
            <w:right w:val="none" w:sz="0" w:space="0" w:color="auto"/>
          </w:divBdr>
        </w:div>
        <w:div w:id="435633945">
          <w:marLeft w:val="640"/>
          <w:marRight w:val="0"/>
          <w:marTop w:val="0"/>
          <w:marBottom w:val="0"/>
          <w:divBdr>
            <w:top w:val="none" w:sz="0" w:space="0" w:color="auto"/>
            <w:left w:val="none" w:sz="0" w:space="0" w:color="auto"/>
            <w:bottom w:val="none" w:sz="0" w:space="0" w:color="auto"/>
            <w:right w:val="none" w:sz="0" w:space="0" w:color="auto"/>
          </w:divBdr>
        </w:div>
        <w:div w:id="466582367">
          <w:marLeft w:val="640"/>
          <w:marRight w:val="0"/>
          <w:marTop w:val="0"/>
          <w:marBottom w:val="0"/>
          <w:divBdr>
            <w:top w:val="none" w:sz="0" w:space="0" w:color="auto"/>
            <w:left w:val="none" w:sz="0" w:space="0" w:color="auto"/>
            <w:bottom w:val="none" w:sz="0" w:space="0" w:color="auto"/>
            <w:right w:val="none" w:sz="0" w:space="0" w:color="auto"/>
          </w:divBdr>
        </w:div>
        <w:div w:id="618725490">
          <w:marLeft w:val="640"/>
          <w:marRight w:val="0"/>
          <w:marTop w:val="0"/>
          <w:marBottom w:val="0"/>
          <w:divBdr>
            <w:top w:val="none" w:sz="0" w:space="0" w:color="auto"/>
            <w:left w:val="none" w:sz="0" w:space="0" w:color="auto"/>
            <w:bottom w:val="none" w:sz="0" w:space="0" w:color="auto"/>
            <w:right w:val="none" w:sz="0" w:space="0" w:color="auto"/>
          </w:divBdr>
        </w:div>
        <w:div w:id="651907149">
          <w:marLeft w:val="640"/>
          <w:marRight w:val="0"/>
          <w:marTop w:val="0"/>
          <w:marBottom w:val="0"/>
          <w:divBdr>
            <w:top w:val="none" w:sz="0" w:space="0" w:color="auto"/>
            <w:left w:val="none" w:sz="0" w:space="0" w:color="auto"/>
            <w:bottom w:val="none" w:sz="0" w:space="0" w:color="auto"/>
            <w:right w:val="none" w:sz="0" w:space="0" w:color="auto"/>
          </w:divBdr>
        </w:div>
        <w:div w:id="686323660">
          <w:marLeft w:val="640"/>
          <w:marRight w:val="0"/>
          <w:marTop w:val="0"/>
          <w:marBottom w:val="0"/>
          <w:divBdr>
            <w:top w:val="none" w:sz="0" w:space="0" w:color="auto"/>
            <w:left w:val="none" w:sz="0" w:space="0" w:color="auto"/>
            <w:bottom w:val="none" w:sz="0" w:space="0" w:color="auto"/>
            <w:right w:val="none" w:sz="0" w:space="0" w:color="auto"/>
          </w:divBdr>
        </w:div>
        <w:div w:id="723989021">
          <w:marLeft w:val="640"/>
          <w:marRight w:val="0"/>
          <w:marTop w:val="0"/>
          <w:marBottom w:val="0"/>
          <w:divBdr>
            <w:top w:val="none" w:sz="0" w:space="0" w:color="auto"/>
            <w:left w:val="none" w:sz="0" w:space="0" w:color="auto"/>
            <w:bottom w:val="none" w:sz="0" w:space="0" w:color="auto"/>
            <w:right w:val="none" w:sz="0" w:space="0" w:color="auto"/>
          </w:divBdr>
        </w:div>
        <w:div w:id="725642090">
          <w:marLeft w:val="640"/>
          <w:marRight w:val="0"/>
          <w:marTop w:val="0"/>
          <w:marBottom w:val="0"/>
          <w:divBdr>
            <w:top w:val="none" w:sz="0" w:space="0" w:color="auto"/>
            <w:left w:val="none" w:sz="0" w:space="0" w:color="auto"/>
            <w:bottom w:val="none" w:sz="0" w:space="0" w:color="auto"/>
            <w:right w:val="none" w:sz="0" w:space="0" w:color="auto"/>
          </w:divBdr>
        </w:div>
        <w:div w:id="758601947">
          <w:marLeft w:val="640"/>
          <w:marRight w:val="0"/>
          <w:marTop w:val="0"/>
          <w:marBottom w:val="0"/>
          <w:divBdr>
            <w:top w:val="none" w:sz="0" w:space="0" w:color="auto"/>
            <w:left w:val="none" w:sz="0" w:space="0" w:color="auto"/>
            <w:bottom w:val="none" w:sz="0" w:space="0" w:color="auto"/>
            <w:right w:val="none" w:sz="0" w:space="0" w:color="auto"/>
          </w:divBdr>
        </w:div>
        <w:div w:id="810905708">
          <w:marLeft w:val="640"/>
          <w:marRight w:val="0"/>
          <w:marTop w:val="0"/>
          <w:marBottom w:val="0"/>
          <w:divBdr>
            <w:top w:val="none" w:sz="0" w:space="0" w:color="auto"/>
            <w:left w:val="none" w:sz="0" w:space="0" w:color="auto"/>
            <w:bottom w:val="none" w:sz="0" w:space="0" w:color="auto"/>
            <w:right w:val="none" w:sz="0" w:space="0" w:color="auto"/>
          </w:divBdr>
        </w:div>
        <w:div w:id="923538535">
          <w:marLeft w:val="640"/>
          <w:marRight w:val="0"/>
          <w:marTop w:val="0"/>
          <w:marBottom w:val="0"/>
          <w:divBdr>
            <w:top w:val="none" w:sz="0" w:space="0" w:color="auto"/>
            <w:left w:val="none" w:sz="0" w:space="0" w:color="auto"/>
            <w:bottom w:val="none" w:sz="0" w:space="0" w:color="auto"/>
            <w:right w:val="none" w:sz="0" w:space="0" w:color="auto"/>
          </w:divBdr>
        </w:div>
        <w:div w:id="934172025">
          <w:marLeft w:val="640"/>
          <w:marRight w:val="0"/>
          <w:marTop w:val="0"/>
          <w:marBottom w:val="0"/>
          <w:divBdr>
            <w:top w:val="none" w:sz="0" w:space="0" w:color="auto"/>
            <w:left w:val="none" w:sz="0" w:space="0" w:color="auto"/>
            <w:bottom w:val="none" w:sz="0" w:space="0" w:color="auto"/>
            <w:right w:val="none" w:sz="0" w:space="0" w:color="auto"/>
          </w:divBdr>
        </w:div>
        <w:div w:id="982075890">
          <w:marLeft w:val="640"/>
          <w:marRight w:val="0"/>
          <w:marTop w:val="0"/>
          <w:marBottom w:val="0"/>
          <w:divBdr>
            <w:top w:val="none" w:sz="0" w:space="0" w:color="auto"/>
            <w:left w:val="none" w:sz="0" w:space="0" w:color="auto"/>
            <w:bottom w:val="none" w:sz="0" w:space="0" w:color="auto"/>
            <w:right w:val="none" w:sz="0" w:space="0" w:color="auto"/>
          </w:divBdr>
        </w:div>
        <w:div w:id="1051884295">
          <w:marLeft w:val="640"/>
          <w:marRight w:val="0"/>
          <w:marTop w:val="0"/>
          <w:marBottom w:val="0"/>
          <w:divBdr>
            <w:top w:val="none" w:sz="0" w:space="0" w:color="auto"/>
            <w:left w:val="none" w:sz="0" w:space="0" w:color="auto"/>
            <w:bottom w:val="none" w:sz="0" w:space="0" w:color="auto"/>
            <w:right w:val="none" w:sz="0" w:space="0" w:color="auto"/>
          </w:divBdr>
        </w:div>
        <w:div w:id="1111049600">
          <w:marLeft w:val="640"/>
          <w:marRight w:val="0"/>
          <w:marTop w:val="0"/>
          <w:marBottom w:val="0"/>
          <w:divBdr>
            <w:top w:val="none" w:sz="0" w:space="0" w:color="auto"/>
            <w:left w:val="none" w:sz="0" w:space="0" w:color="auto"/>
            <w:bottom w:val="none" w:sz="0" w:space="0" w:color="auto"/>
            <w:right w:val="none" w:sz="0" w:space="0" w:color="auto"/>
          </w:divBdr>
        </w:div>
        <w:div w:id="1174763745">
          <w:marLeft w:val="640"/>
          <w:marRight w:val="0"/>
          <w:marTop w:val="0"/>
          <w:marBottom w:val="0"/>
          <w:divBdr>
            <w:top w:val="none" w:sz="0" w:space="0" w:color="auto"/>
            <w:left w:val="none" w:sz="0" w:space="0" w:color="auto"/>
            <w:bottom w:val="none" w:sz="0" w:space="0" w:color="auto"/>
            <w:right w:val="none" w:sz="0" w:space="0" w:color="auto"/>
          </w:divBdr>
        </w:div>
        <w:div w:id="1280071319">
          <w:marLeft w:val="640"/>
          <w:marRight w:val="0"/>
          <w:marTop w:val="0"/>
          <w:marBottom w:val="0"/>
          <w:divBdr>
            <w:top w:val="none" w:sz="0" w:space="0" w:color="auto"/>
            <w:left w:val="none" w:sz="0" w:space="0" w:color="auto"/>
            <w:bottom w:val="none" w:sz="0" w:space="0" w:color="auto"/>
            <w:right w:val="none" w:sz="0" w:space="0" w:color="auto"/>
          </w:divBdr>
        </w:div>
        <w:div w:id="1319992899">
          <w:marLeft w:val="640"/>
          <w:marRight w:val="0"/>
          <w:marTop w:val="0"/>
          <w:marBottom w:val="0"/>
          <w:divBdr>
            <w:top w:val="none" w:sz="0" w:space="0" w:color="auto"/>
            <w:left w:val="none" w:sz="0" w:space="0" w:color="auto"/>
            <w:bottom w:val="none" w:sz="0" w:space="0" w:color="auto"/>
            <w:right w:val="none" w:sz="0" w:space="0" w:color="auto"/>
          </w:divBdr>
        </w:div>
        <w:div w:id="1336764684">
          <w:marLeft w:val="640"/>
          <w:marRight w:val="0"/>
          <w:marTop w:val="0"/>
          <w:marBottom w:val="0"/>
          <w:divBdr>
            <w:top w:val="none" w:sz="0" w:space="0" w:color="auto"/>
            <w:left w:val="none" w:sz="0" w:space="0" w:color="auto"/>
            <w:bottom w:val="none" w:sz="0" w:space="0" w:color="auto"/>
            <w:right w:val="none" w:sz="0" w:space="0" w:color="auto"/>
          </w:divBdr>
        </w:div>
        <w:div w:id="1461340249">
          <w:marLeft w:val="640"/>
          <w:marRight w:val="0"/>
          <w:marTop w:val="0"/>
          <w:marBottom w:val="0"/>
          <w:divBdr>
            <w:top w:val="none" w:sz="0" w:space="0" w:color="auto"/>
            <w:left w:val="none" w:sz="0" w:space="0" w:color="auto"/>
            <w:bottom w:val="none" w:sz="0" w:space="0" w:color="auto"/>
            <w:right w:val="none" w:sz="0" w:space="0" w:color="auto"/>
          </w:divBdr>
        </w:div>
        <w:div w:id="1623883644">
          <w:marLeft w:val="640"/>
          <w:marRight w:val="0"/>
          <w:marTop w:val="0"/>
          <w:marBottom w:val="0"/>
          <w:divBdr>
            <w:top w:val="none" w:sz="0" w:space="0" w:color="auto"/>
            <w:left w:val="none" w:sz="0" w:space="0" w:color="auto"/>
            <w:bottom w:val="none" w:sz="0" w:space="0" w:color="auto"/>
            <w:right w:val="none" w:sz="0" w:space="0" w:color="auto"/>
          </w:divBdr>
        </w:div>
        <w:div w:id="1811629409">
          <w:marLeft w:val="640"/>
          <w:marRight w:val="0"/>
          <w:marTop w:val="0"/>
          <w:marBottom w:val="0"/>
          <w:divBdr>
            <w:top w:val="none" w:sz="0" w:space="0" w:color="auto"/>
            <w:left w:val="none" w:sz="0" w:space="0" w:color="auto"/>
            <w:bottom w:val="none" w:sz="0" w:space="0" w:color="auto"/>
            <w:right w:val="none" w:sz="0" w:space="0" w:color="auto"/>
          </w:divBdr>
        </w:div>
        <w:div w:id="1820001759">
          <w:marLeft w:val="640"/>
          <w:marRight w:val="0"/>
          <w:marTop w:val="0"/>
          <w:marBottom w:val="0"/>
          <w:divBdr>
            <w:top w:val="none" w:sz="0" w:space="0" w:color="auto"/>
            <w:left w:val="none" w:sz="0" w:space="0" w:color="auto"/>
            <w:bottom w:val="none" w:sz="0" w:space="0" w:color="auto"/>
            <w:right w:val="none" w:sz="0" w:space="0" w:color="auto"/>
          </w:divBdr>
        </w:div>
        <w:div w:id="1852454617">
          <w:marLeft w:val="640"/>
          <w:marRight w:val="0"/>
          <w:marTop w:val="0"/>
          <w:marBottom w:val="0"/>
          <w:divBdr>
            <w:top w:val="none" w:sz="0" w:space="0" w:color="auto"/>
            <w:left w:val="none" w:sz="0" w:space="0" w:color="auto"/>
            <w:bottom w:val="none" w:sz="0" w:space="0" w:color="auto"/>
            <w:right w:val="none" w:sz="0" w:space="0" w:color="auto"/>
          </w:divBdr>
        </w:div>
        <w:div w:id="1857882609">
          <w:marLeft w:val="640"/>
          <w:marRight w:val="0"/>
          <w:marTop w:val="0"/>
          <w:marBottom w:val="0"/>
          <w:divBdr>
            <w:top w:val="none" w:sz="0" w:space="0" w:color="auto"/>
            <w:left w:val="none" w:sz="0" w:space="0" w:color="auto"/>
            <w:bottom w:val="none" w:sz="0" w:space="0" w:color="auto"/>
            <w:right w:val="none" w:sz="0" w:space="0" w:color="auto"/>
          </w:divBdr>
        </w:div>
        <w:div w:id="1859268161">
          <w:marLeft w:val="640"/>
          <w:marRight w:val="0"/>
          <w:marTop w:val="0"/>
          <w:marBottom w:val="0"/>
          <w:divBdr>
            <w:top w:val="none" w:sz="0" w:space="0" w:color="auto"/>
            <w:left w:val="none" w:sz="0" w:space="0" w:color="auto"/>
            <w:bottom w:val="none" w:sz="0" w:space="0" w:color="auto"/>
            <w:right w:val="none" w:sz="0" w:space="0" w:color="auto"/>
          </w:divBdr>
        </w:div>
        <w:div w:id="1887184879">
          <w:marLeft w:val="640"/>
          <w:marRight w:val="0"/>
          <w:marTop w:val="0"/>
          <w:marBottom w:val="0"/>
          <w:divBdr>
            <w:top w:val="none" w:sz="0" w:space="0" w:color="auto"/>
            <w:left w:val="none" w:sz="0" w:space="0" w:color="auto"/>
            <w:bottom w:val="none" w:sz="0" w:space="0" w:color="auto"/>
            <w:right w:val="none" w:sz="0" w:space="0" w:color="auto"/>
          </w:divBdr>
        </w:div>
        <w:div w:id="1902520673">
          <w:marLeft w:val="640"/>
          <w:marRight w:val="0"/>
          <w:marTop w:val="0"/>
          <w:marBottom w:val="0"/>
          <w:divBdr>
            <w:top w:val="none" w:sz="0" w:space="0" w:color="auto"/>
            <w:left w:val="none" w:sz="0" w:space="0" w:color="auto"/>
            <w:bottom w:val="none" w:sz="0" w:space="0" w:color="auto"/>
            <w:right w:val="none" w:sz="0" w:space="0" w:color="auto"/>
          </w:divBdr>
        </w:div>
        <w:div w:id="1908803319">
          <w:marLeft w:val="640"/>
          <w:marRight w:val="0"/>
          <w:marTop w:val="0"/>
          <w:marBottom w:val="0"/>
          <w:divBdr>
            <w:top w:val="none" w:sz="0" w:space="0" w:color="auto"/>
            <w:left w:val="none" w:sz="0" w:space="0" w:color="auto"/>
            <w:bottom w:val="none" w:sz="0" w:space="0" w:color="auto"/>
            <w:right w:val="none" w:sz="0" w:space="0" w:color="auto"/>
          </w:divBdr>
        </w:div>
        <w:div w:id="1983078104">
          <w:marLeft w:val="640"/>
          <w:marRight w:val="0"/>
          <w:marTop w:val="0"/>
          <w:marBottom w:val="0"/>
          <w:divBdr>
            <w:top w:val="none" w:sz="0" w:space="0" w:color="auto"/>
            <w:left w:val="none" w:sz="0" w:space="0" w:color="auto"/>
            <w:bottom w:val="none" w:sz="0" w:space="0" w:color="auto"/>
            <w:right w:val="none" w:sz="0" w:space="0" w:color="auto"/>
          </w:divBdr>
        </w:div>
        <w:div w:id="2092434032">
          <w:marLeft w:val="640"/>
          <w:marRight w:val="0"/>
          <w:marTop w:val="0"/>
          <w:marBottom w:val="0"/>
          <w:divBdr>
            <w:top w:val="none" w:sz="0" w:space="0" w:color="auto"/>
            <w:left w:val="none" w:sz="0" w:space="0" w:color="auto"/>
            <w:bottom w:val="none" w:sz="0" w:space="0" w:color="auto"/>
            <w:right w:val="none" w:sz="0" w:space="0" w:color="auto"/>
          </w:divBdr>
        </w:div>
        <w:div w:id="2094159955">
          <w:marLeft w:val="640"/>
          <w:marRight w:val="0"/>
          <w:marTop w:val="0"/>
          <w:marBottom w:val="0"/>
          <w:divBdr>
            <w:top w:val="none" w:sz="0" w:space="0" w:color="auto"/>
            <w:left w:val="none" w:sz="0" w:space="0" w:color="auto"/>
            <w:bottom w:val="none" w:sz="0" w:space="0" w:color="auto"/>
            <w:right w:val="none" w:sz="0" w:space="0" w:color="auto"/>
          </w:divBdr>
        </w:div>
      </w:divsChild>
    </w:div>
    <w:div w:id="1464344832">
      <w:bodyDiv w:val="1"/>
      <w:marLeft w:val="0"/>
      <w:marRight w:val="0"/>
      <w:marTop w:val="0"/>
      <w:marBottom w:val="0"/>
      <w:divBdr>
        <w:top w:val="none" w:sz="0" w:space="0" w:color="auto"/>
        <w:left w:val="none" w:sz="0" w:space="0" w:color="auto"/>
        <w:bottom w:val="none" w:sz="0" w:space="0" w:color="auto"/>
        <w:right w:val="none" w:sz="0" w:space="0" w:color="auto"/>
      </w:divBdr>
      <w:divsChild>
        <w:div w:id="31350979">
          <w:marLeft w:val="640"/>
          <w:marRight w:val="0"/>
          <w:marTop w:val="0"/>
          <w:marBottom w:val="0"/>
          <w:divBdr>
            <w:top w:val="none" w:sz="0" w:space="0" w:color="auto"/>
            <w:left w:val="none" w:sz="0" w:space="0" w:color="auto"/>
            <w:bottom w:val="none" w:sz="0" w:space="0" w:color="auto"/>
            <w:right w:val="none" w:sz="0" w:space="0" w:color="auto"/>
          </w:divBdr>
        </w:div>
        <w:div w:id="43063402">
          <w:marLeft w:val="640"/>
          <w:marRight w:val="0"/>
          <w:marTop w:val="0"/>
          <w:marBottom w:val="0"/>
          <w:divBdr>
            <w:top w:val="none" w:sz="0" w:space="0" w:color="auto"/>
            <w:left w:val="none" w:sz="0" w:space="0" w:color="auto"/>
            <w:bottom w:val="none" w:sz="0" w:space="0" w:color="auto"/>
            <w:right w:val="none" w:sz="0" w:space="0" w:color="auto"/>
          </w:divBdr>
        </w:div>
        <w:div w:id="213663702">
          <w:marLeft w:val="640"/>
          <w:marRight w:val="0"/>
          <w:marTop w:val="0"/>
          <w:marBottom w:val="0"/>
          <w:divBdr>
            <w:top w:val="none" w:sz="0" w:space="0" w:color="auto"/>
            <w:left w:val="none" w:sz="0" w:space="0" w:color="auto"/>
            <w:bottom w:val="none" w:sz="0" w:space="0" w:color="auto"/>
            <w:right w:val="none" w:sz="0" w:space="0" w:color="auto"/>
          </w:divBdr>
        </w:div>
        <w:div w:id="259338956">
          <w:marLeft w:val="640"/>
          <w:marRight w:val="0"/>
          <w:marTop w:val="0"/>
          <w:marBottom w:val="0"/>
          <w:divBdr>
            <w:top w:val="none" w:sz="0" w:space="0" w:color="auto"/>
            <w:left w:val="none" w:sz="0" w:space="0" w:color="auto"/>
            <w:bottom w:val="none" w:sz="0" w:space="0" w:color="auto"/>
            <w:right w:val="none" w:sz="0" w:space="0" w:color="auto"/>
          </w:divBdr>
        </w:div>
        <w:div w:id="327099242">
          <w:marLeft w:val="640"/>
          <w:marRight w:val="0"/>
          <w:marTop w:val="0"/>
          <w:marBottom w:val="0"/>
          <w:divBdr>
            <w:top w:val="none" w:sz="0" w:space="0" w:color="auto"/>
            <w:left w:val="none" w:sz="0" w:space="0" w:color="auto"/>
            <w:bottom w:val="none" w:sz="0" w:space="0" w:color="auto"/>
            <w:right w:val="none" w:sz="0" w:space="0" w:color="auto"/>
          </w:divBdr>
        </w:div>
        <w:div w:id="402026054">
          <w:marLeft w:val="640"/>
          <w:marRight w:val="0"/>
          <w:marTop w:val="0"/>
          <w:marBottom w:val="0"/>
          <w:divBdr>
            <w:top w:val="none" w:sz="0" w:space="0" w:color="auto"/>
            <w:left w:val="none" w:sz="0" w:space="0" w:color="auto"/>
            <w:bottom w:val="none" w:sz="0" w:space="0" w:color="auto"/>
            <w:right w:val="none" w:sz="0" w:space="0" w:color="auto"/>
          </w:divBdr>
        </w:div>
        <w:div w:id="468281808">
          <w:marLeft w:val="640"/>
          <w:marRight w:val="0"/>
          <w:marTop w:val="0"/>
          <w:marBottom w:val="0"/>
          <w:divBdr>
            <w:top w:val="none" w:sz="0" w:space="0" w:color="auto"/>
            <w:left w:val="none" w:sz="0" w:space="0" w:color="auto"/>
            <w:bottom w:val="none" w:sz="0" w:space="0" w:color="auto"/>
            <w:right w:val="none" w:sz="0" w:space="0" w:color="auto"/>
          </w:divBdr>
        </w:div>
        <w:div w:id="567691124">
          <w:marLeft w:val="640"/>
          <w:marRight w:val="0"/>
          <w:marTop w:val="0"/>
          <w:marBottom w:val="0"/>
          <w:divBdr>
            <w:top w:val="none" w:sz="0" w:space="0" w:color="auto"/>
            <w:left w:val="none" w:sz="0" w:space="0" w:color="auto"/>
            <w:bottom w:val="none" w:sz="0" w:space="0" w:color="auto"/>
            <w:right w:val="none" w:sz="0" w:space="0" w:color="auto"/>
          </w:divBdr>
        </w:div>
        <w:div w:id="754548396">
          <w:marLeft w:val="640"/>
          <w:marRight w:val="0"/>
          <w:marTop w:val="0"/>
          <w:marBottom w:val="0"/>
          <w:divBdr>
            <w:top w:val="none" w:sz="0" w:space="0" w:color="auto"/>
            <w:left w:val="none" w:sz="0" w:space="0" w:color="auto"/>
            <w:bottom w:val="none" w:sz="0" w:space="0" w:color="auto"/>
            <w:right w:val="none" w:sz="0" w:space="0" w:color="auto"/>
          </w:divBdr>
        </w:div>
        <w:div w:id="785541220">
          <w:marLeft w:val="640"/>
          <w:marRight w:val="0"/>
          <w:marTop w:val="0"/>
          <w:marBottom w:val="0"/>
          <w:divBdr>
            <w:top w:val="none" w:sz="0" w:space="0" w:color="auto"/>
            <w:left w:val="none" w:sz="0" w:space="0" w:color="auto"/>
            <w:bottom w:val="none" w:sz="0" w:space="0" w:color="auto"/>
            <w:right w:val="none" w:sz="0" w:space="0" w:color="auto"/>
          </w:divBdr>
        </w:div>
        <w:div w:id="851069727">
          <w:marLeft w:val="640"/>
          <w:marRight w:val="0"/>
          <w:marTop w:val="0"/>
          <w:marBottom w:val="0"/>
          <w:divBdr>
            <w:top w:val="none" w:sz="0" w:space="0" w:color="auto"/>
            <w:left w:val="none" w:sz="0" w:space="0" w:color="auto"/>
            <w:bottom w:val="none" w:sz="0" w:space="0" w:color="auto"/>
            <w:right w:val="none" w:sz="0" w:space="0" w:color="auto"/>
          </w:divBdr>
        </w:div>
        <w:div w:id="985161450">
          <w:marLeft w:val="640"/>
          <w:marRight w:val="0"/>
          <w:marTop w:val="0"/>
          <w:marBottom w:val="0"/>
          <w:divBdr>
            <w:top w:val="none" w:sz="0" w:space="0" w:color="auto"/>
            <w:left w:val="none" w:sz="0" w:space="0" w:color="auto"/>
            <w:bottom w:val="none" w:sz="0" w:space="0" w:color="auto"/>
            <w:right w:val="none" w:sz="0" w:space="0" w:color="auto"/>
          </w:divBdr>
        </w:div>
        <w:div w:id="1093161439">
          <w:marLeft w:val="640"/>
          <w:marRight w:val="0"/>
          <w:marTop w:val="0"/>
          <w:marBottom w:val="0"/>
          <w:divBdr>
            <w:top w:val="none" w:sz="0" w:space="0" w:color="auto"/>
            <w:left w:val="none" w:sz="0" w:space="0" w:color="auto"/>
            <w:bottom w:val="none" w:sz="0" w:space="0" w:color="auto"/>
            <w:right w:val="none" w:sz="0" w:space="0" w:color="auto"/>
          </w:divBdr>
        </w:div>
        <w:div w:id="1102260290">
          <w:marLeft w:val="640"/>
          <w:marRight w:val="0"/>
          <w:marTop w:val="0"/>
          <w:marBottom w:val="0"/>
          <w:divBdr>
            <w:top w:val="none" w:sz="0" w:space="0" w:color="auto"/>
            <w:left w:val="none" w:sz="0" w:space="0" w:color="auto"/>
            <w:bottom w:val="none" w:sz="0" w:space="0" w:color="auto"/>
            <w:right w:val="none" w:sz="0" w:space="0" w:color="auto"/>
          </w:divBdr>
        </w:div>
        <w:div w:id="1372152400">
          <w:marLeft w:val="640"/>
          <w:marRight w:val="0"/>
          <w:marTop w:val="0"/>
          <w:marBottom w:val="0"/>
          <w:divBdr>
            <w:top w:val="none" w:sz="0" w:space="0" w:color="auto"/>
            <w:left w:val="none" w:sz="0" w:space="0" w:color="auto"/>
            <w:bottom w:val="none" w:sz="0" w:space="0" w:color="auto"/>
            <w:right w:val="none" w:sz="0" w:space="0" w:color="auto"/>
          </w:divBdr>
        </w:div>
        <w:div w:id="1374503435">
          <w:marLeft w:val="640"/>
          <w:marRight w:val="0"/>
          <w:marTop w:val="0"/>
          <w:marBottom w:val="0"/>
          <w:divBdr>
            <w:top w:val="none" w:sz="0" w:space="0" w:color="auto"/>
            <w:left w:val="none" w:sz="0" w:space="0" w:color="auto"/>
            <w:bottom w:val="none" w:sz="0" w:space="0" w:color="auto"/>
            <w:right w:val="none" w:sz="0" w:space="0" w:color="auto"/>
          </w:divBdr>
        </w:div>
        <w:div w:id="1452480223">
          <w:marLeft w:val="640"/>
          <w:marRight w:val="0"/>
          <w:marTop w:val="0"/>
          <w:marBottom w:val="0"/>
          <w:divBdr>
            <w:top w:val="none" w:sz="0" w:space="0" w:color="auto"/>
            <w:left w:val="none" w:sz="0" w:space="0" w:color="auto"/>
            <w:bottom w:val="none" w:sz="0" w:space="0" w:color="auto"/>
            <w:right w:val="none" w:sz="0" w:space="0" w:color="auto"/>
          </w:divBdr>
        </w:div>
        <w:div w:id="1609654548">
          <w:marLeft w:val="640"/>
          <w:marRight w:val="0"/>
          <w:marTop w:val="0"/>
          <w:marBottom w:val="0"/>
          <w:divBdr>
            <w:top w:val="none" w:sz="0" w:space="0" w:color="auto"/>
            <w:left w:val="none" w:sz="0" w:space="0" w:color="auto"/>
            <w:bottom w:val="none" w:sz="0" w:space="0" w:color="auto"/>
            <w:right w:val="none" w:sz="0" w:space="0" w:color="auto"/>
          </w:divBdr>
        </w:div>
        <w:div w:id="1637560731">
          <w:marLeft w:val="640"/>
          <w:marRight w:val="0"/>
          <w:marTop w:val="0"/>
          <w:marBottom w:val="0"/>
          <w:divBdr>
            <w:top w:val="none" w:sz="0" w:space="0" w:color="auto"/>
            <w:left w:val="none" w:sz="0" w:space="0" w:color="auto"/>
            <w:bottom w:val="none" w:sz="0" w:space="0" w:color="auto"/>
            <w:right w:val="none" w:sz="0" w:space="0" w:color="auto"/>
          </w:divBdr>
        </w:div>
        <w:div w:id="1667856502">
          <w:marLeft w:val="640"/>
          <w:marRight w:val="0"/>
          <w:marTop w:val="0"/>
          <w:marBottom w:val="0"/>
          <w:divBdr>
            <w:top w:val="none" w:sz="0" w:space="0" w:color="auto"/>
            <w:left w:val="none" w:sz="0" w:space="0" w:color="auto"/>
            <w:bottom w:val="none" w:sz="0" w:space="0" w:color="auto"/>
            <w:right w:val="none" w:sz="0" w:space="0" w:color="auto"/>
          </w:divBdr>
        </w:div>
        <w:div w:id="1674454628">
          <w:marLeft w:val="640"/>
          <w:marRight w:val="0"/>
          <w:marTop w:val="0"/>
          <w:marBottom w:val="0"/>
          <w:divBdr>
            <w:top w:val="none" w:sz="0" w:space="0" w:color="auto"/>
            <w:left w:val="none" w:sz="0" w:space="0" w:color="auto"/>
            <w:bottom w:val="none" w:sz="0" w:space="0" w:color="auto"/>
            <w:right w:val="none" w:sz="0" w:space="0" w:color="auto"/>
          </w:divBdr>
        </w:div>
        <w:div w:id="1800369712">
          <w:marLeft w:val="640"/>
          <w:marRight w:val="0"/>
          <w:marTop w:val="0"/>
          <w:marBottom w:val="0"/>
          <w:divBdr>
            <w:top w:val="none" w:sz="0" w:space="0" w:color="auto"/>
            <w:left w:val="none" w:sz="0" w:space="0" w:color="auto"/>
            <w:bottom w:val="none" w:sz="0" w:space="0" w:color="auto"/>
            <w:right w:val="none" w:sz="0" w:space="0" w:color="auto"/>
          </w:divBdr>
        </w:div>
        <w:div w:id="1927958482">
          <w:marLeft w:val="640"/>
          <w:marRight w:val="0"/>
          <w:marTop w:val="0"/>
          <w:marBottom w:val="0"/>
          <w:divBdr>
            <w:top w:val="none" w:sz="0" w:space="0" w:color="auto"/>
            <w:left w:val="none" w:sz="0" w:space="0" w:color="auto"/>
            <w:bottom w:val="none" w:sz="0" w:space="0" w:color="auto"/>
            <w:right w:val="none" w:sz="0" w:space="0" w:color="auto"/>
          </w:divBdr>
        </w:div>
        <w:div w:id="2121295875">
          <w:marLeft w:val="640"/>
          <w:marRight w:val="0"/>
          <w:marTop w:val="0"/>
          <w:marBottom w:val="0"/>
          <w:divBdr>
            <w:top w:val="none" w:sz="0" w:space="0" w:color="auto"/>
            <w:left w:val="none" w:sz="0" w:space="0" w:color="auto"/>
            <w:bottom w:val="none" w:sz="0" w:space="0" w:color="auto"/>
            <w:right w:val="none" w:sz="0" w:space="0" w:color="auto"/>
          </w:divBdr>
        </w:div>
      </w:divsChild>
    </w:div>
    <w:div w:id="1530294846">
      <w:bodyDiv w:val="1"/>
      <w:marLeft w:val="0"/>
      <w:marRight w:val="0"/>
      <w:marTop w:val="0"/>
      <w:marBottom w:val="0"/>
      <w:divBdr>
        <w:top w:val="none" w:sz="0" w:space="0" w:color="auto"/>
        <w:left w:val="none" w:sz="0" w:space="0" w:color="auto"/>
        <w:bottom w:val="none" w:sz="0" w:space="0" w:color="auto"/>
        <w:right w:val="none" w:sz="0" w:space="0" w:color="auto"/>
      </w:divBdr>
      <w:divsChild>
        <w:div w:id="81612687">
          <w:marLeft w:val="640"/>
          <w:marRight w:val="0"/>
          <w:marTop w:val="0"/>
          <w:marBottom w:val="0"/>
          <w:divBdr>
            <w:top w:val="none" w:sz="0" w:space="0" w:color="auto"/>
            <w:left w:val="none" w:sz="0" w:space="0" w:color="auto"/>
            <w:bottom w:val="none" w:sz="0" w:space="0" w:color="auto"/>
            <w:right w:val="none" w:sz="0" w:space="0" w:color="auto"/>
          </w:divBdr>
        </w:div>
        <w:div w:id="224797831">
          <w:marLeft w:val="640"/>
          <w:marRight w:val="0"/>
          <w:marTop w:val="0"/>
          <w:marBottom w:val="0"/>
          <w:divBdr>
            <w:top w:val="none" w:sz="0" w:space="0" w:color="auto"/>
            <w:left w:val="none" w:sz="0" w:space="0" w:color="auto"/>
            <w:bottom w:val="none" w:sz="0" w:space="0" w:color="auto"/>
            <w:right w:val="none" w:sz="0" w:space="0" w:color="auto"/>
          </w:divBdr>
        </w:div>
        <w:div w:id="240914960">
          <w:marLeft w:val="640"/>
          <w:marRight w:val="0"/>
          <w:marTop w:val="0"/>
          <w:marBottom w:val="0"/>
          <w:divBdr>
            <w:top w:val="none" w:sz="0" w:space="0" w:color="auto"/>
            <w:left w:val="none" w:sz="0" w:space="0" w:color="auto"/>
            <w:bottom w:val="none" w:sz="0" w:space="0" w:color="auto"/>
            <w:right w:val="none" w:sz="0" w:space="0" w:color="auto"/>
          </w:divBdr>
        </w:div>
        <w:div w:id="255215434">
          <w:marLeft w:val="640"/>
          <w:marRight w:val="0"/>
          <w:marTop w:val="0"/>
          <w:marBottom w:val="0"/>
          <w:divBdr>
            <w:top w:val="none" w:sz="0" w:space="0" w:color="auto"/>
            <w:left w:val="none" w:sz="0" w:space="0" w:color="auto"/>
            <w:bottom w:val="none" w:sz="0" w:space="0" w:color="auto"/>
            <w:right w:val="none" w:sz="0" w:space="0" w:color="auto"/>
          </w:divBdr>
        </w:div>
        <w:div w:id="327253198">
          <w:marLeft w:val="640"/>
          <w:marRight w:val="0"/>
          <w:marTop w:val="0"/>
          <w:marBottom w:val="0"/>
          <w:divBdr>
            <w:top w:val="none" w:sz="0" w:space="0" w:color="auto"/>
            <w:left w:val="none" w:sz="0" w:space="0" w:color="auto"/>
            <w:bottom w:val="none" w:sz="0" w:space="0" w:color="auto"/>
            <w:right w:val="none" w:sz="0" w:space="0" w:color="auto"/>
          </w:divBdr>
        </w:div>
        <w:div w:id="358240954">
          <w:marLeft w:val="640"/>
          <w:marRight w:val="0"/>
          <w:marTop w:val="0"/>
          <w:marBottom w:val="0"/>
          <w:divBdr>
            <w:top w:val="none" w:sz="0" w:space="0" w:color="auto"/>
            <w:left w:val="none" w:sz="0" w:space="0" w:color="auto"/>
            <w:bottom w:val="none" w:sz="0" w:space="0" w:color="auto"/>
            <w:right w:val="none" w:sz="0" w:space="0" w:color="auto"/>
          </w:divBdr>
        </w:div>
        <w:div w:id="540479328">
          <w:marLeft w:val="640"/>
          <w:marRight w:val="0"/>
          <w:marTop w:val="0"/>
          <w:marBottom w:val="0"/>
          <w:divBdr>
            <w:top w:val="none" w:sz="0" w:space="0" w:color="auto"/>
            <w:left w:val="none" w:sz="0" w:space="0" w:color="auto"/>
            <w:bottom w:val="none" w:sz="0" w:space="0" w:color="auto"/>
            <w:right w:val="none" w:sz="0" w:space="0" w:color="auto"/>
          </w:divBdr>
        </w:div>
        <w:div w:id="636642241">
          <w:marLeft w:val="640"/>
          <w:marRight w:val="0"/>
          <w:marTop w:val="0"/>
          <w:marBottom w:val="0"/>
          <w:divBdr>
            <w:top w:val="none" w:sz="0" w:space="0" w:color="auto"/>
            <w:left w:val="none" w:sz="0" w:space="0" w:color="auto"/>
            <w:bottom w:val="none" w:sz="0" w:space="0" w:color="auto"/>
            <w:right w:val="none" w:sz="0" w:space="0" w:color="auto"/>
          </w:divBdr>
        </w:div>
        <w:div w:id="779833219">
          <w:marLeft w:val="640"/>
          <w:marRight w:val="0"/>
          <w:marTop w:val="0"/>
          <w:marBottom w:val="0"/>
          <w:divBdr>
            <w:top w:val="none" w:sz="0" w:space="0" w:color="auto"/>
            <w:left w:val="none" w:sz="0" w:space="0" w:color="auto"/>
            <w:bottom w:val="none" w:sz="0" w:space="0" w:color="auto"/>
            <w:right w:val="none" w:sz="0" w:space="0" w:color="auto"/>
          </w:divBdr>
        </w:div>
        <w:div w:id="912202032">
          <w:marLeft w:val="640"/>
          <w:marRight w:val="0"/>
          <w:marTop w:val="0"/>
          <w:marBottom w:val="0"/>
          <w:divBdr>
            <w:top w:val="none" w:sz="0" w:space="0" w:color="auto"/>
            <w:left w:val="none" w:sz="0" w:space="0" w:color="auto"/>
            <w:bottom w:val="none" w:sz="0" w:space="0" w:color="auto"/>
            <w:right w:val="none" w:sz="0" w:space="0" w:color="auto"/>
          </w:divBdr>
        </w:div>
        <w:div w:id="1095785716">
          <w:marLeft w:val="640"/>
          <w:marRight w:val="0"/>
          <w:marTop w:val="0"/>
          <w:marBottom w:val="0"/>
          <w:divBdr>
            <w:top w:val="none" w:sz="0" w:space="0" w:color="auto"/>
            <w:left w:val="none" w:sz="0" w:space="0" w:color="auto"/>
            <w:bottom w:val="none" w:sz="0" w:space="0" w:color="auto"/>
            <w:right w:val="none" w:sz="0" w:space="0" w:color="auto"/>
          </w:divBdr>
        </w:div>
        <w:div w:id="1145778784">
          <w:marLeft w:val="640"/>
          <w:marRight w:val="0"/>
          <w:marTop w:val="0"/>
          <w:marBottom w:val="0"/>
          <w:divBdr>
            <w:top w:val="none" w:sz="0" w:space="0" w:color="auto"/>
            <w:left w:val="none" w:sz="0" w:space="0" w:color="auto"/>
            <w:bottom w:val="none" w:sz="0" w:space="0" w:color="auto"/>
            <w:right w:val="none" w:sz="0" w:space="0" w:color="auto"/>
          </w:divBdr>
        </w:div>
        <w:div w:id="1168792572">
          <w:marLeft w:val="640"/>
          <w:marRight w:val="0"/>
          <w:marTop w:val="0"/>
          <w:marBottom w:val="0"/>
          <w:divBdr>
            <w:top w:val="none" w:sz="0" w:space="0" w:color="auto"/>
            <w:left w:val="none" w:sz="0" w:space="0" w:color="auto"/>
            <w:bottom w:val="none" w:sz="0" w:space="0" w:color="auto"/>
            <w:right w:val="none" w:sz="0" w:space="0" w:color="auto"/>
          </w:divBdr>
        </w:div>
        <w:div w:id="1225531233">
          <w:marLeft w:val="640"/>
          <w:marRight w:val="0"/>
          <w:marTop w:val="0"/>
          <w:marBottom w:val="0"/>
          <w:divBdr>
            <w:top w:val="none" w:sz="0" w:space="0" w:color="auto"/>
            <w:left w:val="none" w:sz="0" w:space="0" w:color="auto"/>
            <w:bottom w:val="none" w:sz="0" w:space="0" w:color="auto"/>
            <w:right w:val="none" w:sz="0" w:space="0" w:color="auto"/>
          </w:divBdr>
        </w:div>
        <w:div w:id="1232303670">
          <w:marLeft w:val="640"/>
          <w:marRight w:val="0"/>
          <w:marTop w:val="0"/>
          <w:marBottom w:val="0"/>
          <w:divBdr>
            <w:top w:val="none" w:sz="0" w:space="0" w:color="auto"/>
            <w:left w:val="none" w:sz="0" w:space="0" w:color="auto"/>
            <w:bottom w:val="none" w:sz="0" w:space="0" w:color="auto"/>
            <w:right w:val="none" w:sz="0" w:space="0" w:color="auto"/>
          </w:divBdr>
        </w:div>
        <w:div w:id="1512136125">
          <w:marLeft w:val="640"/>
          <w:marRight w:val="0"/>
          <w:marTop w:val="0"/>
          <w:marBottom w:val="0"/>
          <w:divBdr>
            <w:top w:val="none" w:sz="0" w:space="0" w:color="auto"/>
            <w:left w:val="none" w:sz="0" w:space="0" w:color="auto"/>
            <w:bottom w:val="none" w:sz="0" w:space="0" w:color="auto"/>
            <w:right w:val="none" w:sz="0" w:space="0" w:color="auto"/>
          </w:divBdr>
        </w:div>
        <w:div w:id="1526939588">
          <w:marLeft w:val="640"/>
          <w:marRight w:val="0"/>
          <w:marTop w:val="0"/>
          <w:marBottom w:val="0"/>
          <w:divBdr>
            <w:top w:val="none" w:sz="0" w:space="0" w:color="auto"/>
            <w:left w:val="none" w:sz="0" w:space="0" w:color="auto"/>
            <w:bottom w:val="none" w:sz="0" w:space="0" w:color="auto"/>
            <w:right w:val="none" w:sz="0" w:space="0" w:color="auto"/>
          </w:divBdr>
        </w:div>
        <w:div w:id="1555001052">
          <w:marLeft w:val="640"/>
          <w:marRight w:val="0"/>
          <w:marTop w:val="0"/>
          <w:marBottom w:val="0"/>
          <w:divBdr>
            <w:top w:val="none" w:sz="0" w:space="0" w:color="auto"/>
            <w:left w:val="none" w:sz="0" w:space="0" w:color="auto"/>
            <w:bottom w:val="none" w:sz="0" w:space="0" w:color="auto"/>
            <w:right w:val="none" w:sz="0" w:space="0" w:color="auto"/>
          </w:divBdr>
        </w:div>
        <w:div w:id="1652706856">
          <w:marLeft w:val="640"/>
          <w:marRight w:val="0"/>
          <w:marTop w:val="0"/>
          <w:marBottom w:val="0"/>
          <w:divBdr>
            <w:top w:val="none" w:sz="0" w:space="0" w:color="auto"/>
            <w:left w:val="none" w:sz="0" w:space="0" w:color="auto"/>
            <w:bottom w:val="none" w:sz="0" w:space="0" w:color="auto"/>
            <w:right w:val="none" w:sz="0" w:space="0" w:color="auto"/>
          </w:divBdr>
        </w:div>
        <w:div w:id="1726833287">
          <w:marLeft w:val="640"/>
          <w:marRight w:val="0"/>
          <w:marTop w:val="0"/>
          <w:marBottom w:val="0"/>
          <w:divBdr>
            <w:top w:val="none" w:sz="0" w:space="0" w:color="auto"/>
            <w:left w:val="none" w:sz="0" w:space="0" w:color="auto"/>
            <w:bottom w:val="none" w:sz="0" w:space="0" w:color="auto"/>
            <w:right w:val="none" w:sz="0" w:space="0" w:color="auto"/>
          </w:divBdr>
        </w:div>
        <w:div w:id="1802768757">
          <w:marLeft w:val="640"/>
          <w:marRight w:val="0"/>
          <w:marTop w:val="0"/>
          <w:marBottom w:val="0"/>
          <w:divBdr>
            <w:top w:val="none" w:sz="0" w:space="0" w:color="auto"/>
            <w:left w:val="none" w:sz="0" w:space="0" w:color="auto"/>
            <w:bottom w:val="none" w:sz="0" w:space="0" w:color="auto"/>
            <w:right w:val="none" w:sz="0" w:space="0" w:color="auto"/>
          </w:divBdr>
        </w:div>
        <w:div w:id="1913663811">
          <w:marLeft w:val="640"/>
          <w:marRight w:val="0"/>
          <w:marTop w:val="0"/>
          <w:marBottom w:val="0"/>
          <w:divBdr>
            <w:top w:val="none" w:sz="0" w:space="0" w:color="auto"/>
            <w:left w:val="none" w:sz="0" w:space="0" w:color="auto"/>
            <w:bottom w:val="none" w:sz="0" w:space="0" w:color="auto"/>
            <w:right w:val="none" w:sz="0" w:space="0" w:color="auto"/>
          </w:divBdr>
        </w:div>
        <w:div w:id="1929078775">
          <w:marLeft w:val="640"/>
          <w:marRight w:val="0"/>
          <w:marTop w:val="0"/>
          <w:marBottom w:val="0"/>
          <w:divBdr>
            <w:top w:val="none" w:sz="0" w:space="0" w:color="auto"/>
            <w:left w:val="none" w:sz="0" w:space="0" w:color="auto"/>
            <w:bottom w:val="none" w:sz="0" w:space="0" w:color="auto"/>
            <w:right w:val="none" w:sz="0" w:space="0" w:color="auto"/>
          </w:divBdr>
        </w:div>
        <w:div w:id="1960993635">
          <w:marLeft w:val="640"/>
          <w:marRight w:val="0"/>
          <w:marTop w:val="0"/>
          <w:marBottom w:val="0"/>
          <w:divBdr>
            <w:top w:val="none" w:sz="0" w:space="0" w:color="auto"/>
            <w:left w:val="none" w:sz="0" w:space="0" w:color="auto"/>
            <w:bottom w:val="none" w:sz="0" w:space="0" w:color="auto"/>
            <w:right w:val="none" w:sz="0" w:space="0" w:color="auto"/>
          </w:divBdr>
        </w:div>
        <w:div w:id="2079746831">
          <w:marLeft w:val="640"/>
          <w:marRight w:val="0"/>
          <w:marTop w:val="0"/>
          <w:marBottom w:val="0"/>
          <w:divBdr>
            <w:top w:val="none" w:sz="0" w:space="0" w:color="auto"/>
            <w:left w:val="none" w:sz="0" w:space="0" w:color="auto"/>
            <w:bottom w:val="none" w:sz="0" w:space="0" w:color="auto"/>
            <w:right w:val="none" w:sz="0" w:space="0" w:color="auto"/>
          </w:divBdr>
        </w:div>
        <w:div w:id="2107191768">
          <w:marLeft w:val="640"/>
          <w:marRight w:val="0"/>
          <w:marTop w:val="0"/>
          <w:marBottom w:val="0"/>
          <w:divBdr>
            <w:top w:val="none" w:sz="0" w:space="0" w:color="auto"/>
            <w:left w:val="none" w:sz="0" w:space="0" w:color="auto"/>
            <w:bottom w:val="none" w:sz="0" w:space="0" w:color="auto"/>
            <w:right w:val="none" w:sz="0" w:space="0" w:color="auto"/>
          </w:divBdr>
        </w:div>
      </w:divsChild>
    </w:div>
    <w:div w:id="1532305321">
      <w:bodyDiv w:val="1"/>
      <w:marLeft w:val="0"/>
      <w:marRight w:val="0"/>
      <w:marTop w:val="0"/>
      <w:marBottom w:val="0"/>
      <w:divBdr>
        <w:top w:val="none" w:sz="0" w:space="0" w:color="auto"/>
        <w:left w:val="none" w:sz="0" w:space="0" w:color="auto"/>
        <w:bottom w:val="none" w:sz="0" w:space="0" w:color="auto"/>
        <w:right w:val="none" w:sz="0" w:space="0" w:color="auto"/>
      </w:divBdr>
    </w:div>
    <w:div w:id="1537809753">
      <w:bodyDiv w:val="1"/>
      <w:marLeft w:val="0"/>
      <w:marRight w:val="0"/>
      <w:marTop w:val="0"/>
      <w:marBottom w:val="0"/>
      <w:divBdr>
        <w:top w:val="none" w:sz="0" w:space="0" w:color="auto"/>
        <w:left w:val="none" w:sz="0" w:space="0" w:color="auto"/>
        <w:bottom w:val="none" w:sz="0" w:space="0" w:color="auto"/>
        <w:right w:val="none" w:sz="0" w:space="0" w:color="auto"/>
      </w:divBdr>
      <w:divsChild>
        <w:div w:id="31620149">
          <w:marLeft w:val="640"/>
          <w:marRight w:val="0"/>
          <w:marTop w:val="0"/>
          <w:marBottom w:val="0"/>
          <w:divBdr>
            <w:top w:val="none" w:sz="0" w:space="0" w:color="auto"/>
            <w:left w:val="none" w:sz="0" w:space="0" w:color="auto"/>
            <w:bottom w:val="none" w:sz="0" w:space="0" w:color="auto"/>
            <w:right w:val="none" w:sz="0" w:space="0" w:color="auto"/>
          </w:divBdr>
        </w:div>
        <w:div w:id="182984567">
          <w:marLeft w:val="640"/>
          <w:marRight w:val="0"/>
          <w:marTop w:val="0"/>
          <w:marBottom w:val="0"/>
          <w:divBdr>
            <w:top w:val="none" w:sz="0" w:space="0" w:color="auto"/>
            <w:left w:val="none" w:sz="0" w:space="0" w:color="auto"/>
            <w:bottom w:val="none" w:sz="0" w:space="0" w:color="auto"/>
            <w:right w:val="none" w:sz="0" w:space="0" w:color="auto"/>
          </w:divBdr>
        </w:div>
        <w:div w:id="184443581">
          <w:marLeft w:val="640"/>
          <w:marRight w:val="0"/>
          <w:marTop w:val="0"/>
          <w:marBottom w:val="0"/>
          <w:divBdr>
            <w:top w:val="none" w:sz="0" w:space="0" w:color="auto"/>
            <w:left w:val="none" w:sz="0" w:space="0" w:color="auto"/>
            <w:bottom w:val="none" w:sz="0" w:space="0" w:color="auto"/>
            <w:right w:val="none" w:sz="0" w:space="0" w:color="auto"/>
          </w:divBdr>
        </w:div>
        <w:div w:id="297688787">
          <w:marLeft w:val="640"/>
          <w:marRight w:val="0"/>
          <w:marTop w:val="0"/>
          <w:marBottom w:val="0"/>
          <w:divBdr>
            <w:top w:val="none" w:sz="0" w:space="0" w:color="auto"/>
            <w:left w:val="none" w:sz="0" w:space="0" w:color="auto"/>
            <w:bottom w:val="none" w:sz="0" w:space="0" w:color="auto"/>
            <w:right w:val="none" w:sz="0" w:space="0" w:color="auto"/>
          </w:divBdr>
        </w:div>
        <w:div w:id="309411104">
          <w:marLeft w:val="640"/>
          <w:marRight w:val="0"/>
          <w:marTop w:val="0"/>
          <w:marBottom w:val="0"/>
          <w:divBdr>
            <w:top w:val="none" w:sz="0" w:space="0" w:color="auto"/>
            <w:left w:val="none" w:sz="0" w:space="0" w:color="auto"/>
            <w:bottom w:val="none" w:sz="0" w:space="0" w:color="auto"/>
            <w:right w:val="none" w:sz="0" w:space="0" w:color="auto"/>
          </w:divBdr>
        </w:div>
        <w:div w:id="371075090">
          <w:marLeft w:val="640"/>
          <w:marRight w:val="0"/>
          <w:marTop w:val="0"/>
          <w:marBottom w:val="0"/>
          <w:divBdr>
            <w:top w:val="none" w:sz="0" w:space="0" w:color="auto"/>
            <w:left w:val="none" w:sz="0" w:space="0" w:color="auto"/>
            <w:bottom w:val="none" w:sz="0" w:space="0" w:color="auto"/>
            <w:right w:val="none" w:sz="0" w:space="0" w:color="auto"/>
          </w:divBdr>
        </w:div>
        <w:div w:id="425419504">
          <w:marLeft w:val="640"/>
          <w:marRight w:val="0"/>
          <w:marTop w:val="0"/>
          <w:marBottom w:val="0"/>
          <w:divBdr>
            <w:top w:val="none" w:sz="0" w:space="0" w:color="auto"/>
            <w:left w:val="none" w:sz="0" w:space="0" w:color="auto"/>
            <w:bottom w:val="none" w:sz="0" w:space="0" w:color="auto"/>
            <w:right w:val="none" w:sz="0" w:space="0" w:color="auto"/>
          </w:divBdr>
        </w:div>
        <w:div w:id="436757321">
          <w:marLeft w:val="640"/>
          <w:marRight w:val="0"/>
          <w:marTop w:val="0"/>
          <w:marBottom w:val="0"/>
          <w:divBdr>
            <w:top w:val="none" w:sz="0" w:space="0" w:color="auto"/>
            <w:left w:val="none" w:sz="0" w:space="0" w:color="auto"/>
            <w:bottom w:val="none" w:sz="0" w:space="0" w:color="auto"/>
            <w:right w:val="none" w:sz="0" w:space="0" w:color="auto"/>
          </w:divBdr>
        </w:div>
        <w:div w:id="658193287">
          <w:marLeft w:val="640"/>
          <w:marRight w:val="0"/>
          <w:marTop w:val="0"/>
          <w:marBottom w:val="0"/>
          <w:divBdr>
            <w:top w:val="none" w:sz="0" w:space="0" w:color="auto"/>
            <w:left w:val="none" w:sz="0" w:space="0" w:color="auto"/>
            <w:bottom w:val="none" w:sz="0" w:space="0" w:color="auto"/>
            <w:right w:val="none" w:sz="0" w:space="0" w:color="auto"/>
          </w:divBdr>
        </w:div>
        <w:div w:id="723989460">
          <w:marLeft w:val="640"/>
          <w:marRight w:val="0"/>
          <w:marTop w:val="0"/>
          <w:marBottom w:val="0"/>
          <w:divBdr>
            <w:top w:val="none" w:sz="0" w:space="0" w:color="auto"/>
            <w:left w:val="none" w:sz="0" w:space="0" w:color="auto"/>
            <w:bottom w:val="none" w:sz="0" w:space="0" w:color="auto"/>
            <w:right w:val="none" w:sz="0" w:space="0" w:color="auto"/>
          </w:divBdr>
        </w:div>
        <w:div w:id="762264920">
          <w:marLeft w:val="640"/>
          <w:marRight w:val="0"/>
          <w:marTop w:val="0"/>
          <w:marBottom w:val="0"/>
          <w:divBdr>
            <w:top w:val="none" w:sz="0" w:space="0" w:color="auto"/>
            <w:left w:val="none" w:sz="0" w:space="0" w:color="auto"/>
            <w:bottom w:val="none" w:sz="0" w:space="0" w:color="auto"/>
            <w:right w:val="none" w:sz="0" w:space="0" w:color="auto"/>
          </w:divBdr>
        </w:div>
        <w:div w:id="917399724">
          <w:marLeft w:val="640"/>
          <w:marRight w:val="0"/>
          <w:marTop w:val="0"/>
          <w:marBottom w:val="0"/>
          <w:divBdr>
            <w:top w:val="none" w:sz="0" w:space="0" w:color="auto"/>
            <w:left w:val="none" w:sz="0" w:space="0" w:color="auto"/>
            <w:bottom w:val="none" w:sz="0" w:space="0" w:color="auto"/>
            <w:right w:val="none" w:sz="0" w:space="0" w:color="auto"/>
          </w:divBdr>
        </w:div>
        <w:div w:id="966860912">
          <w:marLeft w:val="640"/>
          <w:marRight w:val="0"/>
          <w:marTop w:val="0"/>
          <w:marBottom w:val="0"/>
          <w:divBdr>
            <w:top w:val="none" w:sz="0" w:space="0" w:color="auto"/>
            <w:left w:val="none" w:sz="0" w:space="0" w:color="auto"/>
            <w:bottom w:val="none" w:sz="0" w:space="0" w:color="auto"/>
            <w:right w:val="none" w:sz="0" w:space="0" w:color="auto"/>
          </w:divBdr>
        </w:div>
        <w:div w:id="1061946932">
          <w:marLeft w:val="640"/>
          <w:marRight w:val="0"/>
          <w:marTop w:val="0"/>
          <w:marBottom w:val="0"/>
          <w:divBdr>
            <w:top w:val="none" w:sz="0" w:space="0" w:color="auto"/>
            <w:left w:val="none" w:sz="0" w:space="0" w:color="auto"/>
            <w:bottom w:val="none" w:sz="0" w:space="0" w:color="auto"/>
            <w:right w:val="none" w:sz="0" w:space="0" w:color="auto"/>
          </w:divBdr>
        </w:div>
        <w:div w:id="1080719082">
          <w:marLeft w:val="640"/>
          <w:marRight w:val="0"/>
          <w:marTop w:val="0"/>
          <w:marBottom w:val="0"/>
          <w:divBdr>
            <w:top w:val="none" w:sz="0" w:space="0" w:color="auto"/>
            <w:left w:val="none" w:sz="0" w:space="0" w:color="auto"/>
            <w:bottom w:val="none" w:sz="0" w:space="0" w:color="auto"/>
            <w:right w:val="none" w:sz="0" w:space="0" w:color="auto"/>
          </w:divBdr>
        </w:div>
        <w:div w:id="1120566722">
          <w:marLeft w:val="640"/>
          <w:marRight w:val="0"/>
          <w:marTop w:val="0"/>
          <w:marBottom w:val="0"/>
          <w:divBdr>
            <w:top w:val="none" w:sz="0" w:space="0" w:color="auto"/>
            <w:left w:val="none" w:sz="0" w:space="0" w:color="auto"/>
            <w:bottom w:val="none" w:sz="0" w:space="0" w:color="auto"/>
            <w:right w:val="none" w:sz="0" w:space="0" w:color="auto"/>
          </w:divBdr>
        </w:div>
        <w:div w:id="1195771526">
          <w:marLeft w:val="640"/>
          <w:marRight w:val="0"/>
          <w:marTop w:val="0"/>
          <w:marBottom w:val="0"/>
          <w:divBdr>
            <w:top w:val="none" w:sz="0" w:space="0" w:color="auto"/>
            <w:left w:val="none" w:sz="0" w:space="0" w:color="auto"/>
            <w:bottom w:val="none" w:sz="0" w:space="0" w:color="auto"/>
            <w:right w:val="none" w:sz="0" w:space="0" w:color="auto"/>
          </w:divBdr>
        </w:div>
        <w:div w:id="1240751925">
          <w:marLeft w:val="640"/>
          <w:marRight w:val="0"/>
          <w:marTop w:val="0"/>
          <w:marBottom w:val="0"/>
          <w:divBdr>
            <w:top w:val="none" w:sz="0" w:space="0" w:color="auto"/>
            <w:left w:val="none" w:sz="0" w:space="0" w:color="auto"/>
            <w:bottom w:val="none" w:sz="0" w:space="0" w:color="auto"/>
            <w:right w:val="none" w:sz="0" w:space="0" w:color="auto"/>
          </w:divBdr>
        </w:div>
        <w:div w:id="1337030815">
          <w:marLeft w:val="640"/>
          <w:marRight w:val="0"/>
          <w:marTop w:val="0"/>
          <w:marBottom w:val="0"/>
          <w:divBdr>
            <w:top w:val="none" w:sz="0" w:space="0" w:color="auto"/>
            <w:left w:val="none" w:sz="0" w:space="0" w:color="auto"/>
            <w:bottom w:val="none" w:sz="0" w:space="0" w:color="auto"/>
            <w:right w:val="none" w:sz="0" w:space="0" w:color="auto"/>
          </w:divBdr>
        </w:div>
        <w:div w:id="1512717795">
          <w:marLeft w:val="640"/>
          <w:marRight w:val="0"/>
          <w:marTop w:val="0"/>
          <w:marBottom w:val="0"/>
          <w:divBdr>
            <w:top w:val="none" w:sz="0" w:space="0" w:color="auto"/>
            <w:left w:val="none" w:sz="0" w:space="0" w:color="auto"/>
            <w:bottom w:val="none" w:sz="0" w:space="0" w:color="auto"/>
            <w:right w:val="none" w:sz="0" w:space="0" w:color="auto"/>
          </w:divBdr>
        </w:div>
        <w:div w:id="1574240532">
          <w:marLeft w:val="640"/>
          <w:marRight w:val="0"/>
          <w:marTop w:val="0"/>
          <w:marBottom w:val="0"/>
          <w:divBdr>
            <w:top w:val="none" w:sz="0" w:space="0" w:color="auto"/>
            <w:left w:val="none" w:sz="0" w:space="0" w:color="auto"/>
            <w:bottom w:val="none" w:sz="0" w:space="0" w:color="auto"/>
            <w:right w:val="none" w:sz="0" w:space="0" w:color="auto"/>
          </w:divBdr>
        </w:div>
        <w:div w:id="1731608721">
          <w:marLeft w:val="640"/>
          <w:marRight w:val="0"/>
          <w:marTop w:val="0"/>
          <w:marBottom w:val="0"/>
          <w:divBdr>
            <w:top w:val="none" w:sz="0" w:space="0" w:color="auto"/>
            <w:left w:val="none" w:sz="0" w:space="0" w:color="auto"/>
            <w:bottom w:val="none" w:sz="0" w:space="0" w:color="auto"/>
            <w:right w:val="none" w:sz="0" w:space="0" w:color="auto"/>
          </w:divBdr>
        </w:div>
        <w:div w:id="1853180472">
          <w:marLeft w:val="640"/>
          <w:marRight w:val="0"/>
          <w:marTop w:val="0"/>
          <w:marBottom w:val="0"/>
          <w:divBdr>
            <w:top w:val="none" w:sz="0" w:space="0" w:color="auto"/>
            <w:left w:val="none" w:sz="0" w:space="0" w:color="auto"/>
            <w:bottom w:val="none" w:sz="0" w:space="0" w:color="auto"/>
            <w:right w:val="none" w:sz="0" w:space="0" w:color="auto"/>
          </w:divBdr>
        </w:div>
        <w:div w:id="1932621751">
          <w:marLeft w:val="640"/>
          <w:marRight w:val="0"/>
          <w:marTop w:val="0"/>
          <w:marBottom w:val="0"/>
          <w:divBdr>
            <w:top w:val="none" w:sz="0" w:space="0" w:color="auto"/>
            <w:left w:val="none" w:sz="0" w:space="0" w:color="auto"/>
            <w:bottom w:val="none" w:sz="0" w:space="0" w:color="auto"/>
            <w:right w:val="none" w:sz="0" w:space="0" w:color="auto"/>
          </w:divBdr>
        </w:div>
        <w:div w:id="1971475608">
          <w:marLeft w:val="640"/>
          <w:marRight w:val="0"/>
          <w:marTop w:val="0"/>
          <w:marBottom w:val="0"/>
          <w:divBdr>
            <w:top w:val="none" w:sz="0" w:space="0" w:color="auto"/>
            <w:left w:val="none" w:sz="0" w:space="0" w:color="auto"/>
            <w:bottom w:val="none" w:sz="0" w:space="0" w:color="auto"/>
            <w:right w:val="none" w:sz="0" w:space="0" w:color="auto"/>
          </w:divBdr>
        </w:div>
      </w:divsChild>
    </w:div>
    <w:div w:id="1544437909">
      <w:bodyDiv w:val="1"/>
      <w:marLeft w:val="0"/>
      <w:marRight w:val="0"/>
      <w:marTop w:val="0"/>
      <w:marBottom w:val="0"/>
      <w:divBdr>
        <w:top w:val="none" w:sz="0" w:space="0" w:color="auto"/>
        <w:left w:val="none" w:sz="0" w:space="0" w:color="auto"/>
        <w:bottom w:val="none" w:sz="0" w:space="0" w:color="auto"/>
        <w:right w:val="none" w:sz="0" w:space="0" w:color="auto"/>
      </w:divBdr>
      <w:divsChild>
        <w:div w:id="116292336">
          <w:marLeft w:val="640"/>
          <w:marRight w:val="0"/>
          <w:marTop w:val="0"/>
          <w:marBottom w:val="0"/>
          <w:divBdr>
            <w:top w:val="none" w:sz="0" w:space="0" w:color="auto"/>
            <w:left w:val="none" w:sz="0" w:space="0" w:color="auto"/>
            <w:bottom w:val="none" w:sz="0" w:space="0" w:color="auto"/>
            <w:right w:val="none" w:sz="0" w:space="0" w:color="auto"/>
          </w:divBdr>
        </w:div>
        <w:div w:id="227376525">
          <w:marLeft w:val="640"/>
          <w:marRight w:val="0"/>
          <w:marTop w:val="0"/>
          <w:marBottom w:val="0"/>
          <w:divBdr>
            <w:top w:val="none" w:sz="0" w:space="0" w:color="auto"/>
            <w:left w:val="none" w:sz="0" w:space="0" w:color="auto"/>
            <w:bottom w:val="none" w:sz="0" w:space="0" w:color="auto"/>
            <w:right w:val="none" w:sz="0" w:space="0" w:color="auto"/>
          </w:divBdr>
        </w:div>
        <w:div w:id="238173091">
          <w:marLeft w:val="640"/>
          <w:marRight w:val="0"/>
          <w:marTop w:val="0"/>
          <w:marBottom w:val="0"/>
          <w:divBdr>
            <w:top w:val="none" w:sz="0" w:space="0" w:color="auto"/>
            <w:left w:val="none" w:sz="0" w:space="0" w:color="auto"/>
            <w:bottom w:val="none" w:sz="0" w:space="0" w:color="auto"/>
            <w:right w:val="none" w:sz="0" w:space="0" w:color="auto"/>
          </w:divBdr>
        </w:div>
        <w:div w:id="244189663">
          <w:marLeft w:val="640"/>
          <w:marRight w:val="0"/>
          <w:marTop w:val="0"/>
          <w:marBottom w:val="0"/>
          <w:divBdr>
            <w:top w:val="none" w:sz="0" w:space="0" w:color="auto"/>
            <w:left w:val="none" w:sz="0" w:space="0" w:color="auto"/>
            <w:bottom w:val="none" w:sz="0" w:space="0" w:color="auto"/>
            <w:right w:val="none" w:sz="0" w:space="0" w:color="auto"/>
          </w:divBdr>
        </w:div>
        <w:div w:id="323314648">
          <w:marLeft w:val="640"/>
          <w:marRight w:val="0"/>
          <w:marTop w:val="0"/>
          <w:marBottom w:val="0"/>
          <w:divBdr>
            <w:top w:val="none" w:sz="0" w:space="0" w:color="auto"/>
            <w:left w:val="none" w:sz="0" w:space="0" w:color="auto"/>
            <w:bottom w:val="none" w:sz="0" w:space="0" w:color="auto"/>
            <w:right w:val="none" w:sz="0" w:space="0" w:color="auto"/>
          </w:divBdr>
        </w:div>
        <w:div w:id="349993371">
          <w:marLeft w:val="640"/>
          <w:marRight w:val="0"/>
          <w:marTop w:val="0"/>
          <w:marBottom w:val="0"/>
          <w:divBdr>
            <w:top w:val="none" w:sz="0" w:space="0" w:color="auto"/>
            <w:left w:val="none" w:sz="0" w:space="0" w:color="auto"/>
            <w:bottom w:val="none" w:sz="0" w:space="0" w:color="auto"/>
            <w:right w:val="none" w:sz="0" w:space="0" w:color="auto"/>
          </w:divBdr>
        </w:div>
        <w:div w:id="504634041">
          <w:marLeft w:val="640"/>
          <w:marRight w:val="0"/>
          <w:marTop w:val="0"/>
          <w:marBottom w:val="0"/>
          <w:divBdr>
            <w:top w:val="none" w:sz="0" w:space="0" w:color="auto"/>
            <w:left w:val="none" w:sz="0" w:space="0" w:color="auto"/>
            <w:bottom w:val="none" w:sz="0" w:space="0" w:color="auto"/>
            <w:right w:val="none" w:sz="0" w:space="0" w:color="auto"/>
          </w:divBdr>
        </w:div>
        <w:div w:id="670763288">
          <w:marLeft w:val="640"/>
          <w:marRight w:val="0"/>
          <w:marTop w:val="0"/>
          <w:marBottom w:val="0"/>
          <w:divBdr>
            <w:top w:val="none" w:sz="0" w:space="0" w:color="auto"/>
            <w:left w:val="none" w:sz="0" w:space="0" w:color="auto"/>
            <w:bottom w:val="none" w:sz="0" w:space="0" w:color="auto"/>
            <w:right w:val="none" w:sz="0" w:space="0" w:color="auto"/>
          </w:divBdr>
        </w:div>
        <w:div w:id="721367190">
          <w:marLeft w:val="640"/>
          <w:marRight w:val="0"/>
          <w:marTop w:val="0"/>
          <w:marBottom w:val="0"/>
          <w:divBdr>
            <w:top w:val="none" w:sz="0" w:space="0" w:color="auto"/>
            <w:left w:val="none" w:sz="0" w:space="0" w:color="auto"/>
            <w:bottom w:val="none" w:sz="0" w:space="0" w:color="auto"/>
            <w:right w:val="none" w:sz="0" w:space="0" w:color="auto"/>
          </w:divBdr>
        </w:div>
        <w:div w:id="723018191">
          <w:marLeft w:val="640"/>
          <w:marRight w:val="0"/>
          <w:marTop w:val="0"/>
          <w:marBottom w:val="0"/>
          <w:divBdr>
            <w:top w:val="none" w:sz="0" w:space="0" w:color="auto"/>
            <w:left w:val="none" w:sz="0" w:space="0" w:color="auto"/>
            <w:bottom w:val="none" w:sz="0" w:space="0" w:color="auto"/>
            <w:right w:val="none" w:sz="0" w:space="0" w:color="auto"/>
          </w:divBdr>
        </w:div>
        <w:div w:id="801701963">
          <w:marLeft w:val="640"/>
          <w:marRight w:val="0"/>
          <w:marTop w:val="0"/>
          <w:marBottom w:val="0"/>
          <w:divBdr>
            <w:top w:val="none" w:sz="0" w:space="0" w:color="auto"/>
            <w:left w:val="none" w:sz="0" w:space="0" w:color="auto"/>
            <w:bottom w:val="none" w:sz="0" w:space="0" w:color="auto"/>
            <w:right w:val="none" w:sz="0" w:space="0" w:color="auto"/>
          </w:divBdr>
        </w:div>
        <w:div w:id="815998129">
          <w:marLeft w:val="640"/>
          <w:marRight w:val="0"/>
          <w:marTop w:val="0"/>
          <w:marBottom w:val="0"/>
          <w:divBdr>
            <w:top w:val="none" w:sz="0" w:space="0" w:color="auto"/>
            <w:left w:val="none" w:sz="0" w:space="0" w:color="auto"/>
            <w:bottom w:val="none" w:sz="0" w:space="0" w:color="auto"/>
            <w:right w:val="none" w:sz="0" w:space="0" w:color="auto"/>
          </w:divBdr>
        </w:div>
        <w:div w:id="825052146">
          <w:marLeft w:val="640"/>
          <w:marRight w:val="0"/>
          <w:marTop w:val="0"/>
          <w:marBottom w:val="0"/>
          <w:divBdr>
            <w:top w:val="none" w:sz="0" w:space="0" w:color="auto"/>
            <w:left w:val="none" w:sz="0" w:space="0" w:color="auto"/>
            <w:bottom w:val="none" w:sz="0" w:space="0" w:color="auto"/>
            <w:right w:val="none" w:sz="0" w:space="0" w:color="auto"/>
          </w:divBdr>
        </w:div>
        <w:div w:id="900484617">
          <w:marLeft w:val="640"/>
          <w:marRight w:val="0"/>
          <w:marTop w:val="0"/>
          <w:marBottom w:val="0"/>
          <w:divBdr>
            <w:top w:val="none" w:sz="0" w:space="0" w:color="auto"/>
            <w:left w:val="none" w:sz="0" w:space="0" w:color="auto"/>
            <w:bottom w:val="none" w:sz="0" w:space="0" w:color="auto"/>
            <w:right w:val="none" w:sz="0" w:space="0" w:color="auto"/>
          </w:divBdr>
        </w:div>
        <w:div w:id="930164046">
          <w:marLeft w:val="640"/>
          <w:marRight w:val="0"/>
          <w:marTop w:val="0"/>
          <w:marBottom w:val="0"/>
          <w:divBdr>
            <w:top w:val="none" w:sz="0" w:space="0" w:color="auto"/>
            <w:left w:val="none" w:sz="0" w:space="0" w:color="auto"/>
            <w:bottom w:val="none" w:sz="0" w:space="0" w:color="auto"/>
            <w:right w:val="none" w:sz="0" w:space="0" w:color="auto"/>
          </w:divBdr>
        </w:div>
        <w:div w:id="932593353">
          <w:marLeft w:val="640"/>
          <w:marRight w:val="0"/>
          <w:marTop w:val="0"/>
          <w:marBottom w:val="0"/>
          <w:divBdr>
            <w:top w:val="none" w:sz="0" w:space="0" w:color="auto"/>
            <w:left w:val="none" w:sz="0" w:space="0" w:color="auto"/>
            <w:bottom w:val="none" w:sz="0" w:space="0" w:color="auto"/>
            <w:right w:val="none" w:sz="0" w:space="0" w:color="auto"/>
          </w:divBdr>
        </w:div>
        <w:div w:id="1014766213">
          <w:marLeft w:val="640"/>
          <w:marRight w:val="0"/>
          <w:marTop w:val="0"/>
          <w:marBottom w:val="0"/>
          <w:divBdr>
            <w:top w:val="none" w:sz="0" w:space="0" w:color="auto"/>
            <w:left w:val="none" w:sz="0" w:space="0" w:color="auto"/>
            <w:bottom w:val="none" w:sz="0" w:space="0" w:color="auto"/>
            <w:right w:val="none" w:sz="0" w:space="0" w:color="auto"/>
          </w:divBdr>
        </w:div>
        <w:div w:id="1163207465">
          <w:marLeft w:val="640"/>
          <w:marRight w:val="0"/>
          <w:marTop w:val="0"/>
          <w:marBottom w:val="0"/>
          <w:divBdr>
            <w:top w:val="none" w:sz="0" w:space="0" w:color="auto"/>
            <w:left w:val="none" w:sz="0" w:space="0" w:color="auto"/>
            <w:bottom w:val="none" w:sz="0" w:space="0" w:color="auto"/>
            <w:right w:val="none" w:sz="0" w:space="0" w:color="auto"/>
          </w:divBdr>
        </w:div>
        <w:div w:id="1189876700">
          <w:marLeft w:val="640"/>
          <w:marRight w:val="0"/>
          <w:marTop w:val="0"/>
          <w:marBottom w:val="0"/>
          <w:divBdr>
            <w:top w:val="none" w:sz="0" w:space="0" w:color="auto"/>
            <w:left w:val="none" w:sz="0" w:space="0" w:color="auto"/>
            <w:bottom w:val="none" w:sz="0" w:space="0" w:color="auto"/>
            <w:right w:val="none" w:sz="0" w:space="0" w:color="auto"/>
          </w:divBdr>
        </w:div>
        <w:div w:id="1418213065">
          <w:marLeft w:val="640"/>
          <w:marRight w:val="0"/>
          <w:marTop w:val="0"/>
          <w:marBottom w:val="0"/>
          <w:divBdr>
            <w:top w:val="none" w:sz="0" w:space="0" w:color="auto"/>
            <w:left w:val="none" w:sz="0" w:space="0" w:color="auto"/>
            <w:bottom w:val="none" w:sz="0" w:space="0" w:color="auto"/>
            <w:right w:val="none" w:sz="0" w:space="0" w:color="auto"/>
          </w:divBdr>
        </w:div>
        <w:div w:id="1441029232">
          <w:marLeft w:val="640"/>
          <w:marRight w:val="0"/>
          <w:marTop w:val="0"/>
          <w:marBottom w:val="0"/>
          <w:divBdr>
            <w:top w:val="none" w:sz="0" w:space="0" w:color="auto"/>
            <w:left w:val="none" w:sz="0" w:space="0" w:color="auto"/>
            <w:bottom w:val="none" w:sz="0" w:space="0" w:color="auto"/>
            <w:right w:val="none" w:sz="0" w:space="0" w:color="auto"/>
          </w:divBdr>
        </w:div>
        <w:div w:id="1442530635">
          <w:marLeft w:val="640"/>
          <w:marRight w:val="0"/>
          <w:marTop w:val="0"/>
          <w:marBottom w:val="0"/>
          <w:divBdr>
            <w:top w:val="none" w:sz="0" w:space="0" w:color="auto"/>
            <w:left w:val="none" w:sz="0" w:space="0" w:color="auto"/>
            <w:bottom w:val="none" w:sz="0" w:space="0" w:color="auto"/>
            <w:right w:val="none" w:sz="0" w:space="0" w:color="auto"/>
          </w:divBdr>
        </w:div>
        <w:div w:id="1777142307">
          <w:marLeft w:val="640"/>
          <w:marRight w:val="0"/>
          <w:marTop w:val="0"/>
          <w:marBottom w:val="0"/>
          <w:divBdr>
            <w:top w:val="none" w:sz="0" w:space="0" w:color="auto"/>
            <w:left w:val="none" w:sz="0" w:space="0" w:color="auto"/>
            <w:bottom w:val="none" w:sz="0" w:space="0" w:color="auto"/>
            <w:right w:val="none" w:sz="0" w:space="0" w:color="auto"/>
          </w:divBdr>
        </w:div>
        <w:div w:id="1814444872">
          <w:marLeft w:val="640"/>
          <w:marRight w:val="0"/>
          <w:marTop w:val="0"/>
          <w:marBottom w:val="0"/>
          <w:divBdr>
            <w:top w:val="none" w:sz="0" w:space="0" w:color="auto"/>
            <w:left w:val="none" w:sz="0" w:space="0" w:color="auto"/>
            <w:bottom w:val="none" w:sz="0" w:space="0" w:color="auto"/>
            <w:right w:val="none" w:sz="0" w:space="0" w:color="auto"/>
          </w:divBdr>
        </w:div>
        <w:div w:id="1955480748">
          <w:marLeft w:val="640"/>
          <w:marRight w:val="0"/>
          <w:marTop w:val="0"/>
          <w:marBottom w:val="0"/>
          <w:divBdr>
            <w:top w:val="none" w:sz="0" w:space="0" w:color="auto"/>
            <w:left w:val="none" w:sz="0" w:space="0" w:color="auto"/>
            <w:bottom w:val="none" w:sz="0" w:space="0" w:color="auto"/>
            <w:right w:val="none" w:sz="0" w:space="0" w:color="auto"/>
          </w:divBdr>
        </w:div>
        <w:div w:id="1956054240">
          <w:marLeft w:val="640"/>
          <w:marRight w:val="0"/>
          <w:marTop w:val="0"/>
          <w:marBottom w:val="0"/>
          <w:divBdr>
            <w:top w:val="none" w:sz="0" w:space="0" w:color="auto"/>
            <w:left w:val="none" w:sz="0" w:space="0" w:color="auto"/>
            <w:bottom w:val="none" w:sz="0" w:space="0" w:color="auto"/>
            <w:right w:val="none" w:sz="0" w:space="0" w:color="auto"/>
          </w:divBdr>
        </w:div>
        <w:div w:id="2036149604">
          <w:marLeft w:val="640"/>
          <w:marRight w:val="0"/>
          <w:marTop w:val="0"/>
          <w:marBottom w:val="0"/>
          <w:divBdr>
            <w:top w:val="none" w:sz="0" w:space="0" w:color="auto"/>
            <w:left w:val="none" w:sz="0" w:space="0" w:color="auto"/>
            <w:bottom w:val="none" w:sz="0" w:space="0" w:color="auto"/>
            <w:right w:val="none" w:sz="0" w:space="0" w:color="auto"/>
          </w:divBdr>
        </w:div>
        <w:div w:id="2112816152">
          <w:marLeft w:val="640"/>
          <w:marRight w:val="0"/>
          <w:marTop w:val="0"/>
          <w:marBottom w:val="0"/>
          <w:divBdr>
            <w:top w:val="none" w:sz="0" w:space="0" w:color="auto"/>
            <w:left w:val="none" w:sz="0" w:space="0" w:color="auto"/>
            <w:bottom w:val="none" w:sz="0" w:space="0" w:color="auto"/>
            <w:right w:val="none" w:sz="0" w:space="0" w:color="auto"/>
          </w:divBdr>
        </w:div>
        <w:div w:id="2129277414">
          <w:marLeft w:val="640"/>
          <w:marRight w:val="0"/>
          <w:marTop w:val="0"/>
          <w:marBottom w:val="0"/>
          <w:divBdr>
            <w:top w:val="none" w:sz="0" w:space="0" w:color="auto"/>
            <w:left w:val="none" w:sz="0" w:space="0" w:color="auto"/>
            <w:bottom w:val="none" w:sz="0" w:space="0" w:color="auto"/>
            <w:right w:val="none" w:sz="0" w:space="0" w:color="auto"/>
          </w:divBdr>
        </w:div>
        <w:div w:id="2131851527">
          <w:marLeft w:val="640"/>
          <w:marRight w:val="0"/>
          <w:marTop w:val="0"/>
          <w:marBottom w:val="0"/>
          <w:divBdr>
            <w:top w:val="none" w:sz="0" w:space="0" w:color="auto"/>
            <w:left w:val="none" w:sz="0" w:space="0" w:color="auto"/>
            <w:bottom w:val="none" w:sz="0" w:space="0" w:color="auto"/>
            <w:right w:val="none" w:sz="0" w:space="0" w:color="auto"/>
          </w:divBdr>
        </w:div>
        <w:div w:id="2139948576">
          <w:marLeft w:val="640"/>
          <w:marRight w:val="0"/>
          <w:marTop w:val="0"/>
          <w:marBottom w:val="0"/>
          <w:divBdr>
            <w:top w:val="none" w:sz="0" w:space="0" w:color="auto"/>
            <w:left w:val="none" w:sz="0" w:space="0" w:color="auto"/>
            <w:bottom w:val="none" w:sz="0" w:space="0" w:color="auto"/>
            <w:right w:val="none" w:sz="0" w:space="0" w:color="auto"/>
          </w:divBdr>
        </w:div>
      </w:divsChild>
    </w:div>
    <w:div w:id="1553351558">
      <w:bodyDiv w:val="1"/>
      <w:marLeft w:val="0"/>
      <w:marRight w:val="0"/>
      <w:marTop w:val="0"/>
      <w:marBottom w:val="0"/>
      <w:divBdr>
        <w:top w:val="none" w:sz="0" w:space="0" w:color="auto"/>
        <w:left w:val="none" w:sz="0" w:space="0" w:color="auto"/>
        <w:bottom w:val="none" w:sz="0" w:space="0" w:color="auto"/>
        <w:right w:val="none" w:sz="0" w:space="0" w:color="auto"/>
      </w:divBdr>
      <w:divsChild>
        <w:div w:id="26109453">
          <w:marLeft w:val="640"/>
          <w:marRight w:val="0"/>
          <w:marTop w:val="0"/>
          <w:marBottom w:val="0"/>
          <w:divBdr>
            <w:top w:val="none" w:sz="0" w:space="0" w:color="auto"/>
            <w:left w:val="none" w:sz="0" w:space="0" w:color="auto"/>
            <w:bottom w:val="none" w:sz="0" w:space="0" w:color="auto"/>
            <w:right w:val="none" w:sz="0" w:space="0" w:color="auto"/>
          </w:divBdr>
        </w:div>
        <w:div w:id="26371993">
          <w:marLeft w:val="640"/>
          <w:marRight w:val="0"/>
          <w:marTop w:val="0"/>
          <w:marBottom w:val="0"/>
          <w:divBdr>
            <w:top w:val="none" w:sz="0" w:space="0" w:color="auto"/>
            <w:left w:val="none" w:sz="0" w:space="0" w:color="auto"/>
            <w:bottom w:val="none" w:sz="0" w:space="0" w:color="auto"/>
            <w:right w:val="none" w:sz="0" w:space="0" w:color="auto"/>
          </w:divBdr>
        </w:div>
        <w:div w:id="84419030">
          <w:marLeft w:val="640"/>
          <w:marRight w:val="0"/>
          <w:marTop w:val="0"/>
          <w:marBottom w:val="0"/>
          <w:divBdr>
            <w:top w:val="none" w:sz="0" w:space="0" w:color="auto"/>
            <w:left w:val="none" w:sz="0" w:space="0" w:color="auto"/>
            <w:bottom w:val="none" w:sz="0" w:space="0" w:color="auto"/>
            <w:right w:val="none" w:sz="0" w:space="0" w:color="auto"/>
          </w:divBdr>
        </w:div>
        <w:div w:id="107967742">
          <w:marLeft w:val="640"/>
          <w:marRight w:val="0"/>
          <w:marTop w:val="0"/>
          <w:marBottom w:val="0"/>
          <w:divBdr>
            <w:top w:val="none" w:sz="0" w:space="0" w:color="auto"/>
            <w:left w:val="none" w:sz="0" w:space="0" w:color="auto"/>
            <w:bottom w:val="none" w:sz="0" w:space="0" w:color="auto"/>
            <w:right w:val="none" w:sz="0" w:space="0" w:color="auto"/>
          </w:divBdr>
        </w:div>
        <w:div w:id="113602974">
          <w:marLeft w:val="640"/>
          <w:marRight w:val="0"/>
          <w:marTop w:val="0"/>
          <w:marBottom w:val="0"/>
          <w:divBdr>
            <w:top w:val="none" w:sz="0" w:space="0" w:color="auto"/>
            <w:left w:val="none" w:sz="0" w:space="0" w:color="auto"/>
            <w:bottom w:val="none" w:sz="0" w:space="0" w:color="auto"/>
            <w:right w:val="none" w:sz="0" w:space="0" w:color="auto"/>
          </w:divBdr>
        </w:div>
        <w:div w:id="136774316">
          <w:marLeft w:val="640"/>
          <w:marRight w:val="0"/>
          <w:marTop w:val="0"/>
          <w:marBottom w:val="0"/>
          <w:divBdr>
            <w:top w:val="none" w:sz="0" w:space="0" w:color="auto"/>
            <w:left w:val="none" w:sz="0" w:space="0" w:color="auto"/>
            <w:bottom w:val="none" w:sz="0" w:space="0" w:color="auto"/>
            <w:right w:val="none" w:sz="0" w:space="0" w:color="auto"/>
          </w:divBdr>
        </w:div>
        <w:div w:id="196697469">
          <w:marLeft w:val="640"/>
          <w:marRight w:val="0"/>
          <w:marTop w:val="0"/>
          <w:marBottom w:val="0"/>
          <w:divBdr>
            <w:top w:val="none" w:sz="0" w:space="0" w:color="auto"/>
            <w:left w:val="none" w:sz="0" w:space="0" w:color="auto"/>
            <w:bottom w:val="none" w:sz="0" w:space="0" w:color="auto"/>
            <w:right w:val="none" w:sz="0" w:space="0" w:color="auto"/>
          </w:divBdr>
        </w:div>
        <w:div w:id="322784644">
          <w:marLeft w:val="640"/>
          <w:marRight w:val="0"/>
          <w:marTop w:val="0"/>
          <w:marBottom w:val="0"/>
          <w:divBdr>
            <w:top w:val="none" w:sz="0" w:space="0" w:color="auto"/>
            <w:left w:val="none" w:sz="0" w:space="0" w:color="auto"/>
            <w:bottom w:val="none" w:sz="0" w:space="0" w:color="auto"/>
            <w:right w:val="none" w:sz="0" w:space="0" w:color="auto"/>
          </w:divBdr>
        </w:div>
        <w:div w:id="409741494">
          <w:marLeft w:val="640"/>
          <w:marRight w:val="0"/>
          <w:marTop w:val="0"/>
          <w:marBottom w:val="0"/>
          <w:divBdr>
            <w:top w:val="none" w:sz="0" w:space="0" w:color="auto"/>
            <w:left w:val="none" w:sz="0" w:space="0" w:color="auto"/>
            <w:bottom w:val="none" w:sz="0" w:space="0" w:color="auto"/>
            <w:right w:val="none" w:sz="0" w:space="0" w:color="auto"/>
          </w:divBdr>
        </w:div>
        <w:div w:id="431317964">
          <w:marLeft w:val="640"/>
          <w:marRight w:val="0"/>
          <w:marTop w:val="0"/>
          <w:marBottom w:val="0"/>
          <w:divBdr>
            <w:top w:val="none" w:sz="0" w:space="0" w:color="auto"/>
            <w:left w:val="none" w:sz="0" w:space="0" w:color="auto"/>
            <w:bottom w:val="none" w:sz="0" w:space="0" w:color="auto"/>
            <w:right w:val="none" w:sz="0" w:space="0" w:color="auto"/>
          </w:divBdr>
        </w:div>
        <w:div w:id="451444231">
          <w:marLeft w:val="640"/>
          <w:marRight w:val="0"/>
          <w:marTop w:val="0"/>
          <w:marBottom w:val="0"/>
          <w:divBdr>
            <w:top w:val="none" w:sz="0" w:space="0" w:color="auto"/>
            <w:left w:val="none" w:sz="0" w:space="0" w:color="auto"/>
            <w:bottom w:val="none" w:sz="0" w:space="0" w:color="auto"/>
            <w:right w:val="none" w:sz="0" w:space="0" w:color="auto"/>
          </w:divBdr>
        </w:div>
        <w:div w:id="515071317">
          <w:marLeft w:val="640"/>
          <w:marRight w:val="0"/>
          <w:marTop w:val="0"/>
          <w:marBottom w:val="0"/>
          <w:divBdr>
            <w:top w:val="none" w:sz="0" w:space="0" w:color="auto"/>
            <w:left w:val="none" w:sz="0" w:space="0" w:color="auto"/>
            <w:bottom w:val="none" w:sz="0" w:space="0" w:color="auto"/>
            <w:right w:val="none" w:sz="0" w:space="0" w:color="auto"/>
          </w:divBdr>
        </w:div>
        <w:div w:id="521358309">
          <w:marLeft w:val="640"/>
          <w:marRight w:val="0"/>
          <w:marTop w:val="0"/>
          <w:marBottom w:val="0"/>
          <w:divBdr>
            <w:top w:val="none" w:sz="0" w:space="0" w:color="auto"/>
            <w:left w:val="none" w:sz="0" w:space="0" w:color="auto"/>
            <w:bottom w:val="none" w:sz="0" w:space="0" w:color="auto"/>
            <w:right w:val="none" w:sz="0" w:space="0" w:color="auto"/>
          </w:divBdr>
        </w:div>
        <w:div w:id="618804439">
          <w:marLeft w:val="640"/>
          <w:marRight w:val="0"/>
          <w:marTop w:val="0"/>
          <w:marBottom w:val="0"/>
          <w:divBdr>
            <w:top w:val="none" w:sz="0" w:space="0" w:color="auto"/>
            <w:left w:val="none" w:sz="0" w:space="0" w:color="auto"/>
            <w:bottom w:val="none" w:sz="0" w:space="0" w:color="auto"/>
            <w:right w:val="none" w:sz="0" w:space="0" w:color="auto"/>
          </w:divBdr>
        </w:div>
        <w:div w:id="639771970">
          <w:marLeft w:val="640"/>
          <w:marRight w:val="0"/>
          <w:marTop w:val="0"/>
          <w:marBottom w:val="0"/>
          <w:divBdr>
            <w:top w:val="none" w:sz="0" w:space="0" w:color="auto"/>
            <w:left w:val="none" w:sz="0" w:space="0" w:color="auto"/>
            <w:bottom w:val="none" w:sz="0" w:space="0" w:color="auto"/>
            <w:right w:val="none" w:sz="0" w:space="0" w:color="auto"/>
          </w:divBdr>
        </w:div>
        <w:div w:id="659890136">
          <w:marLeft w:val="640"/>
          <w:marRight w:val="0"/>
          <w:marTop w:val="0"/>
          <w:marBottom w:val="0"/>
          <w:divBdr>
            <w:top w:val="none" w:sz="0" w:space="0" w:color="auto"/>
            <w:left w:val="none" w:sz="0" w:space="0" w:color="auto"/>
            <w:bottom w:val="none" w:sz="0" w:space="0" w:color="auto"/>
            <w:right w:val="none" w:sz="0" w:space="0" w:color="auto"/>
          </w:divBdr>
        </w:div>
        <w:div w:id="674915605">
          <w:marLeft w:val="640"/>
          <w:marRight w:val="0"/>
          <w:marTop w:val="0"/>
          <w:marBottom w:val="0"/>
          <w:divBdr>
            <w:top w:val="none" w:sz="0" w:space="0" w:color="auto"/>
            <w:left w:val="none" w:sz="0" w:space="0" w:color="auto"/>
            <w:bottom w:val="none" w:sz="0" w:space="0" w:color="auto"/>
            <w:right w:val="none" w:sz="0" w:space="0" w:color="auto"/>
          </w:divBdr>
        </w:div>
        <w:div w:id="694116821">
          <w:marLeft w:val="640"/>
          <w:marRight w:val="0"/>
          <w:marTop w:val="0"/>
          <w:marBottom w:val="0"/>
          <w:divBdr>
            <w:top w:val="none" w:sz="0" w:space="0" w:color="auto"/>
            <w:left w:val="none" w:sz="0" w:space="0" w:color="auto"/>
            <w:bottom w:val="none" w:sz="0" w:space="0" w:color="auto"/>
            <w:right w:val="none" w:sz="0" w:space="0" w:color="auto"/>
          </w:divBdr>
        </w:div>
        <w:div w:id="780564572">
          <w:marLeft w:val="640"/>
          <w:marRight w:val="0"/>
          <w:marTop w:val="0"/>
          <w:marBottom w:val="0"/>
          <w:divBdr>
            <w:top w:val="none" w:sz="0" w:space="0" w:color="auto"/>
            <w:left w:val="none" w:sz="0" w:space="0" w:color="auto"/>
            <w:bottom w:val="none" w:sz="0" w:space="0" w:color="auto"/>
            <w:right w:val="none" w:sz="0" w:space="0" w:color="auto"/>
          </w:divBdr>
        </w:div>
        <w:div w:id="784925278">
          <w:marLeft w:val="640"/>
          <w:marRight w:val="0"/>
          <w:marTop w:val="0"/>
          <w:marBottom w:val="0"/>
          <w:divBdr>
            <w:top w:val="none" w:sz="0" w:space="0" w:color="auto"/>
            <w:left w:val="none" w:sz="0" w:space="0" w:color="auto"/>
            <w:bottom w:val="none" w:sz="0" w:space="0" w:color="auto"/>
            <w:right w:val="none" w:sz="0" w:space="0" w:color="auto"/>
          </w:divBdr>
        </w:div>
        <w:div w:id="790829747">
          <w:marLeft w:val="640"/>
          <w:marRight w:val="0"/>
          <w:marTop w:val="0"/>
          <w:marBottom w:val="0"/>
          <w:divBdr>
            <w:top w:val="none" w:sz="0" w:space="0" w:color="auto"/>
            <w:left w:val="none" w:sz="0" w:space="0" w:color="auto"/>
            <w:bottom w:val="none" w:sz="0" w:space="0" w:color="auto"/>
            <w:right w:val="none" w:sz="0" w:space="0" w:color="auto"/>
          </w:divBdr>
        </w:div>
        <w:div w:id="794758500">
          <w:marLeft w:val="640"/>
          <w:marRight w:val="0"/>
          <w:marTop w:val="0"/>
          <w:marBottom w:val="0"/>
          <w:divBdr>
            <w:top w:val="none" w:sz="0" w:space="0" w:color="auto"/>
            <w:left w:val="none" w:sz="0" w:space="0" w:color="auto"/>
            <w:bottom w:val="none" w:sz="0" w:space="0" w:color="auto"/>
            <w:right w:val="none" w:sz="0" w:space="0" w:color="auto"/>
          </w:divBdr>
        </w:div>
        <w:div w:id="839084347">
          <w:marLeft w:val="640"/>
          <w:marRight w:val="0"/>
          <w:marTop w:val="0"/>
          <w:marBottom w:val="0"/>
          <w:divBdr>
            <w:top w:val="none" w:sz="0" w:space="0" w:color="auto"/>
            <w:left w:val="none" w:sz="0" w:space="0" w:color="auto"/>
            <w:bottom w:val="none" w:sz="0" w:space="0" w:color="auto"/>
            <w:right w:val="none" w:sz="0" w:space="0" w:color="auto"/>
          </w:divBdr>
        </w:div>
        <w:div w:id="843323797">
          <w:marLeft w:val="640"/>
          <w:marRight w:val="0"/>
          <w:marTop w:val="0"/>
          <w:marBottom w:val="0"/>
          <w:divBdr>
            <w:top w:val="none" w:sz="0" w:space="0" w:color="auto"/>
            <w:left w:val="none" w:sz="0" w:space="0" w:color="auto"/>
            <w:bottom w:val="none" w:sz="0" w:space="0" w:color="auto"/>
            <w:right w:val="none" w:sz="0" w:space="0" w:color="auto"/>
          </w:divBdr>
        </w:div>
        <w:div w:id="902061608">
          <w:marLeft w:val="640"/>
          <w:marRight w:val="0"/>
          <w:marTop w:val="0"/>
          <w:marBottom w:val="0"/>
          <w:divBdr>
            <w:top w:val="none" w:sz="0" w:space="0" w:color="auto"/>
            <w:left w:val="none" w:sz="0" w:space="0" w:color="auto"/>
            <w:bottom w:val="none" w:sz="0" w:space="0" w:color="auto"/>
            <w:right w:val="none" w:sz="0" w:space="0" w:color="auto"/>
          </w:divBdr>
        </w:div>
        <w:div w:id="969941432">
          <w:marLeft w:val="640"/>
          <w:marRight w:val="0"/>
          <w:marTop w:val="0"/>
          <w:marBottom w:val="0"/>
          <w:divBdr>
            <w:top w:val="none" w:sz="0" w:space="0" w:color="auto"/>
            <w:left w:val="none" w:sz="0" w:space="0" w:color="auto"/>
            <w:bottom w:val="none" w:sz="0" w:space="0" w:color="auto"/>
            <w:right w:val="none" w:sz="0" w:space="0" w:color="auto"/>
          </w:divBdr>
        </w:div>
        <w:div w:id="974989073">
          <w:marLeft w:val="640"/>
          <w:marRight w:val="0"/>
          <w:marTop w:val="0"/>
          <w:marBottom w:val="0"/>
          <w:divBdr>
            <w:top w:val="none" w:sz="0" w:space="0" w:color="auto"/>
            <w:left w:val="none" w:sz="0" w:space="0" w:color="auto"/>
            <w:bottom w:val="none" w:sz="0" w:space="0" w:color="auto"/>
            <w:right w:val="none" w:sz="0" w:space="0" w:color="auto"/>
          </w:divBdr>
        </w:div>
        <w:div w:id="1142774392">
          <w:marLeft w:val="640"/>
          <w:marRight w:val="0"/>
          <w:marTop w:val="0"/>
          <w:marBottom w:val="0"/>
          <w:divBdr>
            <w:top w:val="none" w:sz="0" w:space="0" w:color="auto"/>
            <w:left w:val="none" w:sz="0" w:space="0" w:color="auto"/>
            <w:bottom w:val="none" w:sz="0" w:space="0" w:color="auto"/>
            <w:right w:val="none" w:sz="0" w:space="0" w:color="auto"/>
          </w:divBdr>
        </w:div>
        <w:div w:id="1368145027">
          <w:marLeft w:val="640"/>
          <w:marRight w:val="0"/>
          <w:marTop w:val="0"/>
          <w:marBottom w:val="0"/>
          <w:divBdr>
            <w:top w:val="none" w:sz="0" w:space="0" w:color="auto"/>
            <w:left w:val="none" w:sz="0" w:space="0" w:color="auto"/>
            <w:bottom w:val="none" w:sz="0" w:space="0" w:color="auto"/>
            <w:right w:val="none" w:sz="0" w:space="0" w:color="auto"/>
          </w:divBdr>
        </w:div>
        <w:div w:id="1406762547">
          <w:marLeft w:val="640"/>
          <w:marRight w:val="0"/>
          <w:marTop w:val="0"/>
          <w:marBottom w:val="0"/>
          <w:divBdr>
            <w:top w:val="none" w:sz="0" w:space="0" w:color="auto"/>
            <w:left w:val="none" w:sz="0" w:space="0" w:color="auto"/>
            <w:bottom w:val="none" w:sz="0" w:space="0" w:color="auto"/>
            <w:right w:val="none" w:sz="0" w:space="0" w:color="auto"/>
          </w:divBdr>
        </w:div>
        <w:div w:id="1543056212">
          <w:marLeft w:val="640"/>
          <w:marRight w:val="0"/>
          <w:marTop w:val="0"/>
          <w:marBottom w:val="0"/>
          <w:divBdr>
            <w:top w:val="none" w:sz="0" w:space="0" w:color="auto"/>
            <w:left w:val="none" w:sz="0" w:space="0" w:color="auto"/>
            <w:bottom w:val="none" w:sz="0" w:space="0" w:color="auto"/>
            <w:right w:val="none" w:sz="0" w:space="0" w:color="auto"/>
          </w:divBdr>
        </w:div>
        <w:div w:id="1603803354">
          <w:marLeft w:val="640"/>
          <w:marRight w:val="0"/>
          <w:marTop w:val="0"/>
          <w:marBottom w:val="0"/>
          <w:divBdr>
            <w:top w:val="none" w:sz="0" w:space="0" w:color="auto"/>
            <w:left w:val="none" w:sz="0" w:space="0" w:color="auto"/>
            <w:bottom w:val="none" w:sz="0" w:space="0" w:color="auto"/>
            <w:right w:val="none" w:sz="0" w:space="0" w:color="auto"/>
          </w:divBdr>
        </w:div>
        <w:div w:id="1743143606">
          <w:marLeft w:val="640"/>
          <w:marRight w:val="0"/>
          <w:marTop w:val="0"/>
          <w:marBottom w:val="0"/>
          <w:divBdr>
            <w:top w:val="none" w:sz="0" w:space="0" w:color="auto"/>
            <w:left w:val="none" w:sz="0" w:space="0" w:color="auto"/>
            <w:bottom w:val="none" w:sz="0" w:space="0" w:color="auto"/>
            <w:right w:val="none" w:sz="0" w:space="0" w:color="auto"/>
          </w:divBdr>
        </w:div>
        <w:div w:id="1760641983">
          <w:marLeft w:val="640"/>
          <w:marRight w:val="0"/>
          <w:marTop w:val="0"/>
          <w:marBottom w:val="0"/>
          <w:divBdr>
            <w:top w:val="none" w:sz="0" w:space="0" w:color="auto"/>
            <w:left w:val="none" w:sz="0" w:space="0" w:color="auto"/>
            <w:bottom w:val="none" w:sz="0" w:space="0" w:color="auto"/>
            <w:right w:val="none" w:sz="0" w:space="0" w:color="auto"/>
          </w:divBdr>
        </w:div>
        <w:div w:id="1784690704">
          <w:marLeft w:val="640"/>
          <w:marRight w:val="0"/>
          <w:marTop w:val="0"/>
          <w:marBottom w:val="0"/>
          <w:divBdr>
            <w:top w:val="none" w:sz="0" w:space="0" w:color="auto"/>
            <w:left w:val="none" w:sz="0" w:space="0" w:color="auto"/>
            <w:bottom w:val="none" w:sz="0" w:space="0" w:color="auto"/>
            <w:right w:val="none" w:sz="0" w:space="0" w:color="auto"/>
          </w:divBdr>
        </w:div>
        <w:div w:id="1866867450">
          <w:marLeft w:val="640"/>
          <w:marRight w:val="0"/>
          <w:marTop w:val="0"/>
          <w:marBottom w:val="0"/>
          <w:divBdr>
            <w:top w:val="none" w:sz="0" w:space="0" w:color="auto"/>
            <w:left w:val="none" w:sz="0" w:space="0" w:color="auto"/>
            <w:bottom w:val="none" w:sz="0" w:space="0" w:color="auto"/>
            <w:right w:val="none" w:sz="0" w:space="0" w:color="auto"/>
          </w:divBdr>
        </w:div>
        <w:div w:id="1903559046">
          <w:marLeft w:val="640"/>
          <w:marRight w:val="0"/>
          <w:marTop w:val="0"/>
          <w:marBottom w:val="0"/>
          <w:divBdr>
            <w:top w:val="none" w:sz="0" w:space="0" w:color="auto"/>
            <w:left w:val="none" w:sz="0" w:space="0" w:color="auto"/>
            <w:bottom w:val="none" w:sz="0" w:space="0" w:color="auto"/>
            <w:right w:val="none" w:sz="0" w:space="0" w:color="auto"/>
          </w:divBdr>
        </w:div>
        <w:div w:id="2012293311">
          <w:marLeft w:val="640"/>
          <w:marRight w:val="0"/>
          <w:marTop w:val="0"/>
          <w:marBottom w:val="0"/>
          <w:divBdr>
            <w:top w:val="none" w:sz="0" w:space="0" w:color="auto"/>
            <w:left w:val="none" w:sz="0" w:space="0" w:color="auto"/>
            <w:bottom w:val="none" w:sz="0" w:space="0" w:color="auto"/>
            <w:right w:val="none" w:sz="0" w:space="0" w:color="auto"/>
          </w:divBdr>
        </w:div>
        <w:div w:id="2075662945">
          <w:marLeft w:val="640"/>
          <w:marRight w:val="0"/>
          <w:marTop w:val="0"/>
          <w:marBottom w:val="0"/>
          <w:divBdr>
            <w:top w:val="none" w:sz="0" w:space="0" w:color="auto"/>
            <w:left w:val="none" w:sz="0" w:space="0" w:color="auto"/>
            <w:bottom w:val="none" w:sz="0" w:space="0" w:color="auto"/>
            <w:right w:val="none" w:sz="0" w:space="0" w:color="auto"/>
          </w:divBdr>
        </w:div>
        <w:div w:id="2119635371">
          <w:marLeft w:val="640"/>
          <w:marRight w:val="0"/>
          <w:marTop w:val="0"/>
          <w:marBottom w:val="0"/>
          <w:divBdr>
            <w:top w:val="none" w:sz="0" w:space="0" w:color="auto"/>
            <w:left w:val="none" w:sz="0" w:space="0" w:color="auto"/>
            <w:bottom w:val="none" w:sz="0" w:space="0" w:color="auto"/>
            <w:right w:val="none" w:sz="0" w:space="0" w:color="auto"/>
          </w:divBdr>
        </w:div>
        <w:div w:id="2123647963">
          <w:marLeft w:val="640"/>
          <w:marRight w:val="0"/>
          <w:marTop w:val="0"/>
          <w:marBottom w:val="0"/>
          <w:divBdr>
            <w:top w:val="none" w:sz="0" w:space="0" w:color="auto"/>
            <w:left w:val="none" w:sz="0" w:space="0" w:color="auto"/>
            <w:bottom w:val="none" w:sz="0" w:space="0" w:color="auto"/>
            <w:right w:val="none" w:sz="0" w:space="0" w:color="auto"/>
          </w:divBdr>
        </w:div>
        <w:div w:id="2133591393">
          <w:marLeft w:val="640"/>
          <w:marRight w:val="0"/>
          <w:marTop w:val="0"/>
          <w:marBottom w:val="0"/>
          <w:divBdr>
            <w:top w:val="none" w:sz="0" w:space="0" w:color="auto"/>
            <w:left w:val="none" w:sz="0" w:space="0" w:color="auto"/>
            <w:bottom w:val="none" w:sz="0" w:space="0" w:color="auto"/>
            <w:right w:val="none" w:sz="0" w:space="0" w:color="auto"/>
          </w:divBdr>
        </w:div>
      </w:divsChild>
    </w:div>
    <w:div w:id="1590506717">
      <w:bodyDiv w:val="1"/>
      <w:marLeft w:val="0"/>
      <w:marRight w:val="0"/>
      <w:marTop w:val="0"/>
      <w:marBottom w:val="0"/>
      <w:divBdr>
        <w:top w:val="none" w:sz="0" w:space="0" w:color="auto"/>
        <w:left w:val="none" w:sz="0" w:space="0" w:color="auto"/>
        <w:bottom w:val="none" w:sz="0" w:space="0" w:color="auto"/>
        <w:right w:val="none" w:sz="0" w:space="0" w:color="auto"/>
      </w:divBdr>
      <w:divsChild>
        <w:div w:id="102383671">
          <w:marLeft w:val="640"/>
          <w:marRight w:val="0"/>
          <w:marTop w:val="0"/>
          <w:marBottom w:val="0"/>
          <w:divBdr>
            <w:top w:val="none" w:sz="0" w:space="0" w:color="auto"/>
            <w:left w:val="none" w:sz="0" w:space="0" w:color="auto"/>
            <w:bottom w:val="none" w:sz="0" w:space="0" w:color="auto"/>
            <w:right w:val="none" w:sz="0" w:space="0" w:color="auto"/>
          </w:divBdr>
        </w:div>
        <w:div w:id="114101929">
          <w:marLeft w:val="640"/>
          <w:marRight w:val="0"/>
          <w:marTop w:val="0"/>
          <w:marBottom w:val="0"/>
          <w:divBdr>
            <w:top w:val="none" w:sz="0" w:space="0" w:color="auto"/>
            <w:left w:val="none" w:sz="0" w:space="0" w:color="auto"/>
            <w:bottom w:val="none" w:sz="0" w:space="0" w:color="auto"/>
            <w:right w:val="none" w:sz="0" w:space="0" w:color="auto"/>
          </w:divBdr>
        </w:div>
        <w:div w:id="291133074">
          <w:marLeft w:val="640"/>
          <w:marRight w:val="0"/>
          <w:marTop w:val="0"/>
          <w:marBottom w:val="0"/>
          <w:divBdr>
            <w:top w:val="none" w:sz="0" w:space="0" w:color="auto"/>
            <w:left w:val="none" w:sz="0" w:space="0" w:color="auto"/>
            <w:bottom w:val="none" w:sz="0" w:space="0" w:color="auto"/>
            <w:right w:val="none" w:sz="0" w:space="0" w:color="auto"/>
          </w:divBdr>
        </w:div>
        <w:div w:id="383141316">
          <w:marLeft w:val="640"/>
          <w:marRight w:val="0"/>
          <w:marTop w:val="0"/>
          <w:marBottom w:val="0"/>
          <w:divBdr>
            <w:top w:val="none" w:sz="0" w:space="0" w:color="auto"/>
            <w:left w:val="none" w:sz="0" w:space="0" w:color="auto"/>
            <w:bottom w:val="none" w:sz="0" w:space="0" w:color="auto"/>
            <w:right w:val="none" w:sz="0" w:space="0" w:color="auto"/>
          </w:divBdr>
        </w:div>
        <w:div w:id="408424925">
          <w:marLeft w:val="640"/>
          <w:marRight w:val="0"/>
          <w:marTop w:val="0"/>
          <w:marBottom w:val="0"/>
          <w:divBdr>
            <w:top w:val="none" w:sz="0" w:space="0" w:color="auto"/>
            <w:left w:val="none" w:sz="0" w:space="0" w:color="auto"/>
            <w:bottom w:val="none" w:sz="0" w:space="0" w:color="auto"/>
            <w:right w:val="none" w:sz="0" w:space="0" w:color="auto"/>
          </w:divBdr>
        </w:div>
        <w:div w:id="754666043">
          <w:marLeft w:val="640"/>
          <w:marRight w:val="0"/>
          <w:marTop w:val="0"/>
          <w:marBottom w:val="0"/>
          <w:divBdr>
            <w:top w:val="none" w:sz="0" w:space="0" w:color="auto"/>
            <w:left w:val="none" w:sz="0" w:space="0" w:color="auto"/>
            <w:bottom w:val="none" w:sz="0" w:space="0" w:color="auto"/>
            <w:right w:val="none" w:sz="0" w:space="0" w:color="auto"/>
          </w:divBdr>
        </w:div>
        <w:div w:id="778648945">
          <w:marLeft w:val="640"/>
          <w:marRight w:val="0"/>
          <w:marTop w:val="0"/>
          <w:marBottom w:val="0"/>
          <w:divBdr>
            <w:top w:val="none" w:sz="0" w:space="0" w:color="auto"/>
            <w:left w:val="none" w:sz="0" w:space="0" w:color="auto"/>
            <w:bottom w:val="none" w:sz="0" w:space="0" w:color="auto"/>
            <w:right w:val="none" w:sz="0" w:space="0" w:color="auto"/>
          </w:divBdr>
        </w:div>
        <w:div w:id="784543103">
          <w:marLeft w:val="640"/>
          <w:marRight w:val="0"/>
          <w:marTop w:val="0"/>
          <w:marBottom w:val="0"/>
          <w:divBdr>
            <w:top w:val="none" w:sz="0" w:space="0" w:color="auto"/>
            <w:left w:val="none" w:sz="0" w:space="0" w:color="auto"/>
            <w:bottom w:val="none" w:sz="0" w:space="0" w:color="auto"/>
            <w:right w:val="none" w:sz="0" w:space="0" w:color="auto"/>
          </w:divBdr>
        </w:div>
        <w:div w:id="977876624">
          <w:marLeft w:val="640"/>
          <w:marRight w:val="0"/>
          <w:marTop w:val="0"/>
          <w:marBottom w:val="0"/>
          <w:divBdr>
            <w:top w:val="none" w:sz="0" w:space="0" w:color="auto"/>
            <w:left w:val="none" w:sz="0" w:space="0" w:color="auto"/>
            <w:bottom w:val="none" w:sz="0" w:space="0" w:color="auto"/>
            <w:right w:val="none" w:sz="0" w:space="0" w:color="auto"/>
          </w:divBdr>
        </w:div>
        <w:div w:id="1173715431">
          <w:marLeft w:val="640"/>
          <w:marRight w:val="0"/>
          <w:marTop w:val="0"/>
          <w:marBottom w:val="0"/>
          <w:divBdr>
            <w:top w:val="none" w:sz="0" w:space="0" w:color="auto"/>
            <w:left w:val="none" w:sz="0" w:space="0" w:color="auto"/>
            <w:bottom w:val="none" w:sz="0" w:space="0" w:color="auto"/>
            <w:right w:val="none" w:sz="0" w:space="0" w:color="auto"/>
          </w:divBdr>
        </w:div>
        <w:div w:id="1182744377">
          <w:marLeft w:val="640"/>
          <w:marRight w:val="0"/>
          <w:marTop w:val="0"/>
          <w:marBottom w:val="0"/>
          <w:divBdr>
            <w:top w:val="none" w:sz="0" w:space="0" w:color="auto"/>
            <w:left w:val="none" w:sz="0" w:space="0" w:color="auto"/>
            <w:bottom w:val="none" w:sz="0" w:space="0" w:color="auto"/>
            <w:right w:val="none" w:sz="0" w:space="0" w:color="auto"/>
          </w:divBdr>
        </w:div>
        <w:div w:id="1187476612">
          <w:marLeft w:val="640"/>
          <w:marRight w:val="0"/>
          <w:marTop w:val="0"/>
          <w:marBottom w:val="0"/>
          <w:divBdr>
            <w:top w:val="none" w:sz="0" w:space="0" w:color="auto"/>
            <w:left w:val="none" w:sz="0" w:space="0" w:color="auto"/>
            <w:bottom w:val="none" w:sz="0" w:space="0" w:color="auto"/>
            <w:right w:val="none" w:sz="0" w:space="0" w:color="auto"/>
          </w:divBdr>
        </w:div>
        <w:div w:id="1212300939">
          <w:marLeft w:val="640"/>
          <w:marRight w:val="0"/>
          <w:marTop w:val="0"/>
          <w:marBottom w:val="0"/>
          <w:divBdr>
            <w:top w:val="none" w:sz="0" w:space="0" w:color="auto"/>
            <w:left w:val="none" w:sz="0" w:space="0" w:color="auto"/>
            <w:bottom w:val="none" w:sz="0" w:space="0" w:color="auto"/>
            <w:right w:val="none" w:sz="0" w:space="0" w:color="auto"/>
          </w:divBdr>
        </w:div>
        <w:div w:id="1214659048">
          <w:marLeft w:val="640"/>
          <w:marRight w:val="0"/>
          <w:marTop w:val="0"/>
          <w:marBottom w:val="0"/>
          <w:divBdr>
            <w:top w:val="none" w:sz="0" w:space="0" w:color="auto"/>
            <w:left w:val="none" w:sz="0" w:space="0" w:color="auto"/>
            <w:bottom w:val="none" w:sz="0" w:space="0" w:color="auto"/>
            <w:right w:val="none" w:sz="0" w:space="0" w:color="auto"/>
          </w:divBdr>
        </w:div>
        <w:div w:id="1234436240">
          <w:marLeft w:val="640"/>
          <w:marRight w:val="0"/>
          <w:marTop w:val="0"/>
          <w:marBottom w:val="0"/>
          <w:divBdr>
            <w:top w:val="none" w:sz="0" w:space="0" w:color="auto"/>
            <w:left w:val="none" w:sz="0" w:space="0" w:color="auto"/>
            <w:bottom w:val="none" w:sz="0" w:space="0" w:color="auto"/>
            <w:right w:val="none" w:sz="0" w:space="0" w:color="auto"/>
          </w:divBdr>
        </w:div>
        <w:div w:id="1276641395">
          <w:marLeft w:val="640"/>
          <w:marRight w:val="0"/>
          <w:marTop w:val="0"/>
          <w:marBottom w:val="0"/>
          <w:divBdr>
            <w:top w:val="none" w:sz="0" w:space="0" w:color="auto"/>
            <w:left w:val="none" w:sz="0" w:space="0" w:color="auto"/>
            <w:bottom w:val="none" w:sz="0" w:space="0" w:color="auto"/>
            <w:right w:val="none" w:sz="0" w:space="0" w:color="auto"/>
          </w:divBdr>
        </w:div>
        <w:div w:id="1277560145">
          <w:marLeft w:val="640"/>
          <w:marRight w:val="0"/>
          <w:marTop w:val="0"/>
          <w:marBottom w:val="0"/>
          <w:divBdr>
            <w:top w:val="none" w:sz="0" w:space="0" w:color="auto"/>
            <w:left w:val="none" w:sz="0" w:space="0" w:color="auto"/>
            <w:bottom w:val="none" w:sz="0" w:space="0" w:color="auto"/>
            <w:right w:val="none" w:sz="0" w:space="0" w:color="auto"/>
          </w:divBdr>
        </w:div>
        <w:div w:id="1323005594">
          <w:marLeft w:val="640"/>
          <w:marRight w:val="0"/>
          <w:marTop w:val="0"/>
          <w:marBottom w:val="0"/>
          <w:divBdr>
            <w:top w:val="none" w:sz="0" w:space="0" w:color="auto"/>
            <w:left w:val="none" w:sz="0" w:space="0" w:color="auto"/>
            <w:bottom w:val="none" w:sz="0" w:space="0" w:color="auto"/>
            <w:right w:val="none" w:sz="0" w:space="0" w:color="auto"/>
          </w:divBdr>
        </w:div>
        <w:div w:id="1329555834">
          <w:marLeft w:val="640"/>
          <w:marRight w:val="0"/>
          <w:marTop w:val="0"/>
          <w:marBottom w:val="0"/>
          <w:divBdr>
            <w:top w:val="none" w:sz="0" w:space="0" w:color="auto"/>
            <w:left w:val="none" w:sz="0" w:space="0" w:color="auto"/>
            <w:bottom w:val="none" w:sz="0" w:space="0" w:color="auto"/>
            <w:right w:val="none" w:sz="0" w:space="0" w:color="auto"/>
          </w:divBdr>
        </w:div>
        <w:div w:id="1345863554">
          <w:marLeft w:val="640"/>
          <w:marRight w:val="0"/>
          <w:marTop w:val="0"/>
          <w:marBottom w:val="0"/>
          <w:divBdr>
            <w:top w:val="none" w:sz="0" w:space="0" w:color="auto"/>
            <w:left w:val="none" w:sz="0" w:space="0" w:color="auto"/>
            <w:bottom w:val="none" w:sz="0" w:space="0" w:color="auto"/>
            <w:right w:val="none" w:sz="0" w:space="0" w:color="auto"/>
          </w:divBdr>
        </w:div>
        <w:div w:id="1496384417">
          <w:marLeft w:val="640"/>
          <w:marRight w:val="0"/>
          <w:marTop w:val="0"/>
          <w:marBottom w:val="0"/>
          <w:divBdr>
            <w:top w:val="none" w:sz="0" w:space="0" w:color="auto"/>
            <w:left w:val="none" w:sz="0" w:space="0" w:color="auto"/>
            <w:bottom w:val="none" w:sz="0" w:space="0" w:color="auto"/>
            <w:right w:val="none" w:sz="0" w:space="0" w:color="auto"/>
          </w:divBdr>
        </w:div>
        <w:div w:id="1537965441">
          <w:marLeft w:val="640"/>
          <w:marRight w:val="0"/>
          <w:marTop w:val="0"/>
          <w:marBottom w:val="0"/>
          <w:divBdr>
            <w:top w:val="none" w:sz="0" w:space="0" w:color="auto"/>
            <w:left w:val="none" w:sz="0" w:space="0" w:color="auto"/>
            <w:bottom w:val="none" w:sz="0" w:space="0" w:color="auto"/>
            <w:right w:val="none" w:sz="0" w:space="0" w:color="auto"/>
          </w:divBdr>
        </w:div>
        <w:div w:id="1983608551">
          <w:marLeft w:val="640"/>
          <w:marRight w:val="0"/>
          <w:marTop w:val="0"/>
          <w:marBottom w:val="0"/>
          <w:divBdr>
            <w:top w:val="none" w:sz="0" w:space="0" w:color="auto"/>
            <w:left w:val="none" w:sz="0" w:space="0" w:color="auto"/>
            <w:bottom w:val="none" w:sz="0" w:space="0" w:color="auto"/>
            <w:right w:val="none" w:sz="0" w:space="0" w:color="auto"/>
          </w:divBdr>
        </w:div>
        <w:div w:id="2022050171">
          <w:marLeft w:val="640"/>
          <w:marRight w:val="0"/>
          <w:marTop w:val="0"/>
          <w:marBottom w:val="0"/>
          <w:divBdr>
            <w:top w:val="none" w:sz="0" w:space="0" w:color="auto"/>
            <w:left w:val="none" w:sz="0" w:space="0" w:color="auto"/>
            <w:bottom w:val="none" w:sz="0" w:space="0" w:color="auto"/>
            <w:right w:val="none" w:sz="0" w:space="0" w:color="auto"/>
          </w:divBdr>
        </w:div>
      </w:divsChild>
    </w:div>
    <w:div w:id="1610047663">
      <w:bodyDiv w:val="1"/>
      <w:marLeft w:val="0"/>
      <w:marRight w:val="0"/>
      <w:marTop w:val="0"/>
      <w:marBottom w:val="0"/>
      <w:divBdr>
        <w:top w:val="none" w:sz="0" w:space="0" w:color="auto"/>
        <w:left w:val="none" w:sz="0" w:space="0" w:color="auto"/>
        <w:bottom w:val="none" w:sz="0" w:space="0" w:color="auto"/>
        <w:right w:val="none" w:sz="0" w:space="0" w:color="auto"/>
      </w:divBdr>
      <w:divsChild>
        <w:div w:id="70474534">
          <w:marLeft w:val="640"/>
          <w:marRight w:val="0"/>
          <w:marTop w:val="0"/>
          <w:marBottom w:val="0"/>
          <w:divBdr>
            <w:top w:val="none" w:sz="0" w:space="0" w:color="auto"/>
            <w:left w:val="none" w:sz="0" w:space="0" w:color="auto"/>
            <w:bottom w:val="none" w:sz="0" w:space="0" w:color="auto"/>
            <w:right w:val="none" w:sz="0" w:space="0" w:color="auto"/>
          </w:divBdr>
        </w:div>
        <w:div w:id="179860657">
          <w:marLeft w:val="640"/>
          <w:marRight w:val="0"/>
          <w:marTop w:val="0"/>
          <w:marBottom w:val="0"/>
          <w:divBdr>
            <w:top w:val="none" w:sz="0" w:space="0" w:color="auto"/>
            <w:left w:val="none" w:sz="0" w:space="0" w:color="auto"/>
            <w:bottom w:val="none" w:sz="0" w:space="0" w:color="auto"/>
            <w:right w:val="none" w:sz="0" w:space="0" w:color="auto"/>
          </w:divBdr>
        </w:div>
        <w:div w:id="306400086">
          <w:marLeft w:val="640"/>
          <w:marRight w:val="0"/>
          <w:marTop w:val="0"/>
          <w:marBottom w:val="0"/>
          <w:divBdr>
            <w:top w:val="none" w:sz="0" w:space="0" w:color="auto"/>
            <w:left w:val="none" w:sz="0" w:space="0" w:color="auto"/>
            <w:bottom w:val="none" w:sz="0" w:space="0" w:color="auto"/>
            <w:right w:val="none" w:sz="0" w:space="0" w:color="auto"/>
          </w:divBdr>
        </w:div>
        <w:div w:id="319694112">
          <w:marLeft w:val="640"/>
          <w:marRight w:val="0"/>
          <w:marTop w:val="0"/>
          <w:marBottom w:val="0"/>
          <w:divBdr>
            <w:top w:val="none" w:sz="0" w:space="0" w:color="auto"/>
            <w:left w:val="none" w:sz="0" w:space="0" w:color="auto"/>
            <w:bottom w:val="none" w:sz="0" w:space="0" w:color="auto"/>
            <w:right w:val="none" w:sz="0" w:space="0" w:color="auto"/>
          </w:divBdr>
        </w:div>
        <w:div w:id="332417596">
          <w:marLeft w:val="640"/>
          <w:marRight w:val="0"/>
          <w:marTop w:val="0"/>
          <w:marBottom w:val="0"/>
          <w:divBdr>
            <w:top w:val="none" w:sz="0" w:space="0" w:color="auto"/>
            <w:left w:val="none" w:sz="0" w:space="0" w:color="auto"/>
            <w:bottom w:val="none" w:sz="0" w:space="0" w:color="auto"/>
            <w:right w:val="none" w:sz="0" w:space="0" w:color="auto"/>
          </w:divBdr>
        </w:div>
        <w:div w:id="385955214">
          <w:marLeft w:val="640"/>
          <w:marRight w:val="0"/>
          <w:marTop w:val="0"/>
          <w:marBottom w:val="0"/>
          <w:divBdr>
            <w:top w:val="none" w:sz="0" w:space="0" w:color="auto"/>
            <w:left w:val="none" w:sz="0" w:space="0" w:color="auto"/>
            <w:bottom w:val="none" w:sz="0" w:space="0" w:color="auto"/>
            <w:right w:val="none" w:sz="0" w:space="0" w:color="auto"/>
          </w:divBdr>
        </w:div>
        <w:div w:id="443771448">
          <w:marLeft w:val="640"/>
          <w:marRight w:val="0"/>
          <w:marTop w:val="0"/>
          <w:marBottom w:val="0"/>
          <w:divBdr>
            <w:top w:val="none" w:sz="0" w:space="0" w:color="auto"/>
            <w:left w:val="none" w:sz="0" w:space="0" w:color="auto"/>
            <w:bottom w:val="none" w:sz="0" w:space="0" w:color="auto"/>
            <w:right w:val="none" w:sz="0" w:space="0" w:color="auto"/>
          </w:divBdr>
        </w:div>
        <w:div w:id="543563184">
          <w:marLeft w:val="640"/>
          <w:marRight w:val="0"/>
          <w:marTop w:val="0"/>
          <w:marBottom w:val="0"/>
          <w:divBdr>
            <w:top w:val="none" w:sz="0" w:space="0" w:color="auto"/>
            <w:left w:val="none" w:sz="0" w:space="0" w:color="auto"/>
            <w:bottom w:val="none" w:sz="0" w:space="0" w:color="auto"/>
            <w:right w:val="none" w:sz="0" w:space="0" w:color="auto"/>
          </w:divBdr>
        </w:div>
        <w:div w:id="552665585">
          <w:marLeft w:val="640"/>
          <w:marRight w:val="0"/>
          <w:marTop w:val="0"/>
          <w:marBottom w:val="0"/>
          <w:divBdr>
            <w:top w:val="none" w:sz="0" w:space="0" w:color="auto"/>
            <w:left w:val="none" w:sz="0" w:space="0" w:color="auto"/>
            <w:bottom w:val="none" w:sz="0" w:space="0" w:color="auto"/>
            <w:right w:val="none" w:sz="0" w:space="0" w:color="auto"/>
          </w:divBdr>
        </w:div>
        <w:div w:id="683895085">
          <w:marLeft w:val="640"/>
          <w:marRight w:val="0"/>
          <w:marTop w:val="0"/>
          <w:marBottom w:val="0"/>
          <w:divBdr>
            <w:top w:val="none" w:sz="0" w:space="0" w:color="auto"/>
            <w:left w:val="none" w:sz="0" w:space="0" w:color="auto"/>
            <w:bottom w:val="none" w:sz="0" w:space="0" w:color="auto"/>
            <w:right w:val="none" w:sz="0" w:space="0" w:color="auto"/>
          </w:divBdr>
        </w:div>
        <w:div w:id="723025580">
          <w:marLeft w:val="640"/>
          <w:marRight w:val="0"/>
          <w:marTop w:val="0"/>
          <w:marBottom w:val="0"/>
          <w:divBdr>
            <w:top w:val="none" w:sz="0" w:space="0" w:color="auto"/>
            <w:left w:val="none" w:sz="0" w:space="0" w:color="auto"/>
            <w:bottom w:val="none" w:sz="0" w:space="0" w:color="auto"/>
            <w:right w:val="none" w:sz="0" w:space="0" w:color="auto"/>
          </w:divBdr>
        </w:div>
        <w:div w:id="811100157">
          <w:marLeft w:val="640"/>
          <w:marRight w:val="0"/>
          <w:marTop w:val="0"/>
          <w:marBottom w:val="0"/>
          <w:divBdr>
            <w:top w:val="none" w:sz="0" w:space="0" w:color="auto"/>
            <w:left w:val="none" w:sz="0" w:space="0" w:color="auto"/>
            <w:bottom w:val="none" w:sz="0" w:space="0" w:color="auto"/>
            <w:right w:val="none" w:sz="0" w:space="0" w:color="auto"/>
          </w:divBdr>
        </w:div>
        <w:div w:id="812792650">
          <w:marLeft w:val="640"/>
          <w:marRight w:val="0"/>
          <w:marTop w:val="0"/>
          <w:marBottom w:val="0"/>
          <w:divBdr>
            <w:top w:val="none" w:sz="0" w:space="0" w:color="auto"/>
            <w:left w:val="none" w:sz="0" w:space="0" w:color="auto"/>
            <w:bottom w:val="none" w:sz="0" w:space="0" w:color="auto"/>
            <w:right w:val="none" w:sz="0" w:space="0" w:color="auto"/>
          </w:divBdr>
        </w:div>
        <w:div w:id="1110861103">
          <w:marLeft w:val="640"/>
          <w:marRight w:val="0"/>
          <w:marTop w:val="0"/>
          <w:marBottom w:val="0"/>
          <w:divBdr>
            <w:top w:val="none" w:sz="0" w:space="0" w:color="auto"/>
            <w:left w:val="none" w:sz="0" w:space="0" w:color="auto"/>
            <w:bottom w:val="none" w:sz="0" w:space="0" w:color="auto"/>
            <w:right w:val="none" w:sz="0" w:space="0" w:color="auto"/>
          </w:divBdr>
        </w:div>
        <w:div w:id="1174340065">
          <w:marLeft w:val="640"/>
          <w:marRight w:val="0"/>
          <w:marTop w:val="0"/>
          <w:marBottom w:val="0"/>
          <w:divBdr>
            <w:top w:val="none" w:sz="0" w:space="0" w:color="auto"/>
            <w:left w:val="none" w:sz="0" w:space="0" w:color="auto"/>
            <w:bottom w:val="none" w:sz="0" w:space="0" w:color="auto"/>
            <w:right w:val="none" w:sz="0" w:space="0" w:color="auto"/>
          </w:divBdr>
        </w:div>
        <w:div w:id="1205367066">
          <w:marLeft w:val="640"/>
          <w:marRight w:val="0"/>
          <w:marTop w:val="0"/>
          <w:marBottom w:val="0"/>
          <w:divBdr>
            <w:top w:val="none" w:sz="0" w:space="0" w:color="auto"/>
            <w:left w:val="none" w:sz="0" w:space="0" w:color="auto"/>
            <w:bottom w:val="none" w:sz="0" w:space="0" w:color="auto"/>
            <w:right w:val="none" w:sz="0" w:space="0" w:color="auto"/>
          </w:divBdr>
        </w:div>
        <w:div w:id="1210647594">
          <w:marLeft w:val="640"/>
          <w:marRight w:val="0"/>
          <w:marTop w:val="0"/>
          <w:marBottom w:val="0"/>
          <w:divBdr>
            <w:top w:val="none" w:sz="0" w:space="0" w:color="auto"/>
            <w:left w:val="none" w:sz="0" w:space="0" w:color="auto"/>
            <w:bottom w:val="none" w:sz="0" w:space="0" w:color="auto"/>
            <w:right w:val="none" w:sz="0" w:space="0" w:color="auto"/>
          </w:divBdr>
        </w:div>
        <w:div w:id="1259563746">
          <w:marLeft w:val="640"/>
          <w:marRight w:val="0"/>
          <w:marTop w:val="0"/>
          <w:marBottom w:val="0"/>
          <w:divBdr>
            <w:top w:val="none" w:sz="0" w:space="0" w:color="auto"/>
            <w:left w:val="none" w:sz="0" w:space="0" w:color="auto"/>
            <w:bottom w:val="none" w:sz="0" w:space="0" w:color="auto"/>
            <w:right w:val="none" w:sz="0" w:space="0" w:color="auto"/>
          </w:divBdr>
        </w:div>
        <w:div w:id="1327589400">
          <w:marLeft w:val="640"/>
          <w:marRight w:val="0"/>
          <w:marTop w:val="0"/>
          <w:marBottom w:val="0"/>
          <w:divBdr>
            <w:top w:val="none" w:sz="0" w:space="0" w:color="auto"/>
            <w:left w:val="none" w:sz="0" w:space="0" w:color="auto"/>
            <w:bottom w:val="none" w:sz="0" w:space="0" w:color="auto"/>
            <w:right w:val="none" w:sz="0" w:space="0" w:color="auto"/>
          </w:divBdr>
        </w:div>
        <w:div w:id="1350990782">
          <w:marLeft w:val="640"/>
          <w:marRight w:val="0"/>
          <w:marTop w:val="0"/>
          <w:marBottom w:val="0"/>
          <w:divBdr>
            <w:top w:val="none" w:sz="0" w:space="0" w:color="auto"/>
            <w:left w:val="none" w:sz="0" w:space="0" w:color="auto"/>
            <w:bottom w:val="none" w:sz="0" w:space="0" w:color="auto"/>
            <w:right w:val="none" w:sz="0" w:space="0" w:color="auto"/>
          </w:divBdr>
        </w:div>
        <w:div w:id="1403260341">
          <w:marLeft w:val="640"/>
          <w:marRight w:val="0"/>
          <w:marTop w:val="0"/>
          <w:marBottom w:val="0"/>
          <w:divBdr>
            <w:top w:val="none" w:sz="0" w:space="0" w:color="auto"/>
            <w:left w:val="none" w:sz="0" w:space="0" w:color="auto"/>
            <w:bottom w:val="none" w:sz="0" w:space="0" w:color="auto"/>
            <w:right w:val="none" w:sz="0" w:space="0" w:color="auto"/>
          </w:divBdr>
        </w:div>
        <w:div w:id="1502814382">
          <w:marLeft w:val="640"/>
          <w:marRight w:val="0"/>
          <w:marTop w:val="0"/>
          <w:marBottom w:val="0"/>
          <w:divBdr>
            <w:top w:val="none" w:sz="0" w:space="0" w:color="auto"/>
            <w:left w:val="none" w:sz="0" w:space="0" w:color="auto"/>
            <w:bottom w:val="none" w:sz="0" w:space="0" w:color="auto"/>
            <w:right w:val="none" w:sz="0" w:space="0" w:color="auto"/>
          </w:divBdr>
        </w:div>
        <w:div w:id="1521434253">
          <w:marLeft w:val="640"/>
          <w:marRight w:val="0"/>
          <w:marTop w:val="0"/>
          <w:marBottom w:val="0"/>
          <w:divBdr>
            <w:top w:val="none" w:sz="0" w:space="0" w:color="auto"/>
            <w:left w:val="none" w:sz="0" w:space="0" w:color="auto"/>
            <w:bottom w:val="none" w:sz="0" w:space="0" w:color="auto"/>
            <w:right w:val="none" w:sz="0" w:space="0" w:color="auto"/>
          </w:divBdr>
        </w:div>
        <w:div w:id="1570000679">
          <w:marLeft w:val="640"/>
          <w:marRight w:val="0"/>
          <w:marTop w:val="0"/>
          <w:marBottom w:val="0"/>
          <w:divBdr>
            <w:top w:val="none" w:sz="0" w:space="0" w:color="auto"/>
            <w:left w:val="none" w:sz="0" w:space="0" w:color="auto"/>
            <w:bottom w:val="none" w:sz="0" w:space="0" w:color="auto"/>
            <w:right w:val="none" w:sz="0" w:space="0" w:color="auto"/>
          </w:divBdr>
        </w:div>
        <w:div w:id="1662811149">
          <w:marLeft w:val="640"/>
          <w:marRight w:val="0"/>
          <w:marTop w:val="0"/>
          <w:marBottom w:val="0"/>
          <w:divBdr>
            <w:top w:val="none" w:sz="0" w:space="0" w:color="auto"/>
            <w:left w:val="none" w:sz="0" w:space="0" w:color="auto"/>
            <w:bottom w:val="none" w:sz="0" w:space="0" w:color="auto"/>
            <w:right w:val="none" w:sz="0" w:space="0" w:color="auto"/>
          </w:divBdr>
        </w:div>
        <w:div w:id="1740009792">
          <w:marLeft w:val="640"/>
          <w:marRight w:val="0"/>
          <w:marTop w:val="0"/>
          <w:marBottom w:val="0"/>
          <w:divBdr>
            <w:top w:val="none" w:sz="0" w:space="0" w:color="auto"/>
            <w:left w:val="none" w:sz="0" w:space="0" w:color="auto"/>
            <w:bottom w:val="none" w:sz="0" w:space="0" w:color="auto"/>
            <w:right w:val="none" w:sz="0" w:space="0" w:color="auto"/>
          </w:divBdr>
        </w:div>
        <w:div w:id="1766996043">
          <w:marLeft w:val="640"/>
          <w:marRight w:val="0"/>
          <w:marTop w:val="0"/>
          <w:marBottom w:val="0"/>
          <w:divBdr>
            <w:top w:val="none" w:sz="0" w:space="0" w:color="auto"/>
            <w:left w:val="none" w:sz="0" w:space="0" w:color="auto"/>
            <w:bottom w:val="none" w:sz="0" w:space="0" w:color="auto"/>
            <w:right w:val="none" w:sz="0" w:space="0" w:color="auto"/>
          </w:divBdr>
        </w:div>
        <w:div w:id="1823229910">
          <w:marLeft w:val="640"/>
          <w:marRight w:val="0"/>
          <w:marTop w:val="0"/>
          <w:marBottom w:val="0"/>
          <w:divBdr>
            <w:top w:val="none" w:sz="0" w:space="0" w:color="auto"/>
            <w:left w:val="none" w:sz="0" w:space="0" w:color="auto"/>
            <w:bottom w:val="none" w:sz="0" w:space="0" w:color="auto"/>
            <w:right w:val="none" w:sz="0" w:space="0" w:color="auto"/>
          </w:divBdr>
        </w:div>
        <w:div w:id="1935283879">
          <w:marLeft w:val="640"/>
          <w:marRight w:val="0"/>
          <w:marTop w:val="0"/>
          <w:marBottom w:val="0"/>
          <w:divBdr>
            <w:top w:val="none" w:sz="0" w:space="0" w:color="auto"/>
            <w:left w:val="none" w:sz="0" w:space="0" w:color="auto"/>
            <w:bottom w:val="none" w:sz="0" w:space="0" w:color="auto"/>
            <w:right w:val="none" w:sz="0" w:space="0" w:color="auto"/>
          </w:divBdr>
        </w:div>
        <w:div w:id="1971668585">
          <w:marLeft w:val="640"/>
          <w:marRight w:val="0"/>
          <w:marTop w:val="0"/>
          <w:marBottom w:val="0"/>
          <w:divBdr>
            <w:top w:val="none" w:sz="0" w:space="0" w:color="auto"/>
            <w:left w:val="none" w:sz="0" w:space="0" w:color="auto"/>
            <w:bottom w:val="none" w:sz="0" w:space="0" w:color="auto"/>
            <w:right w:val="none" w:sz="0" w:space="0" w:color="auto"/>
          </w:divBdr>
        </w:div>
        <w:div w:id="2060008314">
          <w:marLeft w:val="640"/>
          <w:marRight w:val="0"/>
          <w:marTop w:val="0"/>
          <w:marBottom w:val="0"/>
          <w:divBdr>
            <w:top w:val="none" w:sz="0" w:space="0" w:color="auto"/>
            <w:left w:val="none" w:sz="0" w:space="0" w:color="auto"/>
            <w:bottom w:val="none" w:sz="0" w:space="0" w:color="auto"/>
            <w:right w:val="none" w:sz="0" w:space="0" w:color="auto"/>
          </w:divBdr>
        </w:div>
        <w:div w:id="2073966052">
          <w:marLeft w:val="640"/>
          <w:marRight w:val="0"/>
          <w:marTop w:val="0"/>
          <w:marBottom w:val="0"/>
          <w:divBdr>
            <w:top w:val="none" w:sz="0" w:space="0" w:color="auto"/>
            <w:left w:val="none" w:sz="0" w:space="0" w:color="auto"/>
            <w:bottom w:val="none" w:sz="0" w:space="0" w:color="auto"/>
            <w:right w:val="none" w:sz="0" w:space="0" w:color="auto"/>
          </w:divBdr>
        </w:div>
      </w:divsChild>
    </w:div>
    <w:div w:id="1613781367">
      <w:bodyDiv w:val="1"/>
      <w:marLeft w:val="0"/>
      <w:marRight w:val="0"/>
      <w:marTop w:val="0"/>
      <w:marBottom w:val="0"/>
      <w:divBdr>
        <w:top w:val="none" w:sz="0" w:space="0" w:color="auto"/>
        <w:left w:val="none" w:sz="0" w:space="0" w:color="auto"/>
        <w:bottom w:val="none" w:sz="0" w:space="0" w:color="auto"/>
        <w:right w:val="none" w:sz="0" w:space="0" w:color="auto"/>
      </w:divBdr>
      <w:divsChild>
        <w:div w:id="43406910">
          <w:marLeft w:val="640"/>
          <w:marRight w:val="0"/>
          <w:marTop w:val="0"/>
          <w:marBottom w:val="0"/>
          <w:divBdr>
            <w:top w:val="none" w:sz="0" w:space="0" w:color="auto"/>
            <w:left w:val="none" w:sz="0" w:space="0" w:color="auto"/>
            <w:bottom w:val="none" w:sz="0" w:space="0" w:color="auto"/>
            <w:right w:val="none" w:sz="0" w:space="0" w:color="auto"/>
          </w:divBdr>
        </w:div>
        <w:div w:id="66997197">
          <w:marLeft w:val="640"/>
          <w:marRight w:val="0"/>
          <w:marTop w:val="0"/>
          <w:marBottom w:val="0"/>
          <w:divBdr>
            <w:top w:val="none" w:sz="0" w:space="0" w:color="auto"/>
            <w:left w:val="none" w:sz="0" w:space="0" w:color="auto"/>
            <w:bottom w:val="none" w:sz="0" w:space="0" w:color="auto"/>
            <w:right w:val="none" w:sz="0" w:space="0" w:color="auto"/>
          </w:divBdr>
        </w:div>
        <w:div w:id="151870143">
          <w:marLeft w:val="640"/>
          <w:marRight w:val="0"/>
          <w:marTop w:val="0"/>
          <w:marBottom w:val="0"/>
          <w:divBdr>
            <w:top w:val="none" w:sz="0" w:space="0" w:color="auto"/>
            <w:left w:val="none" w:sz="0" w:space="0" w:color="auto"/>
            <w:bottom w:val="none" w:sz="0" w:space="0" w:color="auto"/>
            <w:right w:val="none" w:sz="0" w:space="0" w:color="auto"/>
          </w:divBdr>
        </w:div>
        <w:div w:id="159007310">
          <w:marLeft w:val="640"/>
          <w:marRight w:val="0"/>
          <w:marTop w:val="0"/>
          <w:marBottom w:val="0"/>
          <w:divBdr>
            <w:top w:val="none" w:sz="0" w:space="0" w:color="auto"/>
            <w:left w:val="none" w:sz="0" w:space="0" w:color="auto"/>
            <w:bottom w:val="none" w:sz="0" w:space="0" w:color="auto"/>
            <w:right w:val="none" w:sz="0" w:space="0" w:color="auto"/>
          </w:divBdr>
        </w:div>
        <w:div w:id="193271332">
          <w:marLeft w:val="640"/>
          <w:marRight w:val="0"/>
          <w:marTop w:val="0"/>
          <w:marBottom w:val="0"/>
          <w:divBdr>
            <w:top w:val="none" w:sz="0" w:space="0" w:color="auto"/>
            <w:left w:val="none" w:sz="0" w:space="0" w:color="auto"/>
            <w:bottom w:val="none" w:sz="0" w:space="0" w:color="auto"/>
            <w:right w:val="none" w:sz="0" w:space="0" w:color="auto"/>
          </w:divBdr>
        </w:div>
        <w:div w:id="252276718">
          <w:marLeft w:val="640"/>
          <w:marRight w:val="0"/>
          <w:marTop w:val="0"/>
          <w:marBottom w:val="0"/>
          <w:divBdr>
            <w:top w:val="none" w:sz="0" w:space="0" w:color="auto"/>
            <w:left w:val="none" w:sz="0" w:space="0" w:color="auto"/>
            <w:bottom w:val="none" w:sz="0" w:space="0" w:color="auto"/>
            <w:right w:val="none" w:sz="0" w:space="0" w:color="auto"/>
          </w:divBdr>
        </w:div>
        <w:div w:id="257913554">
          <w:marLeft w:val="640"/>
          <w:marRight w:val="0"/>
          <w:marTop w:val="0"/>
          <w:marBottom w:val="0"/>
          <w:divBdr>
            <w:top w:val="none" w:sz="0" w:space="0" w:color="auto"/>
            <w:left w:val="none" w:sz="0" w:space="0" w:color="auto"/>
            <w:bottom w:val="none" w:sz="0" w:space="0" w:color="auto"/>
            <w:right w:val="none" w:sz="0" w:space="0" w:color="auto"/>
          </w:divBdr>
        </w:div>
        <w:div w:id="267472200">
          <w:marLeft w:val="640"/>
          <w:marRight w:val="0"/>
          <w:marTop w:val="0"/>
          <w:marBottom w:val="0"/>
          <w:divBdr>
            <w:top w:val="none" w:sz="0" w:space="0" w:color="auto"/>
            <w:left w:val="none" w:sz="0" w:space="0" w:color="auto"/>
            <w:bottom w:val="none" w:sz="0" w:space="0" w:color="auto"/>
            <w:right w:val="none" w:sz="0" w:space="0" w:color="auto"/>
          </w:divBdr>
        </w:div>
        <w:div w:id="317615835">
          <w:marLeft w:val="640"/>
          <w:marRight w:val="0"/>
          <w:marTop w:val="0"/>
          <w:marBottom w:val="0"/>
          <w:divBdr>
            <w:top w:val="none" w:sz="0" w:space="0" w:color="auto"/>
            <w:left w:val="none" w:sz="0" w:space="0" w:color="auto"/>
            <w:bottom w:val="none" w:sz="0" w:space="0" w:color="auto"/>
            <w:right w:val="none" w:sz="0" w:space="0" w:color="auto"/>
          </w:divBdr>
        </w:div>
        <w:div w:id="528296786">
          <w:marLeft w:val="640"/>
          <w:marRight w:val="0"/>
          <w:marTop w:val="0"/>
          <w:marBottom w:val="0"/>
          <w:divBdr>
            <w:top w:val="none" w:sz="0" w:space="0" w:color="auto"/>
            <w:left w:val="none" w:sz="0" w:space="0" w:color="auto"/>
            <w:bottom w:val="none" w:sz="0" w:space="0" w:color="auto"/>
            <w:right w:val="none" w:sz="0" w:space="0" w:color="auto"/>
          </w:divBdr>
        </w:div>
        <w:div w:id="589318908">
          <w:marLeft w:val="640"/>
          <w:marRight w:val="0"/>
          <w:marTop w:val="0"/>
          <w:marBottom w:val="0"/>
          <w:divBdr>
            <w:top w:val="none" w:sz="0" w:space="0" w:color="auto"/>
            <w:left w:val="none" w:sz="0" w:space="0" w:color="auto"/>
            <w:bottom w:val="none" w:sz="0" w:space="0" w:color="auto"/>
            <w:right w:val="none" w:sz="0" w:space="0" w:color="auto"/>
          </w:divBdr>
        </w:div>
        <w:div w:id="608195153">
          <w:marLeft w:val="640"/>
          <w:marRight w:val="0"/>
          <w:marTop w:val="0"/>
          <w:marBottom w:val="0"/>
          <w:divBdr>
            <w:top w:val="none" w:sz="0" w:space="0" w:color="auto"/>
            <w:left w:val="none" w:sz="0" w:space="0" w:color="auto"/>
            <w:bottom w:val="none" w:sz="0" w:space="0" w:color="auto"/>
            <w:right w:val="none" w:sz="0" w:space="0" w:color="auto"/>
          </w:divBdr>
        </w:div>
        <w:div w:id="641926453">
          <w:marLeft w:val="640"/>
          <w:marRight w:val="0"/>
          <w:marTop w:val="0"/>
          <w:marBottom w:val="0"/>
          <w:divBdr>
            <w:top w:val="none" w:sz="0" w:space="0" w:color="auto"/>
            <w:left w:val="none" w:sz="0" w:space="0" w:color="auto"/>
            <w:bottom w:val="none" w:sz="0" w:space="0" w:color="auto"/>
            <w:right w:val="none" w:sz="0" w:space="0" w:color="auto"/>
          </w:divBdr>
        </w:div>
        <w:div w:id="669406923">
          <w:marLeft w:val="640"/>
          <w:marRight w:val="0"/>
          <w:marTop w:val="0"/>
          <w:marBottom w:val="0"/>
          <w:divBdr>
            <w:top w:val="none" w:sz="0" w:space="0" w:color="auto"/>
            <w:left w:val="none" w:sz="0" w:space="0" w:color="auto"/>
            <w:bottom w:val="none" w:sz="0" w:space="0" w:color="auto"/>
            <w:right w:val="none" w:sz="0" w:space="0" w:color="auto"/>
          </w:divBdr>
        </w:div>
        <w:div w:id="679619605">
          <w:marLeft w:val="640"/>
          <w:marRight w:val="0"/>
          <w:marTop w:val="0"/>
          <w:marBottom w:val="0"/>
          <w:divBdr>
            <w:top w:val="none" w:sz="0" w:space="0" w:color="auto"/>
            <w:left w:val="none" w:sz="0" w:space="0" w:color="auto"/>
            <w:bottom w:val="none" w:sz="0" w:space="0" w:color="auto"/>
            <w:right w:val="none" w:sz="0" w:space="0" w:color="auto"/>
          </w:divBdr>
        </w:div>
        <w:div w:id="715852663">
          <w:marLeft w:val="640"/>
          <w:marRight w:val="0"/>
          <w:marTop w:val="0"/>
          <w:marBottom w:val="0"/>
          <w:divBdr>
            <w:top w:val="none" w:sz="0" w:space="0" w:color="auto"/>
            <w:left w:val="none" w:sz="0" w:space="0" w:color="auto"/>
            <w:bottom w:val="none" w:sz="0" w:space="0" w:color="auto"/>
            <w:right w:val="none" w:sz="0" w:space="0" w:color="auto"/>
          </w:divBdr>
        </w:div>
        <w:div w:id="735932360">
          <w:marLeft w:val="640"/>
          <w:marRight w:val="0"/>
          <w:marTop w:val="0"/>
          <w:marBottom w:val="0"/>
          <w:divBdr>
            <w:top w:val="none" w:sz="0" w:space="0" w:color="auto"/>
            <w:left w:val="none" w:sz="0" w:space="0" w:color="auto"/>
            <w:bottom w:val="none" w:sz="0" w:space="0" w:color="auto"/>
            <w:right w:val="none" w:sz="0" w:space="0" w:color="auto"/>
          </w:divBdr>
        </w:div>
        <w:div w:id="1018583308">
          <w:marLeft w:val="640"/>
          <w:marRight w:val="0"/>
          <w:marTop w:val="0"/>
          <w:marBottom w:val="0"/>
          <w:divBdr>
            <w:top w:val="none" w:sz="0" w:space="0" w:color="auto"/>
            <w:left w:val="none" w:sz="0" w:space="0" w:color="auto"/>
            <w:bottom w:val="none" w:sz="0" w:space="0" w:color="auto"/>
            <w:right w:val="none" w:sz="0" w:space="0" w:color="auto"/>
          </w:divBdr>
        </w:div>
        <w:div w:id="1038821686">
          <w:marLeft w:val="640"/>
          <w:marRight w:val="0"/>
          <w:marTop w:val="0"/>
          <w:marBottom w:val="0"/>
          <w:divBdr>
            <w:top w:val="none" w:sz="0" w:space="0" w:color="auto"/>
            <w:left w:val="none" w:sz="0" w:space="0" w:color="auto"/>
            <w:bottom w:val="none" w:sz="0" w:space="0" w:color="auto"/>
            <w:right w:val="none" w:sz="0" w:space="0" w:color="auto"/>
          </w:divBdr>
        </w:div>
        <w:div w:id="1049961510">
          <w:marLeft w:val="640"/>
          <w:marRight w:val="0"/>
          <w:marTop w:val="0"/>
          <w:marBottom w:val="0"/>
          <w:divBdr>
            <w:top w:val="none" w:sz="0" w:space="0" w:color="auto"/>
            <w:left w:val="none" w:sz="0" w:space="0" w:color="auto"/>
            <w:bottom w:val="none" w:sz="0" w:space="0" w:color="auto"/>
            <w:right w:val="none" w:sz="0" w:space="0" w:color="auto"/>
          </w:divBdr>
        </w:div>
        <w:div w:id="1089929581">
          <w:marLeft w:val="640"/>
          <w:marRight w:val="0"/>
          <w:marTop w:val="0"/>
          <w:marBottom w:val="0"/>
          <w:divBdr>
            <w:top w:val="none" w:sz="0" w:space="0" w:color="auto"/>
            <w:left w:val="none" w:sz="0" w:space="0" w:color="auto"/>
            <w:bottom w:val="none" w:sz="0" w:space="0" w:color="auto"/>
            <w:right w:val="none" w:sz="0" w:space="0" w:color="auto"/>
          </w:divBdr>
        </w:div>
        <w:div w:id="1178273953">
          <w:marLeft w:val="640"/>
          <w:marRight w:val="0"/>
          <w:marTop w:val="0"/>
          <w:marBottom w:val="0"/>
          <w:divBdr>
            <w:top w:val="none" w:sz="0" w:space="0" w:color="auto"/>
            <w:left w:val="none" w:sz="0" w:space="0" w:color="auto"/>
            <w:bottom w:val="none" w:sz="0" w:space="0" w:color="auto"/>
            <w:right w:val="none" w:sz="0" w:space="0" w:color="auto"/>
          </w:divBdr>
        </w:div>
        <w:div w:id="1188060831">
          <w:marLeft w:val="640"/>
          <w:marRight w:val="0"/>
          <w:marTop w:val="0"/>
          <w:marBottom w:val="0"/>
          <w:divBdr>
            <w:top w:val="none" w:sz="0" w:space="0" w:color="auto"/>
            <w:left w:val="none" w:sz="0" w:space="0" w:color="auto"/>
            <w:bottom w:val="none" w:sz="0" w:space="0" w:color="auto"/>
            <w:right w:val="none" w:sz="0" w:space="0" w:color="auto"/>
          </w:divBdr>
        </w:div>
        <w:div w:id="1337266210">
          <w:marLeft w:val="640"/>
          <w:marRight w:val="0"/>
          <w:marTop w:val="0"/>
          <w:marBottom w:val="0"/>
          <w:divBdr>
            <w:top w:val="none" w:sz="0" w:space="0" w:color="auto"/>
            <w:left w:val="none" w:sz="0" w:space="0" w:color="auto"/>
            <w:bottom w:val="none" w:sz="0" w:space="0" w:color="auto"/>
            <w:right w:val="none" w:sz="0" w:space="0" w:color="auto"/>
          </w:divBdr>
        </w:div>
        <w:div w:id="1374112554">
          <w:marLeft w:val="640"/>
          <w:marRight w:val="0"/>
          <w:marTop w:val="0"/>
          <w:marBottom w:val="0"/>
          <w:divBdr>
            <w:top w:val="none" w:sz="0" w:space="0" w:color="auto"/>
            <w:left w:val="none" w:sz="0" w:space="0" w:color="auto"/>
            <w:bottom w:val="none" w:sz="0" w:space="0" w:color="auto"/>
            <w:right w:val="none" w:sz="0" w:space="0" w:color="auto"/>
          </w:divBdr>
        </w:div>
        <w:div w:id="1449810985">
          <w:marLeft w:val="640"/>
          <w:marRight w:val="0"/>
          <w:marTop w:val="0"/>
          <w:marBottom w:val="0"/>
          <w:divBdr>
            <w:top w:val="none" w:sz="0" w:space="0" w:color="auto"/>
            <w:left w:val="none" w:sz="0" w:space="0" w:color="auto"/>
            <w:bottom w:val="none" w:sz="0" w:space="0" w:color="auto"/>
            <w:right w:val="none" w:sz="0" w:space="0" w:color="auto"/>
          </w:divBdr>
        </w:div>
        <w:div w:id="1514221892">
          <w:marLeft w:val="640"/>
          <w:marRight w:val="0"/>
          <w:marTop w:val="0"/>
          <w:marBottom w:val="0"/>
          <w:divBdr>
            <w:top w:val="none" w:sz="0" w:space="0" w:color="auto"/>
            <w:left w:val="none" w:sz="0" w:space="0" w:color="auto"/>
            <w:bottom w:val="none" w:sz="0" w:space="0" w:color="auto"/>
            <w:right w:val="none" w:sz="0" w:space="0" w:color="auto"/>
          </w:divBdr>
        </w:div>
        <w:div w:id="1527403627">
          <w:marLeft w:val="640"/>
          <w:marRight w:val="0"/>
          <w:marTop w:val="0"/>
          <w:marBottom w:val="0"/>
          <w:divBdr>
            <w:top w:val="none" w:sz="0" w:space="0" w:color="auto"/>
            <w:left w:val="none" w:sz="0" w:space="0" w:color="auto"/>
            <w:bottom w:val="none" w:sz="0" w:space="0" w:color="auto"/>
            <w:right w:val="none" w:sz="0" w:space="0" w:color="auto"/>
          </w:divBdr>
        </w:div>
        <w:div w:id="1538935474">
          <w:marLeft w:val="640"/>
          <w:marRight w:val="0"/>
          <w:marTop w:val="0"/>
          <w:marBottom w:val="0"/>
          <w:divBdr>
            <w:top w:val="none" w:sz="0" w:space="0" w:color="auto"/>
            <w:left w:val="none" w:sz="0" w:space="0" w:color="auto"/>
            <w:bottom w:val="none" w:sz="0" w:space="0" w:color="auto"/>
            <w:right w:val="none" w:sz="0" w:space="0" w:color="auto"/>
          </w:divBdr>
        </w:div>
        <w:div w:id="1552378348">
          <w:marLeft w:val="640"/>
          <w:marRight w:val="0"/>
          <w:marTop w:val="0"/>
          <w:marBottom w:val="0"/>
          <w:divBdr>
            <w:top w:val="none" w:sz="0" w:space="0" w:color="auto"/>
            <w:left w:val="none" w:sz="0" w:space="0" w:color="auto"/>
            <w:bottom w:val="none" w:sz="0" w:space="0" w:color="auto"/>
            <w:right w:val="none" w:sz="0" w:space="0" w:color="auto"/>
          </w:divBdr>
        </w:div>
        <w:div w:id="1616906933">
          <w:marLeft w:val="640"/>
          <w:marRight w:val="0"/>
          <w:marTop w:val="0"/>
          <w:marBottom w:val="0"/>
          <w:divBdr>
            <w:top w:val="none" w:sz="0" w:space="0" w:color="auto"/>
            <w:left w:val="none" w:sz="0" w:space="0" w:color="auto"/>
            <w:bottom w:val="none" w:sz="0" w:space="0" w:color="auto"/>
            <w:right w:val="none" w:sz="0" w:space="0" w:color="auto"/>
          </w:divBdr>
        </w:div>
        <w:div w:id="1627808986">
          <w:marLeft w:val="640"/>
          <w:marRight w:val="0"/>
          <w:marTop w:val="0"/>
          <w:marBottom w:val="0"/>
          <w:divBdr>
            <w:top w:val="none" w:sz="0" w:space="0" w:color="auto"/>
            <w:left w:val="none" w:sz="0" w:space="0" w:color="auto"/>
            <w:bottom w:val="none" w:sz="0" w:space="0" w:color="auto"/>
            <w:right w:val="none" w:sz="0" w:space="0" w:color="auto"/>
          </w:divBdr>
        </w:div>
        <w:div w:id="1679379876">
          <w:marLeft w:val="640"/>
          <w:marRight w:val="0"/>
          <w:marTop w:val="0"/>
          <w:marBottom w:val="0"/>
          <w:divBdr>
            <w:top w:val="none" w:sz="0" w:space="0" w:color="auto"/>
            <w:left w:val="none" w:sz="0" w:space="0" w:color="auto"/>
            <w:bottom w:val="none" w:sz="0" w:space="0" w:color="auto"/>
            <w:right w:val="none" w:sz="0" w:space="0" w:color="auto"/>
          </w:divBdr>
        </w:div>
        <w:div w:id="1696926435">
          <w:marLeft w:val="640"/>
          <w:marRight w:val="0"/>
          <w:marTop w:val="0"/>
          <w:marBottom w:val="0"/>
          <w:divBdr>
            <w:top w:val="none" w:sz="0" w:space="0" w:color="auto"/>
            <w:left w:val="none" w:sz="0" w:space="0" w:color="auto"/>
            <w:bottom w:val="none" w:sz="0" w:space="0" w:color="auto"/>
            <w:right w:val="none" w:sz="0" w:space="0" w:color="auto"/>
          </w:divBdr>
        </w:div>
        <w:div w:id="1749494204">
          <w:marLeft w:val="640"/>
          <w:marRight w:val="0"/>
          <w:marTop w:val="0"/>
          <w:marBottom w:val="0"/>
          <w:divBdr>
            <w:top w:val="none" w:sz="0" w:space="0" w:color="auto"/>
            <w:left w:val="none" w:sz="0" w:space="0" w:color="auto"/>
            <w:bottom w:val="none" w:sz="0" w:space="0" w:color="auto"/>
            <w:right w:val="none" w:sz="0" w:space="0" w:color="auto"/>
          </w:divBdr>
        </w:div>
        <w:div w:id="1809325842">
          <w:marLeft w:val="640"/>
          <w:marRight w:val="0"/>
          <w:marTop w:val="0"/>
          <w:marBottom w:val="0"/>
          <w:divBdr>
            <w:top w:val="none" w:sz="0" w:space="0" w:color="auto"/>
            <w:left w:val="none" w:sz="0" w:space="0" w:color="auto"/>
            <w:bottom w:val="none" w:sz="0" w:space="0" w:color="auto"/>
            <w:right w:val="none" w:sz="0" w:space="0" w:color="auto"/>
          </w:divBdr>
        </w:div>
        <w:div w:id="1822649476">
          <w:marLeft w:val="640"/>
          <w:marRight w:val="0"/>
          <w:marTop w:val="0"/>
          <w:marBottom w:val="0"/>
          <w:divBdr>
            <w:top w:val="none" w:sz="0" w:space="0" w:color="auto"/>
            <w:left w:val="none" w:sz="0" w:space="0" w:color="auto"/>
            <w:bottom w:val="none" w:sz="0" w:space="0" w:color="auto"/>
            <w:right w:val="none" w:sz="0" w:space="0" w:color="auto"/>
          </w:divBdr>
        </w:div>
        <w:div w:id="1845197103">
          <w:marLeft w:val="640"/>
          <w:marRight w:val="0"/>
          <w:marTop w:val="0"/>
          <w:marBottom w:val="0"/>
          <w:divBdr>
            <w:top w:val="none" w:sz="0" w:space="0" w:color="auto"/>
            <w:left w:val="none" w:sz="0" w:space="0" w:color="auto"/>
            <w:bottom w:val="none" w:sz="0" w:space="0" w:color="auto"/>
            <w:right w:val="none" w:sz="0" w:space="0" w:color="auto"/>
          </w:divBdr>
        </w:div>
        <w:div w:id="1862552173">
          <w:marLeft w:val="640"/>
          <w:marRight w:val="0"/>
          <w:marTop w:val="0"/>
          <w:marBottom w:val="0"/>
          <w:divBdr>
            <w:top w:val="none" w:sz="0" w:space="0" w:color="auto"/>
            <w:left w:val="none" w:sz="0" w:space="0" w:color="auto"/>
            <w:bottom w:val="none" w:sz="0" w:space="0" w:color="auto"/>
            <w:right w:val="none" w:sz="0" w:space="0" w:color="auto"/>
          </w:divBdr>
        </w:div>
        <w:div w:id="1899122041">
          <w:marLeft w:val="640"/>
          <w:marRight w:val="0"/>
          <w:marTop w:val="0"/>
          <w:marBottom w:val="0"/>
          <w:divBdr>
            <w:top w:val="none" w:sz="0" w:space="0" w:color="auto"/>
            <w:left w:val="none" w:sz="0" w:space="0" w:color="auto"/>
            <w:bottom w:val="none" w:sz="0" w:space="0" w:color="auto"/>
            <w:right w:val="none" w:sz="0" w:space="0" w:color="auto"/>
          </w:divBdr>
        </w:div>
        <w:div w:id="1949701565">
          <w:marLeft w:val="640"/>
          <w:marRight w:val="0"/>
          <w:marTop w:val="0"/>
          <w:marBottom w:val="0"/>
          <w:divBdr>
            <w:top w:val="none" w:sz="0" w:space="0" w:color="auto"/>
            <w:left w:val="none" w:sz="0" w:space="0" w:color="auto"/>
            <w:bottom w:val="none" w:sz="0" w:space="0" w:color="auto"/>
            <w:right w:val="none" w:sz="0" w:space="0" w:color="auto"/>
          </w:divBdr>
        </w:div>
        <w:div w:id="2114324318">
          <w:marLeft w:val="640"/>
          <w:marRight w:val="0"/>
          <w:marTop w:val="0"/>
          <w:marBottom w:val="0"/>
          <w:divBdr>
            <w:top w:val="none" w:sz="0" w:space="0" w:color="auto"/>
            <w:left w:val="none" w:sz="0" w:space="0" w:color="auto"/>
            <w:bottom w:val="none" w:sz="0" w:space="0" w:color="auto"/>
            <w:right w:val="none" w:sz="0" w:space="0" w:color="auto"/>
          </w:divBdr>
        </w:div>
      </w:divsChild>
    </w:div>
    <w:div w:id="1643198291">
      <w:bodyDiv w:val="1"/>
      <w:marLeft w:val="0"/>
      <w:marRight w:val="0"/>
      <w:marTop w:val="0"/>
      <w:marBottom w:val="0"/>
      <w:divBdr>
        <w:top w:val="none" w:sz="0" w:space="0" w:color="auto"/>
        <w:left w:val="none" w:sz="0" w:space="0" w:color="auto"/>
        <w:bottom w:val="none" w:sz="0" w:space="0" w:color="auto"/>
        <w:right w:val="none" w:sz="0" w:space="0" w:color="auto"/>
      </w:divBdr>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sChild>
    </w:div>
    <w:div w:id="1673681197">
      <w:bodyDiv w:val="1"/>
      <w:marLeft w:val="0"/>
      <w:marRight w:val="0"/>
      <w:marTop w:val="0"/>
      <w:marBottom w:val="0"/>
      <w:divBdr>
        <w:top w:val="none" w:sz="0" w:space="0" w:color="auto"/>
        <w:left w:val="none" w:sz="0" w:space="0" w:color="auto"/>
        <w:bottom w:val="none" w:sz="0" w:space="0" w:color="auto"/>
        <w:right w:val="none" w:sz="0" w:space="0" w:color="auto"/>
      </w:divBdr>
      <w:divsChild>
        <w:div w:id="121731572">
          <w:marLeft w:val="640"/>
          <w:marRight w:val="0"/>
          <w:marTop w:val="0"/>
          <w:marBottom w:val="0"/>
          <w:divBdr>
            <w:top w:val="none" w:sz="0" w:space="0" w:color="auto"/>
            <w:left w:val="none" w:sz="0" w:space="0" w:color="auto"/>
            <w:bottom w:val="none" w:sz="0" w:space="0" w:color="auto"/>
            <w:right w:val="none" w:sz="0" w:space="0" w:color="auto"/>
          </w:divBdr>
        </w:div>
        <w:div w:id="276254278">
          <w:marLeft w:val="640"/>
          <w:marRight w:val="0"/>
          <w:marTop w:val="0"/>
          <w:marBottom w:val="0"/>
          <w:divBdr>
            <w:top w:val="none" w:sz="0" w:space="0" w:color="auto"/>
            <w:left w:val="none" w:sz="0" w:space="0" w:color="auto"/>
            <w:bottom w:val="none" w:sz="0" w:space="0" w:color="auto"/>
            <w:right w:val="none" w:sz="0" w:space="0" w:color="auto"/>
          </w:divBdr>
        </w:div>
        <w:div w:id="277103218">
          <w:marLeft w:val="640"/>
          <w:marRight w:val="0"/>
          <w:marTop w:val="0"/>
          <w:marBottom w:val="0"/>
          <w:divBdr>
            <w:top w:val="none" w:sz="0" w:space="0" w:color="auto"/>
            <w:left w:val="none" w:sz="0" w:space="0" w:color="auto"/>
            <w:bottom w:val="none" w:sz="0" w:space="0" w:color="auto"/>
            <w:right w:val="none" w:sz="0" w:space="0" w:color="auto"/>
          </w:divBdr>
        </w:div>
        <w:div w:id="461658320">
          <w:marLeft w:val="640"/>
          <w:marRight w:val="0"/>
          <w:marTop w:val="0"/>
          <w:marBottom w:val="0"/>
          <w:divBdr>
            <w:top w:val="none" w:sz="0" w:space="0" w:color="auto"/>
            <w:left w:val="none" w:sz="0" w:space="0" w:color="auto"/>
            <w:bottom w:val="none" w:sz="0" w:space="0" w:color="auto"/>
            <w:right w:val="none" w:sz="0" w:space="0" w:color="auto"/>
          </w:divBdr>
        </w:div>
        <w:div w:id="464465539">
          <w:marLeft w:val="640"/>
          <w:marRight w:val="0"/>
          <w:marTop w:val="0"/>
          <w:marBottom w:val="0"/>
          <w:divBdr>
            <w:top w:val="none" w:sz="0" w:space="0" w:color="auto"/>
            <w:left w:val="none" w:sz="0" w:space="0" w:color="auto"/>
            <w:bottom w:val="none" w:sz="0" w:space="0" w:color="auto"/>
            <w:right w:val="none" w:sz="0" w:space="0" w:color="auto"/>
          </w:divBdr>
        </w:div>
        <w:div w:id="501898074">
          <w:marLeft w:val="640"/>
          <w:marRight w:val="0"/>
          <w:marTop w:val="0"/>
          <w:marBottom w:val="0"/>
          <w:divBdr>
            <w:top w:val="none" w:sz="0" w:space="0" w:color="auto"/>
            <w:left w:val="none" w:sz="0" w:space="0" w:color="auto"/>
            <w:bottom w:val="none" w:sz="0" w:space="0" w:color="auto"/>
            <w:right w:val="none" w:sz="0" w:space="0" w:color="auto"/>
          </w:divBdr>
        </w:div>
        <w:div w:id="528420214">
          <w:marLeft w:val="640"/>
          <w:marRight w:val="0"/>
          <w:marTop w:val="0"/>
          <w:marBottom w:val="0"/>
          <w:divBdr>
            <w:top w:val="none" w:sz="0" w:space="0" w:color="auto"/>
            <w:left w:val="none" w:sz="0" w:space="0" w:color="auto"/>
            <w:bottom w:val="none" w:sz="0" w:space="0" w:color="auto"/>
            <w:right w:val="none" w:sz="0" w:space="0" w:color="auto"/>
          </w:divBdr>
        </w:div>
        <w:div w:id="545680671">
          <w:marLeft w:val="640"/>
          <w:marRight w:val="0"/>
          <w:marTop w:val="0"/>
          <w:marBottom w:val="0"/>
          <w:divBdr>
            <w:top w:val="none" w:sz="0" w:space="0" w:color="auto"/>
            <w:left w:val="none" w:sz="0" w:space="0" w:color="auto"/>
            <w:bottom w:val="none" w:sz="0" w:space="0" w:color="auto"/>
            <w:right w:val="none" w:sz="0" w:space="0" w:color="auto"/>
          </w:divBdr>
        </w:div>
        <w:div w:id="684676334">
          <w:marLeft w:val="640"/>
          <w:marRight w:val="0"/>
          <w:marTop w:val="0"/>
          <w:marBottom w:val="0"/>
          <w:divBdr>
            <w:top w:val="none" w:sz="0" w:space="0" w:color="auto"/>
            <w:left w:val="none" w:sz="0" w:space="0" w:color="auto"/>
            <w:bottom w:val="none" w:sz="0" w:space="0" w:color="auto"/>
            <w:right w:val="none" w:sz="0" w:space="0" w:color="auto"/>
          </w:divBdr>
        </w:div>
        <w:div w:id="690570171">
          <w:marLeft w:val="640"/>
          <w:marRight w:val="0"/>
          <w:marTop w:val="0"/>
          <w:marBottom w:val="0"/>
          <w:divBdr>
            <w:top w:val="none" w:sz="0" w:space="0" w:color="auto"/>
            <w:left w:val="none" w:sz="0" w:space="0" w:color="auto"/>
            <w:bottom w:val="none" w:sz="0" w:space="0" w:color="auto"/>
            <w:right w:val="none" w:sz="0" w:space="0" w:color="auto"/>
          </w:divBdr>
        </w:div>
        <w:div w:id="698244123">
          <w:marLeft w:val="640"/>
          <w:marRight w:val="0"/>
          <w:marTop w:val="0"/>
          <w:marBottom w:val="0"/>
          <w:divBdr>
            <w:top w:val="none" w:sz="0" w:space="0" w:color="auto"/>
            <w:left w:val="none" w:sz="0" w:space="0" w:color="auto"/>
            <w:bottom w:val="none" w:sz="0" w:space="0" w:color="auto"/>
            <w:right w:val="none" w:sz="0" w:space="0" w:color="auto"/>
          </w:divBdr>
        </w:div>
        <w:div w:id="789787552">
          <w:marLeft w:val="640"/>
          <w:marRight w:val="0"/>
          <w:marTop w:val="0"/>
          <w:marBottom w:val="0"/>
          <w:divBdr>
            <w:top w:val="none" w:sz="0" w:space="0" w:color="auto"/>
            <w:left w:val="none" w:sz="0" w:space="0" w:color="auto"/>
            <w:bottom w:val="none" w:sz="0" w:space="0" w:color="auto"/>
            <w:right w:val="none" w:sz="0" w:space="0" w:color="auto"/>
          </w:divBdr>
        </w:div>
        <w:div w:id="817113561">
          <w:marLeft w:val="640"/>
          <w:marRight w:val="0"/>
          <w:marTop w:val="0"/>
          <w:marBottom w:val="0"/>
          <w:divBdr>
            <w:top w:val="none" w:sz="0" w:space="0" w:color="auto"/>
            <w:left w:val="none" w:sz="0" w:space="0" w:color="auto"/>
            <w:bottom w:val="none" w:sz="0" w:space="0" w:color="auto"/>
            <w:right w:val="none" w:sz="0" w:space="0" w:color="auto"/>
          </w:divBdr>
        </w:div>
        <w:div w:id="843862817">
          <w:marLeft w:val="640"/>
          <w:marRight w:val="0"/>
          <w:marTop w:val="0"/>
          <w:marBottom w:val="0"/>
          <w:divBdr>
            <w:top w:val="none" w:sz="0" w:space="0" w:color="auto"/>
            <w:left w:val="none" w:sz="0" w:space="0" w:color="auto"/>
            <w:bottom w:val="none" w:sz="0" w:space="0" w:color="auto"/>
            <w:right w:val="none" w:sz="0" w:space="0" w:color="auto"/>
          </w:divBdr>
        </w:div>
        <w:div w:id="849488141">
          <w:marLeft w:val="640"/>
          <w:marRight w:val="0"/>
          <w:marTop w:val="0"/>
          <w:marBottom w:val="0"/>
          <w:divBdr>
            <w:top w:val="none" w:sz="0" w:space="0" w:color="auto"/>
            <w:left w:val="none" w:sz="0" w:space="0" w:color="auto"/>
            <w:bottom w:val="none" w:sz="0" w:space="0" w:color="auto"/>
            <w:right w:val="none" w:sz="0" w:space="0" w:color="auto"/>
          </w:divBdr>
        </w:div>
        <w:div w:id="938175003">
          <w:marLeft w:val="640"/>
          <w:marRight w:val="0"/>
          <w:marTop w:val="0"/>
          <w:marBottom w:val="0"/>
          <w:divBdr>
            <w:top w:val="none" w:sz="0" w:space="0" w:color="auto"/>
            <w:left w:val="none" w:sz="0" w:space="0" w:color="auto"/>
            <w:bottom w:val="none" w:sz="0" w:space="0" w:color="auto"/>
            <w:right w:val="none" w:sz="0" w:space="0" w:color="auto"/>
          </w:divBdr>
        </w:div>
        <w:div w:id="964114196">
          <w:marLeft w:val="640"/>
          <w:marRight w:val="0"/>
          <w:marTop w:val="0"/>
          <w:marBottom w:val="0"/>
          <w:divBdr>
            <w:top w:val="none" w:sz="0" w:space="0" w:color="auto"/>
            <w:left w:val="none" w:sz="0" w:space="0" w:color="auto"/>
            <w:bottom w:val="none" w:sz="0" w:space="0" w:color="auto"/>
            <w:right w:val="none" w:sz="0" w:space="0" w:color="auto"/>
          </w:divBdr>
        </w:div>
        <w:div w:id="983240426">
          <w:marLeft w:val="640"/>
          <w:marRight w:val="0"/>
          <w:marTop w:val="0"/>
          <w:marBottom w:val="0"/>
          <w:divBdr>
            <w:top w:val="none" w:sz="0" w:space="0" w:color="auto"/>
            <w:left w:val="none" w:sz="0" w:space="0" w:color="auto"/>
            <w:bottom w:val="none" w:sz="0" w:space="0" w:color="auto"/>
            <w:right w:val="none" w:sz="0" w:space="0" w:color="auto"/>
          </w:divBdr>
        </w:div>
        <w:div w:id="1006325275">
          <w:marLeft w:val="640"/>
          <w:marRight w:val="0"/>
          <w:marTop w:val="0"/>
          <w:marBottom w:val="0"/>
          <w:divBdr>
            <w:top w:val="none" w:sz="0" w:space="0" w:color="auto"/>
            <w:left w:val="none" w:sz="0" w:space="0" w:color="auto"/>
            <w:bottom w:val="none" w:sz="0" w:space="0" w:color="auto"/>
            <w:right w:val="none" w:sz="0" w:space="0" w:color="auto"/>
          </w:divBdr>
        </w:div>
        <w:div w:id="1024943877">
          <w:marLeft w:val="640"/>
          <w:marRight w:val="0"/>
          <w:marTop w:val="0"/>
          <w:marBottom w:val="0"/>
          <w:divBdr>
            <w:top w:val="none" w:sz="0" w:space="0" w:color="auto"/>
            <w:left w:val="none" w:sz="0" w:space="0" w:color="auto"/>
            <w:bottom w:val="none" w:sz="0" w:space="0" w:color="auto"/>
            <w:right w:val="none" w:sz="0" w:space="0" w:color="auto"/>
          </w:divBdr>
        </w:div>
        <w:div w:id="1106119621">
          <w:marLeft w:val="640"/>
          <w:marRight w:val="0"/>
          <w:marTop w:val="0"/>
          <w:marBottom w:val="0"/>
          <w:divBdr>
            <w:top w:val="none" w:sz="0" w:space="0" w:color="auto"/>
            <w:left w:val="none" w:sz="0" w:space="0" w:color="auto"/>
            <w:bottom w:val="none" w:sz="0" w:space="0" w:color="auto"/>
            <w:right w:val="none" w:sz="0" w:space="0" w:color="auto"/>
          </w:divBdr>
        </w:div>
        <w:div w:id="1123115447">
          <w:marLeft w:val="640"/>
          <w:marRight w:val="0"/>
          <w:marTop w:val="0"/>
          <w:marBottom w:val="0"/>
          <w:divBdr>
            <w:top w:val="none" w:sz="0" w:space="0" w:color="auto"/>
            <w:left w:val="none" w:sz="0" w:space="0" w:color="auto"/>
            <w:bottom w:val="none" w:sz="0" w:space="0" w:color="auto"/>
            <w:right w:val="none" w:sz="0" w:space="0" w:color="auto"/>
          </w:divBdr>
        </w:div>
        <w:div w:id="1189752692">
          <w:marLeft w:val="640"/>
          <w:marRight w:val="0"/>
          <w:marTop w:val="0"/>
          <w:marBottom w:val="0"/>
          <w:divBdr>
            <w:top w:val="none" w:sz="0" w:space="0" w:color="auto"/>
            <w:left w:val="none" w:sz="0" w:space="0" w:color="auto"/>
            <w:bottom w:val="none" w:sz="0" w:space="0" w:color="auto"/>
            <w:right w:val="none" w:sz="0" w:space="0" w:color="auto"/>
          </w:divBdr>
        </w:div>
        <w:div w:id="1310285078">
          <w:marLeft w:val="640"/>
          <w:marRight w:val="0"/>
          <w:marTop w:val="0"/>
          <w:marBottom w:val="0"/>
          <w:divBdr>
            <w:top w:val="none" w:sz="0" w:space="0" w:color="auto"/>
            <w:left w:val="none" w:sz="0" w:space="0" w:color="auto"/>
            <w:bottom w:val="none" w:sz="0" w:space="0" w:color="auto"/>
            <w:right w:val="none" w:sz="0" w:space="0" w:color="auto"/>
          </w:divBdr>
        </w:div>
        <w:div w:id="1451515603">
          <w:marLeft w:val="640"/>
          <w:marRight w:val="0"/>
          <w:marTop w:val="0"/>
          <w:marBottom w:val="0"/>
          <w:divBdr>
            <w:top w:val="none" w:sz="0" w:space="0" w:color="auto"/>
            <w:left w:val="none" w:sz="0" w:space="0" w:color="auto"/>
            <w:bottom w:val="none" w:sz="0" w:space="0" w:color="auto"/>
            <w:right w:val="none" w:sz="0" w:space="0" w:color="auto"/>
          </w:divBdr>
        </w:div>
        <w:div w:id="1481383648">
          <w:marLeft w:val="640"/>
          <w:marRight w:val="0"/>
          <w:marTop w:val="0"/>
          <w:marBottom w:val="0"/>
          <w:divBdr>
            <w:top w:val="none" w:sz="0" w:space="0" w:color="auto"/>
            <w:left w:val="none" w:sz="0" w:space="0" w:color="auto"/>
            <w:bottom w:val="none" w:sz="0" w:space="0" w:color="auto"/>
            <w:right w:val="none" w:sz="0" w:space="0" w:color="auto"/>
          </w:divBdr>
        </w:div>
        <w:div w:id="1509711530">
          <w:marLeft w:val="640"/>
          <w:marRight w:val="0"/>
          <w:marTop w:val="0"/>
          <w:marBottom w:val="0"/>
          <w:divBdr>
            <w:top w:val="none" w:sz="0" w:space="0" w:color="auto"/>
            <w:left w:val="none" w:sz="0" w:space="0" w:color="auto"/>
            <w:bottom w:val="none" w:sz="0" w:space="0" w:color="auto"/>
            <w:right w:val="none" w:sz="0" w:space="0" w:color="auto"/>
          </w:divBdr>
        </w:div>
        <w:div w:id="1560557159">
          <w:marLeft w:val="640"/>
          <w:marRight w:val="0"/>
          <w:marTop w:val="0"/>
          <w:marBottom w:val="0"/>
          <w:divBdr>
            <w:top w:val="none" w:sz="0" w:space="0" w:color="auto"/>
            <w:left w:val="none" w:sz="0" w:space="0" w:color="auto"/>
            <w:bottom w:val="none" w:sz="0" w:space="0" w:color="auto"/>
            <w:right w:val="none" w:sz="0" w:space="0" w:color="auto"/>
          </w:divBdr>
        </w:div>
        <w:div w:id="1608804349">
          <w:marLeft w:val="640"/>
          <w:marRight w:val="0"/>
          <w:marTop w:val="0"/>
          <w:marBottom w:val="0"/>
          <w:divBdr>
            <w:top w:val="none" w:sz="0" w:space="0" w:color="auto"/>
            <w:left w:val="none" w:sz="0" w:space="0" w:color="auto"/>
            <w:bottom w:val="none" w:sz="0" w:space="0" w:color="auto"/>
            <w:right w:val="none" w:sz="0" w:space="0" w:color="auto"/>
          </w:divBdr>
        </w:div>
        <w:div w:id="1624310440">
          <w:marLeft w:val="640"/>
          <w:marRight w:val="0"/>
          <w:marTop w:val="0"/>
          <w:marBottom w:val="0"/>
          <w:divBdr>
            <w:top w:val="none" w:sz="0" w:space="0" w:color="auto"/>
            <w:left w:val="none" w:sz="0" w:space="0" w:color="auto"/>
            <w:bottom w:val="none" w:sz="0" w:space="0" w:color="auto"/>
            <w:right w:val="none" w:sz="0" w:space="0" w:color="auto"/>
          </w:divBdr>
        </w:div>
        <w:div w:id="1791194922">
          <w:marLeft w:val="640"/>
          <w:marRight w:val="0"/>
          <w:marTop w:val="0"/>
          <w:marBottom w:val="0"/>
          <w:divBdr>
            <w:top w:val="none" w:sz="0" w:space="0" w:color="auto"/>
            <w:left w:val="none" w:sz="0" w:space="0" w:color="auto"/>
            <w:bottom w:val="none" w:sz="0" w:space="0" w:color="auto"/>
            <w:right w:val="none" w:sz="0" w:space="0" w:color="auto"/>
          </w:divBdr>
        </w:div>
        <w:div w:id="1937982061">
          <w:marLeft w:val="640"/>
          <w:marRight w:val="0"/>
          <w:marTop w:val="0"/>
          <w:marBottom w:val="0"/>
          <w:divBdr>
            <w:top w:val="none" w:sz="0" w:space="0" w:color="auto"/>
            <w:left w:val="none" w:sz="0" w:space="0" w:color="auto"/>
            <w:bottom w:val="none" w:sz="0" w:space="0" w:color="auto"/>
            <w:right w:val="none" w:sz="0" w:space="0" w:color="auto"/>
          </w:divBdr>
        </w:div>
        <w:div w:id="1966426883">
          <w:marLeft w:val="640"/>
          <w:marRight w:val="0"/>
          <w:marTop w:val="0"/>
          <w:marBottom w:val="0"/>
          <w:divBdr>
            <w:top w:val="none" w:sz="0" w:space="0" w:color="auto"/>
            <w:left w:val="none" w:sz="0" w:space="0" w:color="auto"/>
            <w:bottom w:val="none" w:sz="0" w:space="0" w:color="auto"/>
            <w:right w:val="none" w:sz="0" w:space="0" w:color="auto"/>
          </w:divBdr>
        </w:div>
        <w:div w:id="2014068822">
          <w:marLeft w:val="640"/>
          <w:marRight w:val="0"/>
          <w:marTop w:val="0"/>
          <w:marBottom w:val="0"/>
          <w:divBdr>
            <w:top w:val="none" w:sz="0" w:space="0" w:color="auto"/>
            <w:left w:val="none" w:sz="0" w:space="0" w:color="auto"/>
            <w:bottom w:val="none" w:sz="0" w:space="0" w:color="auto"/>
            <w:right w:val="none" w:sz="0" w:space="0" w:color="auto"/>
          </w:divBdr>
        </w:div>
        <w:div w:id="2053311903">
          <w:marLeft w:val="640"/>
          <w:marRight w:val="0"/>
          <w:marTop w:val="0"/>
          <w:marBottom w:val="0"/>
          <w:divBdr>
            <w:top w:val="none" w:sz="0" w:space="0" w:color="auto"/>
            <w:left w:val="none" w:sz="0" w:space="0" w:color="auto"/>
            <w:bottom w:val="none" w:sz="0" w:space="0" w:color="auto"/>
            <w:right w:val="none" w:sz="0" w:space="0" w:color="auto"/>
          </w:divBdr>
        </w:div>
      </w:divsChild>
    </w:div>
    <w:div w:id="1688099474">
      <w:bodyDiv w:val="1"/>
      <w:marLeft w:val="0"/>
      <w:marRight w:val="0"/>
      <w:marTop w:val="0"/>
      <w:marBottom w:val="0"/>
      <w:divBdr>
        <w:top w:val="none" w:sz="0" w:space="0" w:color="auto"/>
        <w:left w:val="none" w:sz="0" w:space="0" w:color="auto"/>
        <w:bottom w:val="none" w:sz="0" w:space="0" w:color="auto"/>
        <w:right w:val="none" w:sz="0" w:space="0" w:color="auto"/>
      </w:divBdr>
      <w:divsChild>
        <w:div w:id="3291673">
          <w:marLeft w:val="640"/>
          <w:marRight w:val="0"/>
          <w:marTop w:val="0"/>
          <w:marBottom w:val="0"/>
          <w:divBdr>
            <w:top w:val="none" w:sz="0" w:space="0" w:color="auto"/>
            <w:left w:val="none" w:sz="0" w:space="0" w:color="auto"/>
            <w:bottom w:val="none" w:sz="0" w:space="0" w:color="auto"/>
            <w:right w:val="none" w:sz="0" w:space="0" w:color="auto"/>
          </w:divBdr>
        </w:div>
        <w:div w:id="158423836">
          <w:marLeft w:val="640"/>
          <w:marRight w:val="0"/>
          <w:marTop w:val="0"/>
          <w:marBottom w:val="0"/>
          <w:divBdr>
            <w:top w:val="none" w:sz="0" w:space="0" w:color="auto"/>
            <w:left w:val="none" w:sz="0" w:space="0" w:color="auto"/>
            <w:bottom w:val="none" w:sz="0" w:space="0" w:color="auto"/>
            <w:right w:val="none" w:sz="0" w:space="0" w:color="auto"/>
          </w:divBdr>
        </w:div>
        <w:div w:id="299723853">
          <w:marLeft w:val="640"/>
          <w:marRight w:val="0"/>
          <w:marTop w:val="0"/>
          <w:marBottom w:val="0"/>
          <w:divBdr>
            <w:top w:val="none" w:sz="0" w:space="0" w:color="auto"/>
            <w:left w:val="none" w:sz="0" w:space="0" w:color="auto"/>
            <w:bottom w:val="none" w:sz="0" w:space="0" w:color="auto"/>
            <w:right w:val="none" w:sz="0" w:space="0" w:color="auto"/>
          </w:divBdr>
        </w:div>
        <w:div w:id="360513931">
          <w:marLeft w:val="640"/>
          <w:marRight w:val="0"/>
          <w:marTop w:val="0"/>
          <w:marBottom w:val="0"/>
          <w:divBdr>
            <w:top w:val="none" w:sz="0" w:space="0" w:color="auto"/>
            <w:left w:val="none" w:sz="0" w:space="0" w:color="auto"/>
            <w:bottom w:val="none" w:sz="0" w:space="0" w:color="auto"/>
            <w:right w:val="none" w:sz="0" w:space="0" w:color="auto"/>
          </w:divBdr>
        </w:div>
        <w:div w:id="388654268">
          <w:marLeft w:val="640"/>
          <w:marRight w:val="0"/>
          <w:marTop w:val="0"/>
          <w:marBottom w:val="0"/>
          <w:divBdr>
            <w:top w:val="none" w:sz="0" w:space="0" w:color="auto"/>
            <w:left w:val="none" w:sz="0" w:space="0" w:color="auto"/>
            <w:bottom w:val="none" w:sz="0" w:space="0" w:color="auto"/>
            <w:right w:val="none" w:sz="0" w:space="0" w:color="auto"/>
          </w:divBdr>
        </w:div>
        <w:div w:id="393816642">
          <w:marLeft w:val="640"/>
          <w:marRight w:val="0"/>
          <w:marTop w:val="0"/>
          <w:marBottom w:val="0"/>
          <w:divBdr>
            <w:top w:val="none" w:sz="0" w:space="0" w:color="auto"/>
            <w:left w:val="none" w:sz="0" w:space="0" w:color="auto"/>
            <w:bottom w:val="none" w:sz="0" w:space="0" w:color="auto"/>
            <w:right w:val="none" w:sz="0" w:space="0" w:color="auto"/>
          </w:divBdr>
        </w:div>
        <w:div w:id="401762134">
          <w:marLeft w:val="640"/>
          <w:marRight w:val="0"/>
          <w:marTop w:val="0"/>
          <w:marBottom w:val="0"/>
          <w:divBdr>
            <w:top w:val="none" w:sz="0" w:space="0" w:color="auto"/>
            <w:left w:val="none" w:sz="0" w:space="0" w:color="auto"/>
            <w:bottom w:val="none" w:sz="0" w:space="0" w:color="auto"/>
            <w:right w:val="none" w:sz="0" w:space="0" w:color="auto"/>
          </w:divBdr>
        </w:div>
        <w:div w:id="418793416">
          <w:marLeft w:val="640"/>
          <w:marRight w:val="0"/>
          <w:marTop w:val="0"/>
          <w:marBottom w:val="0"/>
          <w:divBdr>
            <w:top w:val="none" w:sz="0" w:space="0" w:color="auto"/>
            <w:left w:val="none" w:sz="0" w:space="0" w:color="auto"/>
            <w:bottom w:val="none" w:sz="0" w:space="0" w:color="auto"/>
            <w:right w:val="none" w:sz="0" w:space="0" w:color="auto"/>
          </w:divBdr>
        </w:div>
        <w:div w:id="532349763">
          <w:marLeft w:val="640"/>
          <w:marRight w:val="0"/>
          <w:marTop w:val="0"/>
          <w:marBottom w:val="0"/>
          <w:divBdr>
            <w:top w:val="none" w:sz="0" w:space="0" w:color="auto"/>
            <w:left w:val="none" w:sz="0" w:space="0" w:color="auto"/>
            <w:bottom w:val="none" w:sz="0" w:space="0" w:color="auto"/>
            <w:right w:val="none" w:sz="0" w:space="0" w:color="auto"/>
          </w:divBdr>
        </w:div>
        <w:div w:id="534075322">
          <w:marLeft w:val="640"/>
          <w:marRight w:val="0"/>
          <w:marTop w:val="0"/>
          <w:marBottom w:val="0"/>
          <w:divBdr>
            <w:top w:val="none" w:sz="0" w:space="0" w:color="auto"/>
            <w:left w:val="none" w:sz="0" w:space="0" w:color="auto"/>
            <w:bottom w:val="none" w:sz="0" w:space="0" w:color="auto"/>
            <w:right w:val="none" w:sz="0" w:space="0" w:color="auto"/>
          </w:divBdr>
        </w:div>
        <w:div w:id="546338707">
          <w:marLeft w:val="640"/>
          <w:marRight w:val="0"/>
          <w:marTop w:val="0"/>
          <w:marBottom w:val="0"/>
          <w:divBdr>
            <w:top w:val="none" w:sz="0" w:space="0" w:color="auto"/>
            <w:left w:val="none" w:sz="0" w:space="0" w:color="auto"/>
            <w:bottom w:val="none" w:sz="0" w:space="0" w:color="auto"/>
            <w:right w:val="none" w:sz="0" w:space="0" w:color="auto"/>
          </w:divBdr>
        </w:div>
        <w:div w:id="557328941">
          <w:marLeft w:val="640"/>
          <w:marRight w:val="0"/>
          <w:marTop w:val="0"/>
          <w:marBottom w:val="0"/>
          <w:divBdr>
            <w:top w:val="none" w:sz="0" w:space="0" w:color="auto"/>
            <w:left w:val="none" w:sz="0" w:space="0" w:color="auto"/>
            <w:bottom w:val="none" w:sz="0" w:space="0" w:color="auto"/>
            <w:right w:val="none" w:sz="0" w:space="0" w:color="auto"/>
          </w:divBdr>
        </w:div>
        <w:div w:id="584725711">
          <w:marLeft w:val="640"/>
          <w:marRight w:val="0"/>
          <w:marTop w:val="0"/>
          <w:marBottom w:val="0"/>
          <w:divBdr>
            <w:top w:val="none" w:sz="0" w:space="0" w:color="auto"/>
            <w:left w:val="none" w:sz="0" w:space="0" w:color="auto"/>
            <w:bottom w:val="none" w:sz="0" w:space="0" w:color="auto"/>
            <w:right w:val="none" w:sz="0" w:space="0" w:color="auto"/>
          </w:divBdr>
        </w:div>
        <w:div w:id="633871228">
          <w:marLeft w:val="640"/>
          <w:marRight w:val="0"/>
          <w:marTop w:val="0"/>
          <w:marBottom w:val="0"/>
          <w:divBdr>
            <w:top w:val="none" w:sz="0" w:space="0" w:color="auto"/>
            <w:left w:val="none" w:sz="0" w:space="0" w:color="auto"/>
            <w:bottom w:val="none" w:sz="0" w:space="0" w:color="auto"/>
            <w:right w:val="none" w:sz="0" w:space="0" w:color="auto"/>
          </w:divBdr>
        </w:div>
        <w:div w:id="687484527">
          <w:marLeft w:val="640"/>
          <w:marRight w:val="0"/>
          <w:marTop w:val="0"/>
          <w:marBottom w:val="0"/>
          <w:divBdr>
            <w:top w:val="none" w:sz="0" w:space="0" w:color="auto"/>
            <w:left w:val="none" w:sz="0" w:space="0" w:color="auto"/>
            <w:bottom w:val="none" w:sz="0" w:space="0" w:color="auto"/>
            <w:right w:val="none" w:sz="0" w:space="0" w:color="auto"/>
          </w:divBdr>
        </w:div>
        <w:div w:id="708182631">
          <w:marLeft w:val="640"/>
          <w:marRight w:val="0"/>
          <w:marTop w:val="0"/>
          <w:marBottom w:val="0"/>
          <w:divBdr>
            <w:top w:val="none" w:sz="0" w:space="0" w:color="auto"/>
            <w:left w:val="none" w:sz="0" w:space="0" w:color="auto"/>
            <w:bottom w:val="none" w:sz="0" w:space="0" w:color="auto"/>
            <w:right w:val="none" w:sz="0" w:space="0" w:color="auto"/>
          </w:divBdr>
        </w:div>
        <w:div w:id="776564636">
          <w:marLeft w:val="640"/>
          <w:marRight w:val="0"/>
          <w:marTop w:val="0"/>
          <w:marBottom w:val="0"/>
          <w:divBdr>
            <w:top w:val="none" w:sz="0" w:space="0" w:color="auto"/>
            <w:left w:val="none" w:sz="0" w:space="0" w:color="auto"/>
            <w:bottom w:val="none" w:sz="0" w:space="0" w:color="auto"/>
            <w:right w:val="none" w:sz="0" w:space="0" w:color="auto"/>
          </w:divBdr>
        </w:div>
        <w:div w:id="807087896">
          <w:marLeft w:val="640"/>
          <w:marRight w:val="0"/>
          <w:marTop w:val="0"/>
          <w:marBottom w:val="0"/>
          <w:divBdr>
            <w:top w:val="none" w:sz="0" w:space="0" w:color="auto"/>
            <w:left w:val="none" w:sz="0" w:space="0" w:color="auto"/>
            <w:bottom w:val="none" w:sz="0" w:space="0" w:color="auto"/>
            <w:right w:val="none" w:sz="0" w:space="0" w:color="auto"/>
          </w:divBdr>
        </w:div>
        <w:div w:id="927496839">
          <w:marLeft w:val="640"/>
          <w:marRight w:val="0"/>
          <w:marTop w:val="0"/>
          <w:marBottom w:val="0"/>
          <w:divBdr>
            <w:top w:val="none" w:sz="0" w:space="0" w:color="auto"/>
            <w:left w:val="none" w:sz="0" w:space="0" w:color="auto"/>
            <w:bottom w:val="none" w:sz="0" w:space="0" w:color="auto"/>
            <w:right w:val="none" w:sz="0" w:space="0" w:color="auto"/>
          </w:divBdr>
        </w:div>
        <w:div w:id="966206897">
          <w:marLeft w:val="640"/>
          <w:marRight w:val="0"/>
          <w:marTop w:val="0"/>
          <w:marBottom w:val="0"/>
          <w:divBdr>
            <w:top w:val="none" w:sz="0" w:space="0" w:color="auto"/>
            <w:left w:val="none" w:sz="0" w:space="0" w:color="auto"/>
            <w:bottom w:val="none" w:sz="0" w:space="0" w:color="auto"/>
            <w:right w:val="none" w:sz="0" w:space="0" w:color="auto"/>
          </w:divBdr>
        </w:div>
        <w:div w:id="1056011918">
          <w:marLeft w:val="640"/>
          <w:marRight w:val="0"/>
          <w:marTop w:val="0"/>
          <w:marBottom w:val="0"/>
          <w:divBdr>
            <w:top w:val="none" w:sz="0" w:space="0" w:color="auto"/>
            <w:left w:val="none" w:sz="0" w:space="0" w:color="auto"/>
            <w:bottom w:val="none" w:sz="0" w:space="0" w:color="auto"/>
            <w:right w:val="none" w:sz="0" w:space="0" w:color="auto"/>
          </w:divBdr>
        </w:div>
        <w:div w:id="1068042421">
          <w:marLeft w:val="640"/>
          <w:marRight w:val="0"/>
          <w:marTop w:val="0"/>
          <w:marBottom w:val="0"/>
          <w:divBdr>
            <w:top w:val="none" w:sz="0" w:space="0" w:color="auto"/>
            <w:left w:val="none" w:sz="0" w:space="0" w:color="auto"/>
            <w:bottom w:val="none" w:sz="0" w:space="0" w:color="auto"/>
            <w:right w:val="none" w:sz="0" w:space="0" w:color="auto"/>
          </w:divBdr>
        </w:div>
        <w:div w:id="1081563745">
          <w:marLeft w:val="640"/>
          <w:marRight w:val="0"/>
          <w:marTop w:val="0"/>
          <w:marBottom w:val="0"/>
          <w:divBdr>
            <w:top w:val="none" w:sz="0" w:space="0" w:color="auto"/>
            <w:left w:val="none" w:sz="0" w:space="0" w:color="auto"/>
            <w:bottom w:val="none" w:sz="0" w:space="0" w:color="auto"/>
            <w:right w:val="none" w:sz="0" w:space="0" w:color="auto"/>
          </w:divBdr>
        </w:div>
        <w:div w:id="1115096720">
          <w:marLeft w:val="640"/>
          <w:marRight w:val="0"/>
          <w:marTop w:val="0"/>
          <w:marBottom w:val="0"/>
          <w:divBdr>
            <w:top w:val="none" w:sz="0" w:space="0" w:color="auto"/>
            <w:left w:val="none" w:sz="0" w:space="0" w:color="auto"/>
            <w:bottom w:val="none" w:sz="0" w:space="0" w:color="auto"/>
            <w:right w:val="none" w:sz="0" w:space="0" w:color="auto"/>
          </w:divBdr>
        </w:div>
        <w:div w:id="1162551349">
          <w:marLeft w:val="640"/>
          <w:marRight w:val="0"/>
          <w:marTop w:val="0"/>
          <w:marBottom w:val="0"/>
          <w:divBdr>
            <w:top w:val="none" w:sz="0" w:space="0" w:color="auto"/>
            <w:left w:val="none" w:sz="0" w:space="0" w:color="auto"/>
            <w:bottom w:val="none" w:sz="0" w:space="0" w:color="auto"/>
            <w:right w:val="none" w:sz="0" w:space="0" w:color="auto"/>
          </w:divBdr>
        </w:div>
        <w:div w:id="1226405534">
          <w:marLeft w:val="640"/>
          <w:marRight w:val="0"/>
          <w:marTop w:val="0"/>
          <w:marBottom w:val="0"/>
          <w:divBdr>
            <w:top w:val="none" w:sz="0" w:space="0" w:color="auto"/>
            <w:left w:val="none" w:sz="0" w:space="0" w:color="auto"/>
            <w:bottom w:val="none" w:sz="0" w:space="0" w:color="auto"/>
            <w:right w:val="none" w:sz="0" w:space="0" w:color="auto"/>
          </w:divBdr>
        </w:div>
        <w:div w:id="1328904276">
          <w:marLeft w:val="640"/>
          <w:marRight w:val="0"/>
          <w:marTop w:val="0"/>
          <w:marBottom w:val="0"/>
          <w:divBdr>
            <w:top w:val="none" w:sz="0" w:space="0" w:color="auto"/>
            <w:left w:val="none" w:sz="0" w:space="0" w:color="auto"/>
            <w:bottom w:val="none" w:sz="0" w:space="0" w:color="auto"/>
            <w:right w:val="none" w:sz="0" w:space="0" w:color="auto"/>
          </w:divBdr>
        </w:div>
        <w:div w:id="1393508266">
          <w:marLeft w:val="640"/>
          <w:marRight w:val="0"/>
          <w:marTop w:val="0"/>
          <w:marBottom w:val="0"/>
          <w:divBdr>
            <w:top w:val="none" w:sz="0" w:space="0" w:color="auto"/>
            <w:left w:val="none" w:sz="0" w:space="0" w:color="auto"/>
            <w:bottom w:val="none" w:sz="0" w:space="0" w:color="auto"/>
            <w:right w:val="none" w:sz="0" w:space="0" w:color="auto"/>
          </w:divBdr>
        </w:div>
        <w:div w:id="1558084386">
          <w:marLeft w:val="640"/>
          <w:marRight w:val="0"/>
          <w:marTop w:val="0"/>
          <w:marBottom w:val="0"/>
          <w:divBdr>
            <w:top w:val="none" w:sz="0" w:space="0" w:color="auto"/>
            <w:left w:val="none" w:sz="0" w:space="0" w:color="auto"/>
            <w:bottom w:val="none" w:sz="0" w:space="0" w:color="auto"/>
            <w:right w:val="none" w:sz="0" w:space="0" w:color="auto"/>
          </w:divBdr>
        </w:div>
        <w:div w:id="1598362758">
          <w:marLeft w:val="640"/>
          <w:marRight w:val="0"/>
          <w:marTop w:val="0"/>
          <w:marBottom w:val="0"/>
          <w:divBdr>
            <w:top w:val="none" w:sz="0" w:space="0" w:color="auto"/>
            <w:left w:val="none" w:sz="0" w:space="0" w:color="auto"/>
            <w:bottom w:val="none" w:sz="0" w:space="0" w:color="auto"/>
            <w:right w:val="none" w:sz="0" w:space="0" w:color="auto"/>
          </w:divBdr>
        </w:div>
        <w:div w:id="1604797565">
          <w:marLeft w:val="640"/>
          <w:marRight w:val="0"/>
          <w:marTop w:val="0"/>
          <w:marBottom w:val="0"/>
          <w:divBdr>
            <w:top w:val="none" w:sz="0" w:space="0" w:color="auto"/>
            <w:left w:val="none" w:sz="0" w:space="0" w:color="auto"/>
            <w:bottom w:val="none" w:sz="0" w:space="0" w:color="auto"/>
            <w:right w:val="none" w:sz="0" w:space="0" w:color="auto"/>
          </w:divBdr>
        </w:div>
        <w:div w:id="1643804283">
          <w:marLeft w:val="640"/>
          <w:marRight w:val="0"/>
          <w:marTop w:val="0"/>
          <w:marBottom w:val="0"/>
          <w:divBdr>
            <w:top w:val="none" w:sz="0" w:space="0" w:color="auto"/>
            <w:left w:val="none" w:sz="0" w:space="0" w:color="auto"/>
            <w:bottom w:val="none" w:sz="0" w:space="0" w:color="auto"/>
            <w:right w:val="none" w:sz="0" w:space="0" w:color="auto"/>
          </w:divBdr>
        </w:div>
        <w:div w:id="1673415056">
          <w:marLeft w:val="640"/>
          <w:marRight w:val="0"/>
          <w:marTop w:val="0"/>
          <w:marBottom w:val="0"/>
          <w:divBdr>
            <w:top w:val="none" w:sz="0" w:space="0" w:color="auto"/>
            <w:left w:val="none" w:sz="0" w:space="0" w:color="auto"/>
            <w:bottom w:val="none" w:sz="0" w:space="0" w:color="auto"/>
            <w:right w:val="none" w:sz="0" w:space="0" w:color="auto"/>
          </w:divBdr>
        </w:div>
        <w:div w:id="1684749298">
          <w:marLeft w:val="640"/>
          <w:marRight w:val="0"/>
          <w:marTop w:val="0"/>
          <w:marBottom w:val="0"/>
          <w:divBdr>
            <w:top w:val="none" w:sz="0" w:space="0" w:color="auto"/>
            <w:left w:val="none" w:sz="0" w:space="0" w:color="auto"/>
            <w:bottom w:val="none" w:sz="0" w:space="0" w:color="auto"/>
            <w:right w:val="none" w:sz="0" w:space="0" w:color="auto"/>
          </w:divBdr>
        </w:div>
        <w:div w:id="1722636844">
          <w:marLeft w:val="640"/>
          <w:marRight w:val="0"/>
          <w:marTop w:val="0"/>
          <w:marBottom w:val="0"/>
          <w:divBdr>
            <w:top w:val="none" w:sz="0" w:space="0" w:color="auto"/>
            <w:left w:val="none" w:sz="0" w:space="0" w:color="auto"/>
            <w:bottom w:val="none" w:sz="0" w:space="0" w:color="auto"/>
            <w:right w:val="none" w:sz="0" w:space="0" w:color="auto"/>
          </w:divBdr>
        </w:div>
        <w:div w:id="1820416862">
          <w:marLeft w:val="640"/>
          <w:marRight w:val="0"/>
          <w:marTop w:val="0"/>
          <w:marBottom w:val="0"/>
          <w:divBdr>
            <w:top w:val="none" w:sz="0" w:space="0" w:color="auto"/>
            <w:left w:val="none" w:sz="0" w:space="0" w:color="auto"/>
            <w:bottom w:val="none" w:sz="0" w:space="0" w:color="auto"/>
            <w:right w:val="none" w:sz="0" w:space="0" w:color="auto"/>
          </w:divBdr>
        </w:div>
        <w:div w:id="1975795394">
          <w:marLeft w:val="640"/>
          <w:marRight w:val="0"/>
          <w:marTop w:val="0"/>
          <w:marBottom w:val="0"/>
          <w:divBdr>
            <w:top w:val="none" w:sz="0" w:space="0" w:color="auto"/>
            <w:left w:val="none" w:sz="0" w:space="0" w:color="auto"/>
            <w:bottom w:val="none" w:sz="0" w:space="0" w:color="auto"/>
            <w:right w:val="none" w:sz="0" w:space="0" w:color="auto"/>
          </w:divBdr>
        </w:div>
        <w:div w:id="1986623116">
          <w:marLeft w:val="640"/>
          <w:marRight w:val="0"/>
          <w:marTop w:val="0"/>
          <w:marBottom w:val="0"/>
          <w:divBdr>
            <w:top w:val="none" w:sz="0" w:space="0" w:color="auto"/>
            <w:left w:val="none" w:sz="0" w:space="0" w:color="auto"/>
            <w:bottom w:val="none" w:sz="0" w:space="0" w:color="auto"/>
            <w:right w:val="none" w:sz="0" w:space="0" w:color="auto"/>
          </w:divBdr>
        </w:div>
        <w:div w:id="1993482911">
          <w:marLeft w:val="640"/>
          <w:marRight w:val="0"/>
          <w:marTop w:val="0"/>
          <w:marBottom w:val="0"/>
          <w:divBdr>
            <w:top w:val="none" w:sz="0" w:space="0" w:color="auto"/>
            <w:left w:val="none" w:sz="0" w:space="0" w:color="auto"/>
            <w:bottom w:val="none" w:sz="0" w:space="0" w:color="auto"/>
            <w:right w:val="none" w:sz="0" w:space="0" w:color="auto"/>
          </w:divBdr>
        </w:div>
        <w:div w:id="2019654764">
          <w:marLeft w:val="640"/>
          <w:marRight w:val="0"/>
          <w:marTop w:val="0"/>
          <w:marBottom w:val="0"/>
          <w:divBdr>
            <w:top w:val="none" w:sz="0" w:space="0" w:color="auto"/>
            <w:left w:val="none" w:sz="0" w:space="0" w:color="auto"/>
            <w:bottom w:val="none" w:sz="0" w:space="0" w:color="auto"/>
            <w:right w:val="none" w:sz="0" w:space="0" w:color="auto"/>
          </w:divBdr>
        </w:div>
        <w:div w:id="2027361838">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218634561">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360549777">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105270998">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250819352">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sChild>
    </w:div>
    <w:div w:id="1809126108">
      <w:bodyDiv w:val="1"/>
      <w:marLeft w:val="0"/>
      <w:marRight w:val="0"/>
      <w:marTop w:val="0"/>
      <w:marBottom w:val="0"/>
      <w:divBdr>
        <w:top w:val="none" w:sz="0" w:space="0" w:color="auto"/>
        <w:left w:val="none" w:sz="0" w:space="0" w:color="auto"/>
        <w:bottom w:val="none" w:sz="0" w:space="0" w:color="auto"/>
        <w:right w:val="none" w:sz="0" w:space="0" w:color="auto"/>
      </w:divBdr>
      <w:divsChild>
        <w:div w:id="19934188">
          <w:marLeft w:val="640"/>
          <w:marRight w:val="0"/>
          <w:marTop w:val="0"/>
          <w:marBottom w:val="0"/>
          <w:divBdr>
            <w:top w:val="none" w:sz="0" w:space="0" w:color="auto"/>
            <w:left w:val="none" w:sz="0" w:space="0" w:color="auto"/>
            <w:bottom w:val="none" w:sz="0" w:space="0" w:color="auto"/>
            <w:right w:val="none" w:sz="0" w:space="0" w:color="auto"/>
          </w:divBdr>
        </w:div>
        <w:div w:id="46146490">
          <w:marLeft w:val="640"/>
          <w:marRight w:val="0"/>
          <w:marTop w:val="0"/>
          <w:marBottom w:val="0"/>
          <w:divBdr>
            <w:top w:val="none" w:sz="0" w:space="0" w:color="auto"/>
            <w:left w:val="none" w:sz="0" w:space="0" w:color="auto"/>
            <w:bottom w:val="none" w:sz="0" w:space="0" w:color="auto"/>
            <w:right w:val="none" w:sz="0" w:space="0" w:color="auto"/>
          </w:divBdr>
        </w:div>
        <w:div w:id="47344437">
          <w:marLeft w:val="640"/>
          <w:marRight w:val="0"/>
          <w:marTop w:val="0"/>
          <w:marBottom w:val="0"/>
          <w:divBdr>
            <w:top w:val="none" w:sz="0" w:space="0" w:color="auto"/>
            <w:left w:val="none" w:sz="0" w:space="0" w:color="auto"/>
            <w:bottom w:val="none" w:sz="0" w:space="0" w:color="auto"/>
            <w:right w:val="none" w:sz="0" w:space="0" w:color="auto"/>
          </w:divBdr>
        </w:div>
        <w:div w:id="167060663">
          <w:marLeft w:val="640"/>
          <w:marRight w:val="0"/>
          <w:marTop w:val="0"/>
          <w:marBottom w:val="0"/>
          <w:divBdr>
            <w:top w:val="none" w:sz="0" w:space="0" w:color="auto"/>
            <w:left w:val="none" w:sz="0" w:space="0" w:color="auto"/>
            <w:bottom w:val="none" w:sz="0" w:space="0" w:color="auto"/>
            <w:right w:val="none" w:sz="0" w:space="0" w:color="auto"/>
          </w:divBdr>
        </w:div>
        <w:div w:id="169639422">
          <w:marLeft w:val="640"/>
          <w:marRight w:val="0"/>
          <w:marTop w:val="0"/>
          <w:marBottom w:val="0"/>
          <w:divBdr>
            <w:top w:val="none" w:sz="0" w:space="0" w:color="auto"/>
            <w:left w:val="none" w:sz="0" w:space="0" w:color="auto"/>
            <w:bottom w:val="none" w:sz="0" w:space="0" w:color="auto"/>
            <w:right w:val="none" w:sz="0" w:space="0" w:color="auto"/>
          </w:divBdr>
        </w:div>
        <w:div w:id="238951274">
          <w:marLeft w:val="640"/>
          <w:marRight w:val="0"/>
          <w:marTop w:val="0"/>
          <w:marBottom w:val="0"/>
          <w:divBdr>
            <w:top w:val="none" w:sz="0" w:space="0" w:color="auto"/>
            <w:left w:val="none" w:sz="0" w:space="0" w:color="auto"/>
            <w:bottom w:val="none" w:sz="0" w:space="0" w:color="auto"/>
            <w:right w:val="none" w:sz="0" w:space="0" w:color="auto"/>
          </w:divBdr>
        </w:div>
        <w:div w:id="251085315">
          <w:marLeft w:val="640"/>
          <w:marRight w:val="0"/>
          <w:marTop w:val="0"/>
          <w:marBottom w:val="0"/>
          <w:divBdr>
            <w:top w:val="none" w:sz="0" w:space="0" w:color="auto"/>
            <w:left w:val="none" w:sz="0" w:space="0" w:color="auto"/>
            <w:bottom w:val="none" w:sz="0" w:space="0" w:color="auto"/>
            <w:right w:val="none" w:sz="0" w:space="0" w:color="auto"/>
          </w:divBdr>
        </w:div>
        <w:div w:id="355273792">
          <w:marLeft w:val="640"/>
          <w:marRight w:val="0"/>
          <w:marTop w:val="0"/>
          <w:marBottom w:val="0"/>
          <w:divBdr>
            <w:top w:val="none" w:sz="0" w:space="0" w:color="auto"/>
            <w:left w:val="none" w:sz="0" w:space="0" w:color="auto"/>
            <w:bottom w:val="none" w:sz="0" w:space="0" w:color="auto"/>
            <w:right w:val="none" w:sz="0" w:space="0" w:color="auto"/>
          </w:divBdr>
        </w:div>
        <w:div w:id="407651791">
          <w:marLeft w:val="640"/>
          <w:marRight w:val="0"/>
          <w:marTop w:val="0"/>
          <w:marBottom w:val="0"/>
          <w:divBdr>
            <w:top w:val="none" w:sz="0" w:space="0" w:color="auto"/>
            <w:left w:val="none" w:sz="0" w:space="0" w:color="auto"/>
            <w:bottom w:val="none" w:sz="0" w:space="0" w:color="auto"/>
            <w:right w:val="none" w:sz="0" w:space="0" w:color="auto"/>
          </w:divBdr>
        </w:div>
        <w:div w:id="494495694">
          <w:marLeft w:val="640"/>
          <w:marRight w:val="0"/>
          <w:marTop w:val="0"/>
          <w:marBottom w:val="0"/>
          <w:divBdr>
            <w:top w:val="none" w:sz="0" w:space="0" w:color="auto"/>
            <w:left w:val="none" w:sz="0" w:space="0" w:color="auto"/>
            <w:bottom w:val="none" w:sz="0" w:space="0" w:color="auto"/>
            <w:right w:val="none" w:sz="0" w:space="0" w:color="auto"/>
          </w:divBdr>
        </w:div>
        <w:div w:id="522745590">
          <w:marLeft w:val="640"/>
          <w:marRight w:val="0"/>
          <w:marTop w:val="0"/>
          <w:marBottom w:val="0"/>
          <w:divBdr>
            <w:top w:val="none" w:sz="0" w:space="0" w:color="auto"/>
            <w:left w:val="none" w:sz="0" w:space="0" w:color="auto"/>
            <w:bottom w:val="none" w:sz="0" w:space="0" w:color="auto"/>
            <w:right w:val="none" w:sz="0" w:space="0" w:color="auto"/>
          </w:divBdr>
        </w:div>
        <w:div w:id="558519349">
          <w:marLeft w:val="640"/>
          <w:marRight w:val="0"/>
          <w:marTop w:val="0"/>
          <w:marBottom w:val="0"/>
          <w:divBdr>
            <w:top w:val="none" w:sz="0" w:space="0" w:color="auto"/>
            <w:left w:val="none" w:sz="0" w:space="0" w:color="auto"/>
            <w:bottom w:val="none" w:sz="0" w:space="0" w:color="auto"/>
            <w:right w:val="none" w:sz="0" w:space="0" w:color="auto"/>
          </w:divBdr>
        </w:div>
        <w:div w:id="615066077">
          <w:marLeft w:val="640"/>
          <w:marRight w:val="0"/>
          <w:marTop w:val="0"/>
          <w:marBottom w:val="0"/>
          <w:divBdr>
            <w:top w:val="none" w:sz="0" w:space="0" w:color="auto"/>
            <w:left w:val="none" w:sz="0" w:space="0" w:color="auto"/>
            <w:bottom w:val="none" w:sz="0" w:space="0" w:color="auto"/>
            <w:right w:val="none" w:sz="0" w:space="0" w:color="auto"/>
          </w:divBdr>
        </w:div>
        <w:div w:id="628782749">
          <w:marLeft w:val="640"/>
          <w:marRight w:val="0"/>
          <w:marTop w:val="0"/>
          <w:marBottom w:val="0"/>
          <w:divBdr>
            <w:top w:val="none" w:sz="0" w:space="0" w:color="auto"/>
            <w:left w:val="none" w:sz="0" w:space="0" w:color="auto"/>
            <w:bottom w:val="none" w:sz="0" w:space="0" w:color="auto"/>
            <w:right w:val="none" w:sz="0" w:space="0" w:color="auto"/>
          </w:divBdr>
        </w:div>
        <w:div w:id="698315811">
          <w:marLeft w:val="640"/>
          <w:marRight w:val="0"/>
          <w:marTop w:val="0"/>
          <w:marBottom w:val="0"/>
          <w:divBdr>
            <w:top w:val="none" w:sz="0" w:space="0" w:color="auto"/>
            <w:left w:val="none" w:sz="0" w:space="0" w:color="auto"/>
            <w:bottom w:val="none" w:sz="0" w:space="0" w:color="auto"/>
            <w:right w:val="none" w:sz="0" w:space="0" w:color="auto"/>
          </w:divBdr>
        </w:div>
        <w:div w:id="723456071">
          <w:marLeft w:val="640"/>
          <w:marRight w:val="0"/>
          <w:marTop w:val="0"/>
          <w:marBottom w:val="0"/>
          <w:divBdr>
            <w:top w:val="none" w:sz="0" w:space="0" w:color="auto"/>
            <w:left w:val="none" w:sz="0" w:space="0" w:color="auto"/>
            <w:bottom w:val="none" w:sz="0" w:space="0" w:color="auto"/>
            <w:right w:val="none" w:sz="0" w:space="0" w:color="auto"/>
          </w:divBdr>
        </w:div>
        <w:div w:id="729885163">
          <w:marLeft w:val="640"/>
          <w:marRight w:val="0"/>
          <w:marTop w:val="0"/>
          <w:marBottom w:val="0"/>
          <w:divBdr>
            <w:top w:val="none" w:sz="0" w:space="0" w:color="auto"/>
            <w:left w:val="none" w:sz="0" w:space="0" w:color="auto"/>
            <w:bottom w:val="none" w:sz="0" w:space="0" w:color="auto"/>
            <w:right w:val="none" w:sz="0" w:space="0" w:color="auto"/>
          </w:divBdr>
        </w:div>
        <w:div w:id="762997102">
          <w:marLeft w:val="640"/>
          <w:marRight w:val="0"/>
          <w:marTop w:val="0"/>
          <w:marBottom w:val="0"/>
          <w:divBdr>
            <w:top w:val="none" w:sz="0" w:space="0" w:color="auto"/>
            <w:left w:val="none" w:sz="0" w:space="0" w:color="auto"/>
            <w:bottom w:val="none" w:sz="0" w:space="0" w:color="auto"/>
            <w:right w:val="none" w:sz="0" w:space="0" w:color="auto"/>
          </w:divBdr>
        </w:div>
        <w:div w:id="788427968">
          <w:marLeft w:val="640"/>
          <w:marRight w:val="0"/>
          <w:marTop w:val="0"/>
          <w:marBottom w:val="0"/>
          <w:divBdr>
            <w:top w:val="none" w:sz="0" w:space="0" w:color="auto"/>
            <w:left w:val="none" w:sz="0" w:space="0" w:color="auto"/>
            <w:bottom w:val="none" w:sz="0" w:space="0" w:color="auto"/>
            <w:right w:val="none" w:sz="0" w:space="0" w:color="auto"/>
          </w:divBdr>
        </w:div>
        <w:div w:id="894777947">
          <w:marLeft w:val="640"/>
          <w:marRight w:val="0"/>
          <w:marTop w:val="0"/>
          <w:marBottom w:val="0"/>
          <w:divBdr>
            <w:top w:val="none" w:sz="0" w:space="0" w:color="auto"/>
            <w:left w:val="none" w:sz="0" w:space="0" w:color="auto"/>
            <w:bottom w:val="none" w:sz="0" w:space="0" w:color="auto"/>
            <w:right w:val="none" w:sz="0" w:space="0" w:color="auto"/>
          </w:divBdr>
        </w:div>
        <w:div w:id="965354373">
          <w:marLeft w:val="640"/>
          <w:marRight w:val="0"/>
          <w:marTop w:val="0"/>
          <w:marBottom w:val="0"/>
          <w:divBdr>
            <w:top w:val="none" w:sz="0" w:space="0" w:color="auto"/>
            <w:left w:val="none" w:sz="0" w:space="0" w:color="auto"/>
            <w:bottom w:val="none" w:sz="0" w:space="0" w:color="auto"/>
            <w:right w:val="none" w:sz="0" w:space="0" w:color="auto"/>
          </w:divBdr>
        </w:div>
        <w:div w:id="1102871075">
          <w:marLeft w:val="640"/>
          <w:marRight w:val="0"/>
          <w:marTop w:val="0"/>
          <w:marBottom w:val="0"/>
          <w:divBdr>
            <w:top w:val="none" w:sz="0" w:space="0" w:color="auto"/>
            <w:left w:val="none" w:sz="0" w:space="0" w:color="auto"/>
            <w:bottom w:val="none" w:sz="0" w:space="0" w:color="auto"/>
            <w:right w:val="none" w:sz="0" w:space="0" w:color="auto"/>
          </w:divBdr>
        </w:div>
        <w:div w:id="1120223761">
          <w:marLeft w:val="640"/>
          <w:marRight w:val="0"/>
          <w:marTop w:val="0"/>
          <w:marBottom w:val="0"/>
          <w:divBdr>
            <w:top w:val="none" w:sz="0" w:space="0" w:color="auto"/>
            <w:left w:val="none" w:sz="0" w:space="0" w:color="auto"/>
            <w:bottom w:val="none" w:sz="0" w:space="0" w:color="auto"/>
            <w:right w:val="none" w:sz="0" w:space="0" w:color="auto"/>
          </w:divBdr>
        </w:div>
        <w:div w:id="1196040339">
          <w:marLeft w:val="640"/>
          <w:marRight w:val="0"/>
          <w:marTop w:val="0"/>
          <w:marBottom w:val="0"/>
          <w:divBdr>
            <w:top w:val="none" w:sz="0" w:space="0" w:color="auto"/>
            <w:left w:val="none" w:sz="0" w:space="0" w:color="auto"/>
            <w:bottom w:val="none" w:sz="0" w:space="0" w:color="auto"/>
            <w:right w:val="none" w:sz="0" w:space="0" w:color="auto"/>
          </w:divBdr>
        </w:div>
        <w:div w:id="1251965276">
          <w:marLeft w:val="640"/>
          <w:marRight w:val="0"/>
          <w:marTop w:val="0"/>
          <w:marBottom w:val="0"/>
          <w:divBdr>
            <w:top w:val="none" w:sz="0" w:space="0" w:color="auto"/>
            <w:left w:val="none" w:sz="0" w:space="0" w:color="auto"/>
            <w:bottom w:val="none" w:sz="0" w:space="0" w:color="auto"/>
            <w:right w:val="none" w:sz="0" w:space="0" w:color="auto"/>
          </w:divBdr>
        </w:div>
        <w:div w:id="1324502536">
          <w:marLeft w:val="640"/>
          <w:marRight w:val="0"/>
          <w:marTop w:val="0"/>
          <w:marBottom w:val="0"/>
          <w:divBdr>
            <w:top w:val="none" w:sz="0" w:space="0" w:color="auto"/>
            <w:left w:val="none" w:sz="0" w:space="0" w:color="auto"/>
            <w:bottom w:val="none" w:sz="0" w:space="0" w:color="auto"/>
            <w:right w:val="none" w:sz="0" w:space="0" w:color="auto"/>
          </w:divBdr>
        </w:div>
        <w:div w:id="1344700136">
          <w:marLeft w:val="640"/>
          <w:marRight w:val="0"/>
          <w:marTop w:val="0"/>
          <w:marBottom w:val="0"/>
          <w:divBdr>
            <w:top w:val="none" w:sz="0" w:space="0" w:color="auto"/>
            <w:left w:val="none" w:sz="0" w:space="0" w:color="auto"/>
            <w:bottom w:val="none" w:sz="0" w:space="0" w:color="auto"/>
            <w:right w:val="none" w:sz="0" w:space="0" w:color="auto"/>
          </w:divBdr>
        </w:div>
        <w:div w:id="1551378844">
          <w:marLeft w:val="640"/>
          <w:marRight w:val="0"/>
          <w:marTop w:val="0"/>
          <w:marBottom w:val="0"/>
          <w:divBdr>
            <w:top w:val="none" w:sz="0" w:space="0" w:color="auto"/>
            <w:left w:val="none" w:sz="0" w:space="0" w:color="auto"/>
            <w:bottom w:val="none" w:sz="0" w:space="0" w:color="auto"/>
            <w:right w:val="none" w:sz="0" w:space="0" w:color="auto"/>
          </w:divBdr>
        </w:div>
        <w:div w:id="1715959866">
          <w:marLeft w:val="640"/>
          <w:marRight w:val="0"/>
          <w:marTop w:val="0"/>
          <w:marBottom w:val="0"/>
          <w:divBdr>
            <w:top w:val="none" w:sz="0" w:space="0" w:color="auto"/>
            <w:left w:val="none" w:sz="0" w:space="0" w:color="auto"/>
            <w:bottom w:val="none" w:sz="0" w:space="0" w:color="auto"/>
            <w:right w:val="none" w:sz="0" w:space="0" w:color="auto"/>
          </w:divBdr>
        </w:div>
        <w:div w:id="1717386453">
          <w:marLeft w:val="640"/>
          <w:marRight w:val="0"/>
          <w:marTop w:val="0"/>
          <w:marBottom w:val="0"/>
          <w:divBdr>
            <w:top w:val="none" w:sz="0" w:space="0" w:color="auto"/>
            <w:left w:val="none" w:sz="0" w:space="0" w:color="auto"/>
            <w:bottom w:val="none" w:sz="0" w:space="0" w:color="auto"/>
            <w:right w:val="none" w:sz="0" w:space="0" w:color="auto"/>
          </w:divBdr>
        </w:div>
        <w:div w:id="1719469066">
          <w:marLeft w:val="640"/>
          <w:marRight w:val="0"/>
          <w:marTop w:val="0"/>
          <w:marBottom w:val="0"/>
          <w:divBdr>
            <w:top w:val="none" w:sz="0" w:space="0" w:color="auto"/>
            <w:left w:val="none" w:sz="0" w:space="0" w:color="auto"/>
            <w:bottom w:val="none" w:sz="0" w:space="0" w:color="auto"/>
            <w:right w:val="none" w:sz="0" w:space="0" w:color="auto"/>
          </w:divBdr>
        </w:div>
        <w:div w:id="1746219296">
          <w:marLeft w:val="640"/>
          <w:marRight w:val="0"/>
          <w:marTop w:val="0"/>
          <w:marBottom w:val="0"/>
          <w:divBdr>
            <w:top w:val="none" w:sz="0" w:space="0" w:color="auto"/>
            <w:left w:val="none" w:sz="0" w:space="0" w:color="auto"/>
            <w:bottom w:val="none" w:sz="0" w:space="0" w:color="auto"/>
            <w:right w:val="none" w:sz="0" w:space="0" w:color="auto"/>
          </w:divBdr>
        </w:div>
        <w:div w:id="1886212414">
          <w:marLeft w:val="640"/>
          <w:marRight w:val="0"/>
          <w:marTop w:val="0"/>
          <w:marBottom w:val="0"/>
          <w:divBdr>
            <w:top w:val="none" w:sz="0" w:space="0" w:color="auto"/>
            <w:left w:val="none" w:sz="0" w:space="0" w:color="auto"/>
            <w:bottom w:val="none" w:sz="0" w:space="0" w:color="auto"/>
            <w:right w:val="none" w:sz="0" w:space="0" w:color="auto"/>
          </w:divBdr>
        </w:div>
        <w:div w:id="1956521023">
          <w:marLeft w:val="640"/>
          <w:marRight w:val="0"/>
          <w:marTop w:val="0"/>
          <w:marBottom w:val="0"/>
          <w:divBdr>
            <w:top w:val="none" w:sz="0" w:space="0" w:color="auto"/>
            <w:left w:val="none" w:sz="0" w:space="0" w:color="auto"/>
            <w:bottom w:val="none" w:sz="0" w:space="0" w:color="auto"/>
            <w:right w:val="none" w:sz="0" w:space="0" w:color="auto"/>
          </w:divBdr>
        </w:div>
        <w:div w:id="1963148453">
          <w:marLeft w:val="640"/>
          <w:marRight w:val="0"/>
          <w:marTop w:val="0"/>
          <w:marBottom w:val="0"/>
          <w:divBdr>
            <w:top w:val="none" w:sz="0" w:space="0" w:color="auto"/>
            <w:left w:val="none" w:sz="0" w:space="0" w:color="auto"/>
            <w:bottom w:val="none" w:sz="0" w:space="0" w:color="auto"/>
            <w:right w:val="none" w:sz="0" w:space="0" w:color="auto"/>
          </w:divBdr>
        </w:div>
        <w:div w:id="1974484605">
          <w:marLeft w:val="640"/>
          <w:marRight w:val="0"/>
          <w:marTop w:val="0"/>
          <w:marBottom w:val="0"/>
          <w:divBdr>
            <w:top w:val="none" w:sz="0" w:space="0" w:color="auto"/>
            <w:left w:val="none" w:sz="0" w:space="0" w:color="auto"/>
            <w:bottom w:val="none" w:sz="0" w:space="0" w:color="auto"/>
            <w:right w:val="none" w:sz="0" w:space="0" w:color="auto"/>
          </w:divBdr>
        </w:div>
        <w:div w:id="2009212294">
          <w:marLeft w:val="640"/>
          <w:marRight w:val="0"/>
          <w:marTop w:val="0"/>
          <w:marBottom w:val="0"/>
          <w:divBdr>
            <w:top w:val="none" w:sz="0" w:space="0" w:color="auto"/>
            <w:left w:val="none" w:sz="0" w:space="0" w:color="auto"/>
            <w:bottom w:val="none" w:sz="0" w:space="0" w:color="auto"/>
            <w:right w:val="none" w:sz="0" w:space="0" w:color="auto"/>
          </w:divBdr>
        </w:div>
        <w:div w:id="2020689775">
          <w:marLeft w:val="640"/>
          <w:marRight w:val="0"/>
          <w:marTop w:val="0"/>
          <w:marBottom w:val="0"/>
          <w:divBdr>
            <w:top w:val="none" w:sz="0" w:space="0" w:color="auto"/>
            <w:left w:val="none" w:sz="0" w:space="0" w:color="auto"/>
            <w:bottom w:val="none" w:sz="0" w:space="0" w:color="auto"/>
            <w:right w:val="none" w:sz="0" w:space="0" w:color="auto"/>
          </w:divBdr>
        </w:div>
        <w:div w:id="2047876294">
          <w:marLeft w:val="640"/>
          <w:marRight w:val="0"/>
          <w:marTop w:val="0"/>
          <w:marBottom w:val="0"/>
          <w:divBdr>
            <w:top w:val="none" w:sz="0" w:space="0" w:color="auto"/>
            <w:left w:val="none" w:sz="0" w:space="0" w:color="auto"/>
            <w:bottom w:val="none" w:sz="0" w:space="0" w:color="auto"/>
            <w:right w:val="none" w:sz="0" w:space="0" w:color="auto"/>
          </w:divBdr>
        </w:div>
        <w:div w:id="2057773408">
          <w:marLeft w:val="640"/>
          <w:marRight w:val="0"/>
          <w:marTop w:val="0"/>
          <w:marBottom w:val="0"/>
          <w:divBdr>
            <w:top w:val="none" w:sz="0" w:space="0" w:color="auto"/>
            <w:left w:val="none" w:sz="0" w:space="0" w:color="auto"/>
            <w:bottom w:val="none" w:sz="0" w:space="0" w:color="auto"/>
            <w:right w:val="none" w:sz="0" w:space="0" w:color="auto"/>
          </w:divBdr>
        </w:div>
        <w:div w:id="2064743620">
          <w:marLeft w:val="640"/>
          <w:marRight w:val="0"/>
          <w:marTop w:val="0"/>
          <w:marBottom w:val="0"/>
          <w:divBdr>
            <w:top w:val="none" w:sz="0" w:space="0" w:color="auto"/>
            <w:left w:val="none" w:sz="0" w:space="0" w:color="auto"/>
            <w:bottom w:val="none" w:sz="0" w:space="0" w:color="auto"/>
            <w:right w:val="none" w:sz="0" w:space="0" w:color="auto"/>
          </w:divBdr>
        </w:div>
        <w:div w:id="2124614982">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43062799">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76777132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sChild>
    </w:div>
    <w:div w:id="1926114128">
      <w:bodyDiv w:val="1"/>
      <w:marLeft w:val="0"/>
      <w:marRight w:val="0"/>
      <w:marTop w:val="0"/>
      <w:marBottom w:val="0"/>
      <w:divBdr>
        <w:top w:val="none" w:sz="0" w:space="0" w:color="auto"/>
        <w:left w:val="none" w:sz="0" w:space="0" w:color="auto"/>
        <w:bottom w:val="none" w:sz="0" w:space="0" w:color="auto"/>
        <w:right w:val="none" w:sz="0" w:space="0" w:color="auto"/>
      </w:divBdr>
      <w:divsChild>
        <w:div w:id="80377033">
          <w:marLeft w:val="640"/>
          <w:marRight w:val="0"/>
          <w:marTop w:val="0"/>
          <w:marBottom w:val="0"/>
          <w:divBdr>
            <w:top w:val="none" w:sz="0" w:space="0" w:color="auto"/>
            <w:left w:val="none" w:sz="0" w:space="0" w:color="auto"/>
            <w:bottom w:val="none" w:sz="0" w:space="0" w:color="auto"/>
            <w:right w:val="none" w:sz="0" w:space="0" w:color="auto"/>
          </w:divBdr>
        </w:div>
        <w:div w:id="128019399">
          <w:marLeft w:val="640"/>
          <w:marRight w:val="0"/>
          <w:marTop w:val="0"/>
          <w:marBottom w:val="0"/>
          <w:divBdr>
            <w:top w:val="none" w:sz="0" w:space="0" w:color="auto"/>
            <w:left w:val="none" w:sz="0" w:space="0" w:color="auto"/>
            <w:bottom w:val="none" w:sz="0" w:space="0" w:color="auto"/>
            <w:right w:val="none" w:sz="0" w:space="0" w:color="auto"/>
          </w:divBdr>
        </w:div>
        <w:div w:id="167332625">
          <w:marLeft w:val="640"/>
          <w:marRight w:val="0"/>
          <w:marTop w:val="0"/>
          <w:marBottom w:val="0"/>
          <w:divBdr>
            <w:top w:val="none" w:sz="0" w:space="0" w:color="auto"/>
            <w:left w:val="none" w:sz="0" w:space="0" w:color="auto"/>
            <w:bottom w:val="none" w:sz="0" w:space="0" w:color="auto"/>
            <w:right w:val="none" w:sz="0" w:space="0" w:color="auto"/>
          </w:divBdr>
        </w:div>
        <w:div w:id="274797953">
          <w:marLeft w:val="640"/>
          <w:marRight w:val="0"/>
          <w:marTop w:val="0"/>
          <w:marBottom w:val="0"/>
          <w:divBdr>
            <w:top w:val="none" w:sz="0" w:space="0" w:color="auto"/>
            <w:left w:val="none" w:sz="0" w:space="0" w:color="auto"/>
            <w:bottom w:val="none" w:sz="0" w:space="0" w:color="auto"/>
            <w:right w:val="none" w:sz="0" w:space="0" w:color="auto"/>
          </w:divBdr>
        </w:div>
        <w:div w:id="282811111">
          <w:marLeft w:val="640"/>
          <w:marRight w:val="0"/>
          <w:marTop w:val="0"/>
          <w:marBottom w:val="0"/>
          <w:divBdr>
            <w:top w:val="none" w:sz="0" w:space="0" w:color="auto"/>
            <w:left w:val="none" w:sz="0" w:space="0" w:color="auto"/>
            <w:bottom w:val="none" w:sz="0" w:space="0" w:color="auto"/>
            <w:right w:val="none" w:sz="0" w:space="0" w:color="auto"/>
          </w:divBdr>
        </w:div>
        <w:div w:id="285430266">
          <w:marLeft w:val="640"/>
          <w:marRight w:val="0"/>
          <w:marTop w:val="0"/>
          <w:marBottom w:val="0"/>
          <w:divBdr>
            <w:top w:val="none" w:sz="0" w:space="0" w:color="auto"/>
            <w:left w:val="none" w:sz="0" w:space="0" w:color="auto"/>
            <w:bottom w:val="none" w:sz="0" w:space="0" w:color="auto"/>
            <w:right w:val="none" w:sz="0" w:space="0" w:color="auto"/>
          </w:divBdr>
        </w:div>
        <w:div w:id="293104755">
          <w:marLeft w:val="640"/>
          <w:marRight w:val="0"/>
          <w:marTop w:val="0"/>
          <w:marBottom w:val="0"/>
          <w:divBdr>
            <w:top w:val="none" w:sz="0" w:space="0" w:color="auto"/>
            <w:left w:val="none" w:sz="0" w:space="0" w:color="auto"/>
            <w:bottom w:val="none" w:sz="0" w:space="0" w:color="auto"/>
            <w:right w:val="none" w:sz="0" w:space="0" w:color="auto"/>
          </w:divBdr>
        </w:div>
        <w:div w:id="306862120">
          <w:marLeft w:val="640"/>
          <w:marRight w:val="0"/>
          <w:marTop w:val="0"/>
          <w:marBottom w:val="0"/>
          <w:divBdr>
            <w:top w:val="none" w:sz="0" w:space="0" w:color="auto"/>
            <w:left w:val="none" w:sz="0" w:space="0" w:color="auto"/>
            <w:bottom w:val="none" w:sz="0" w:space="0" w:color="auto"/>
            <w:right w:val="none" w:sz="0" w:space="0" w:color="auto"/>
          </w:divBdr>
        </w:div>
        <w:div w:id="330258064">
          <w:marLeft w:val="640"/>
          <w:marRight w:val="0"/>
          <w:marTop w:val="0"/>
          <w:marBottom w:val="0"/>
          <w:divBdr>
            <w:top w:val="none" w:sz="0" w:space="0" w:color="auto"/>
            <w:left w:val="none" w:sz="0" w:space="0" w:color="auto"/>
            <w:bottom w:val="none" w:sz="0" w:space="0" w:color="auto"/>
            <w:right w:val="none" w:sz="0" w:space="0" w:color="auto"/>
          </w:divBdr>
        </w:div>
        <w:div w:id="465197562">
          <w:marLeft w:val="640"/>
          <w:marRight w:val="0"/>
          <w:marTop w:val="0"/>
          <w:marBottom w:val="0"/>
          <w:divBdr>
            <w:top w:val="none" w:sz="0" w:space="0" w:color="auto"/>
            <w:left w:val="none" w:sz="0" w:space="0" w:color="auto"/>
            <w:bottom w:val="none" w:sz="0" w:space="0" w:color="auto"/>
            <w:right w:val="none" w:sz="0" w:space="0" w:color="auto"/>
          </w:divBdr>
        </w:div>
        <w:div w:id="472218766">
          <w:marLeft w:val="640"/>
          <w:marRight w:val="0"/>
          <w:marTop w:val="0"/>
          <w:marBottom w:val="0"/>
          <w:divBdr>
            <w:top w:val="none" w:sz="0" w:space="0" w:color="auto"/>
            <w:left w:val="none" w:sz="0" w:space="0" w:color="auto"/>
            <w:bottom w:val="none" w:sz="0" w:space="0" w:color="auto"/>
            <w:right w:val="none" w:sz="0" w:space="0" w:color="auto"/>
          </w:divBdr>
        </w:div>
        <w:div w:id="486940323">
          <w:marLeft w:val="640"/>
          <w:marRight w:val="0"/>
          <w:marTop w:val="0"/>
          <w:marBottom w:val="0"/>
          <w:divBdr>
            <w:top w:val="none" w:sz="0" w:space="0" w:color="auto"/>
            <w:left w:val="none" w:sz="0" w:space="0" w:color="auto"/>
            <w:bottom w:val="none" w:sz="0" w:space="0" w:color="auto"/>
            <w:right w:val="none" w:sz="0" w:space="0" w:color="auto"/>
          </w:divBdr>
        </w:div>
        <w:div w:id="612519949">
          <w:marLeft w:val="640"/>
          <w:marRight w:val="0"/>
          <w:marTop w:val="0"/>
          <w:marBottom w:val="0"/>
          <w:divBdr>
            <w:top w:val="none" w:sz="0" w:space="0" w:color="auto"/>
            <w:left w:val="none" w:sz="0" w:space="0" w:color="auto"/>
            <w:bottom w:val="none" w:sz="0" w:space="0" w:color="auto"/>
            <w:right w:val="none" w:sz="0" w:space="0" w:color="auto"/>
          </w:divBdr>
        </w:div>
        <w:div w:id="683242166">
          <w:marLeft w:val="640"/>
          <w:marRight w:val="0"/>
          <w:marTop w:val="0"/>
          <w:marBottom w:val="0"/>
          <w:divBdr>
            <w:top w:val="none" w:sz="0" w:space="0" w:color="auto"/>
            <w:left w:val="none" w:sz="0" w:space="0" w:color="auto"/>
            <w:bottom w:val="none" w:sz="0" w:space="0" w:color="auto"/>
            <w:right w:val="none" w:sz="0" w:space="0" w:color="auto"/>
          </w:divBdr>
        </w:div>
        <w:div w:id="818812169">
          <w:marLeft w:val="640"/>
          <w:marRight w:val="0"/>
          <w:marTop w:val="0"/>
          <w:marBottom w:val="0"/>
          <w:divBdr>
            <w:top w:val="none" w:sz="0" w:space="0" w:color="auto"/>
            <w:left w:val="none" w:sz="0" w:space="0" w:color="auto"/>
            <w:bottom w:val="none" w:sz="0" w:space="0" w:color="auto"/>
            <w:right w:val="none" w:sz="0" w:space="0" w:color="auto"/>
          </w:divBdr>
        </w:div>
        <w:div w:id="934241640">
          <w:marLeft w:val="640"/>
          <w:marRight w:val="0"/>
          <w:marTop w:val="0"/>
          <w:marBottom w:val="0"/>
          <w:divBdr>
            <w:top w:val="none" w:sz="0" w:space="0" w:color="auto"/>
            <w:left w:val="none" w:sz="0" w:space="0" w:color="auto"/>
            <w:bottom w:val="none" w:sz="0" w:space="0" w:color="auto"/>
            <w:right w:val="none" w:sz="0" w:space="0" w:color="auto"/>
          </w:divBdr>
        </w:div>
        <w:div w:id="1011444528">
          <w:marLeft w:val="640"/>
          <w:marRight w:val="0"/>
          <w:marTop w:val="0"/>
          <w:marBottom w:val="0"/>
          <w:divBdr>
            <w:top w:val="none" w:sz="0" w:space="0" w:color="auto"/>
            <w:left w:val="none" w:sz="0" w:space="0" w:color="auto"/>
            <w:bottom w:val="none" w:sz="0" w:space="0" w:color="auto"/>
            <w:right w:val="none" w:sz="0" w:space="0" w:color="auto"/>
          </w:divBdr>
        </w:div>
        <w:div w:id="1012679889">
          <w:marLeft w:val="640"/>
          <w:marRight w:val="0"/>
          <w:marTop w:val="0"/>
          <w:marBottom w:val="0"/>
          <w:divBdr>
            <w:top w:val="none" w:sz="0" w:space="0" w:color="auto"/>
            <w:left w:val="none" w:sz="0" w:space="0" w:color="auto"/>
            <w:bottom w:val="none" w:sz="0" w:space="0" w:color="auto"/>
            <w:right w:val="none" w:sz="0" w:space="0" w:color="auto"/>
          </w:divBdr>
        </w:div>
        <w:div w:id="1224219761">
          <w:marLeft w:val="640"/>
          <w:marRight w:val="0"/>
          <w:marTop w:val="0"/>
          <w:marBottom w:val="0"/>
          <w:divBdr>
            <w:top w:val="none" w:sz="0" w:space="0" w:color="auto"/>
            <w:left w:val="none" w:sz="0" w:space="0" w:color="auto"/>
            <w:bottom w:val="none" w:sz="0" w:space="0" w:color="auto"/>
            <w:right w:val="none" w:sz="0" w:space="0" w:color="auto"/>
          </w:divBdr>
        </w:div>
        <w:div w:id="1494417873">
          <w:marLeft w:val="640"/>
          <w:marRight w:val="0"/>
          <w:marTop w:val="0"/>
          <w:marBottom w:val="0"/>
          <w:divBdr>
            <w:top w:val="none" w:sz="0" w:space="0" w:color="auto"/>
            <w:left w:val="none" w:sz="0" w:space="0" w:color="auto"/>
            <w:bottom w:val="none" w:sz="0" w:space="0" w:color="auto"/>
            <w:right w:val="none" w:sz="0" w:space="0" w:color="auto"/>
          </w:divBdr>
        </w:div>
        <w:div w:id="1611471359">
          <w:marLeft w:val="640"/>
          <w:marRight w:val="0"/>
          <w:marTop w:val="0"/>
          <w:marBottom w:val="0"/>
          <w:divBdr>
            <w:top w:val="none" w:sz="0" w:space="0" w:color="auto"/>
            <w:left w:val="none" w:sz="0" w:space="0" w:color="auto"/>
            <w:bottom w:val="none" w:sz="0" w:space="0" w:color="auto"/>
            <w:right w:val="none" w:sz="0" w:space="0" w:color="auto"/>
          </w:divBdr>
        </w:div>
        <w:div w:id="1644458462">
          <w:marLeft w:val="640"/>
          <w:marRight w:val="0"/>
          <w:marTop w:val="0"/>
          <w:marBottom w:val="0"/>
          <w:divBdr>
            <w:top w:val="none" w:sz="0" w:space="0" w:color="auto"/>
            <w:left w:val="none" w:sz="0" w:space="0" w:color="auto"/>
            <w:bottom w:val="none" w:sz="0" w:space="0" w:color="auto"/>
            <w:right w:val="none" w:sz="0" w:space="0" w:color="auto"/>
          </w:divBdr>
        </w:div>
        <w:div w:id="1671519579">
          <w:marLeft w:val="640"/>
          <w:marRight w:val="0"/>
          <w:marTop w:val="0"/>
          <w:marBottom w:val="0"/>
          <w:divBdr>
            <w:top w:val="none" w:sz="0" w:space="0" w:color="auto"/>
            <w:left w:val="none" w:sz="0" w:space="0" w:color="auto"/>
            <w:bottom w:val="none" w:sz="0" w:space="0" w:color="auto"/>
            <w:right w:val="none" w:sz="0" w:space="0" w:color="auto"/>
          </w:divBdr>
        </w:div>
        <w:div w:id="1695882075">
          <w:marLeft w:val="640"/>
          <w:marRight w:val="0"/>
          <w:marTop w:val="0"/>
          <w:marBottom w:val="0"/>
          <w:divBdr>
            <w:top w:val="none" w:sz="0" w:space="0" w:color="auto"/>
            <w:left w:val="none" w:sz="0" w:space="0" w:color="auto"/>
            <w:bottom w:val="none" w:sz="0" w:space="0" w:color="auto"/>
            <w:right w:val="none" w:sz="0" w:space="0" w:color="auto"/>
          </w:divBdr>
        </w:div>
        <w:div w:id="1751384251">
          <w:marLeft w:val="640"/>
          <w:marRight w:val="0"/>
          <w:marTop w:val="0"/>
          <w:marBottom w:val="0"/>
          <w:divBdr>
            <w:top w:val="none" w:sz="0" w:space="0" w:color="auto"/>
            <w:left w:val="none" w:sz="0" w:space="0" w:color="auto"/>
            <w:bottom w:val="none" w:sz="0" w:space="0" w:color="auto"/>
            <w:right w:val="none" w:sz="0" w:space="0" w:color="auto"/>
          </w:divBdr>
        </w:div>
        <w:div w:id="1783642993">
          <w:marLeft w:val="640"/>
          <w:marRight w:val="0"/>
          <w:marTop w:val="0"/>
          <w:marBottom w:val="0"/>
          <w:divBdr>
            <w:top w:val="none" w:sz="0" w:space="0" w:color="auto"/>
            <w:left w:val="none" w:sz="0" w:space="0" w:color="auto"/>
            <w:bottom w:val="none" w:sz="0" w:space="0" w:color="auto"/>
            <w:right w:val="none" w:sz="0" w:space="0" w:color="auto"/>
          </w:divBdr>
        </w:div>
        <w:div w:id="1929653049">
          <w:marLeft w:val="640"/>
          <w:marRight w:val="0"/>
          <w:marTop w:val="0"/>
          <w:marBottom w:val="0"/>
          <w:divBdr>
            <w:top w:val="none" w:sz="0" w:space="0" w:color="auto"/>
            <w:left w:val="none" w:sz="0" w:space="0" w:color="auto"/>
            <w:bottom w:val="none" w:sz="0" w:space="0" w:color="auto"/>
            <w:right w:val="none" w:sz="0" w:space="0" w:color="auto"/>
          </w:divBdr>
        </w:div>
        <w:div w:id="1986271879">
          <w:marLeft w:val="640"/>
          <w:marRight w:val="0"/>
          <w:marTop w:val="0"/>
          <w:marBottom w:val="0"/>
          <w:divBdr>
            <w:top w:val="none" w:sz="0" w:space="0" w:color="auto"/>
            <w:left w:val="none" w:sz="0" w:space="0" w:color="auto"/>
            <w:bottom w:val="none" w:sz="0" w:space="0" w:color="auto"/>
            <w:right w:val="none" w:sz="0" w:space="0" w:color="auto"/>
          </w:divBdr>
        </w:div>
        <w:div w:id="1988314891">
          <w:marLeft w:val="640"/>
          <w:marRight w:val="0"/>
          <w:marTop w:val="0"/>
          <w:marBottom w:val="0"/>
          <w:divBdr>
            <w:top w:val="none" w:sz="0" w:space="0" w:color="auto"/>
            <w:left w:val="none" w:sz="0" w:space="0" w:color="auto"/>
            <w:bottom w:val="none" w:sz="0" w:space="0" w:color="auto"/>
            <w:right w:val="none" w:sz="0" w:space="0" w:color="auto"/>
          </w:divBdr>
        </w:div>
        <w:div w:id="2012176228">
          <w:marLeft w:val="640"/>
          <w:marRight w:val="0"/>
          <w:marTop w:val="0"/>
          <w:marBottom w:val="0"/>
          <w:divBdr>
            <w:top w:val="none" w:sz="0" w:space="0" w:color="auto"/>
            <w:left w:val="none" w:sz="0" w:space="0" w:color="auto"/>
            <w:bottom w:val="none" w:sz="0" w:space="0" w:color="auto"/>
            <w:right w:val="none" w:sz="0" w:space="0" w:color="auto"/>
          </w:divBdr>
        </w:div>
        <w:div w:id="2064670726">
          <w:marLeft w:val="640"/>
          <w:marRight w:val="0"/>
          <w:marTop w:val="0"/>
          <w:marBottom w:val="0"/>
          <w:divBdr>
            <w:top w:val="none" w:sz="0" w:space="0" w:color="auto"/>
            <w:left w:val="none" w:sz="0" w:space="0" w:color="auto"/>
            <w:bottom w:val="none" w:sz="0" w:space="0" w:color="auto"/>
            <w:right w:val="none" w:sz="0" w:space="0" w:color="auto"/>
          </w:divBdr>
        </w:div>
        <w:div w:id="2097440795">
          <w:marLeft w:val="640"/>
          <w:marRight w:val="0"/>
          <w:marTop w:val="0"/>
          <w:marBottom w:val="0"/>
          <w:divBdr>
            <w:top w:val="none" w:sz="0" w:space="0" w:color="auto"/>
            <w:left w:val="none" w:sz="0" w:space="0" w:color="auto"/>
            <w:bottom w:val="none" w:sz="0" w:space="0" w:color="auto"/>
            <w:right w:val="none" w:sz="0" w:space="0" w:color="auto"/>
          </w:divBdr>
        </w:div>
      </w:divsChild>
    </w:div>
    <w:div w:id="1930700112">
      <w:bodyDiv w:val="1"/>
      <w:marLeft w:val="0"/>
      <w:marRight w:val="0"/>
      <w:marTop w:val="0"/>
      <w:marBottom w:val="0"/>
      <w:divBdr>
        <w:top w:val="none" w:sz="0" w:space="0" w:color="auto"/>
        <w:left w:val="none" w:sz="0" w:space="0" w:color="auto"/>
        <w:bottom w:val="none" w:sz="0" w:space="0" w:color="auto"/>
        <w:right w:val="none" w:sz="0" w:space="0" w:color="auto"/>
      </w:divBdr>
      <w:divsChild>
        <w:div w:id="10687540">
          <w:marLeft w:val="640"/>
          <w:marRight w:val="0"/>
          <w:marTop w:val="0"/>
          <w:marBottom w:val="0"/>
          <w:divBdr>
            <w:top w:val="none" w:sz="0" w:space="0" w:color="auto"/>
            <w:left w:val="none" w:sz="0" w:space="0" w:color="auto"/>
            <w:bottom w:val="none" w:sz="0" w:space="0" w:color="auto"/>
            <w:right w:val="none" w:sz="0" w:space="0" w:color="auto"/>
          </w:divBdr>
        </w:div>
        <w:div w:id="62719578">
          <w:marLeft w:val="640"/>
          <w:marRight w:val="0"/>
          <w:marTop w:val="0"/>
          <w:marBottom w:val="0"/>
          <w:divBdr>
            <w:top w:val="none" w:sz="0" w:space="0" w:color="auto"/>
            <w:left w:val="none" w:sz="0" w:space="0" w:color="auto"/>
            <w:bottom w:val="none" w:sz="0" w:space="0" w:color="auto"/>
            <w:right w:val="none" w:sz="0" w:space="0" w:color="auto"/>
          </w:divBdr>
        </w:div>
        <w:div w:id="189496530">
          <w:marLeft w:val="640"/>
          <w:marRight w:val="0"/>
          <w:marTop w:val="0"/>
          <w:marBottom w:val="0"/>
          <w:divBdr>
            <w:top w:val="none" w:sz="0" w:space="0" w:color="auto"/>
            <w:left w:val="none" w:sz="0" w:space="0" w:color="auto"/>
            <w:bottom w:val="none" w:sz="0" w:space="0" w:color="auto"/>
            <w:right w:val="none" w:sz="0" w:space="0" w:color="auto"/>
          </w:divBdr>
        </w:div>
        <w:div w:id="278494235">
          <w:marLeft w:val="640"/>
          <w:marRight w:val="0"/>
          <w:marTop w:val="0"/>
          <w:marBottom w:val="0"/>
          <w:divBdr>
            <w:top w:val="none" w:sz="0" w:space="0" w:color="auto"/>
            <w:left w:val="none" w:sz="0" w:space="0" w:color="auto"/>
            <w:bottom w:val="none" w:sz="0" w:space="0" w:color="auto"/>
            <w:right w:val="none" w:sz="0" w:space="0" w:color="auto"/>
          </w:divBdr>
        </w:div>
        <w:div w:id="305400867">
          <w:marLeft w:val="640"/>
          <w:marRight w:val="0"/>
          <w:marTop w:val="0"/>
          <w:marBottom w:val="0"/>
          <w:divBdr>
            <w:top w:val="none" w:sz="0" w:space="0" w:color="auto"/>
            <w:left w:val="none" w:sz="0" w:space="0" w:color="auto"/>
            <w:bottom w:val="none" w:sz="0" w:space="0" w:color="auto"/>
            <w:right w:val="none" w:sz="0" w:space="0" w:color="auto"/>
          </w:divBdr>
        </w:div>
        <w:div w:id="339285033">
          <w:marLeft w:val="640"/>
          <w:marRight w:val="0"/>
          <w:marTop w:val="0"/>
          <w:marBottom w:val="0"/>
          <w:divBdr>
            <w:top w:val="none" w:sz="0" w:space="0" w:color="auto"/>
            <w:left w:val="none" w:sz="0" w:space="0" w:color="auto"/>
            <w:bottom w:val="none" w:sz="0" w:space="0" w:color="auto"/>
            <w:right w:val="none" w:sz="0" w:space="0" w:color="auto"/>
          </w:divBdr>
        </w:div>
        <w:div w:id="525140051">
          <w:marLeft w:val="640"/>
          <w:marRight w:val="0"/>
          <w:marTop w:val="0"/>
          <w:marBottom w:val="0"/>
          <w:divBdr>
            <w:top w:val="none" w:sz="0" w:space="0" w:color="auto"/>
            <w:left w:val="none" w:sz="0" w:space="0" w:color="auto"/>
            <w:bottom w:val="none" w:sz="0" w:space="0" w:color="auto"/>
            <w:right w:val="none" w:sz="0" w:space="0" w:color="auto"/>
          </w:divBdr>
        </w:div>
        <w:div w:id="650644857">
          <w:marLeft w:val="640"/>
          <w:marRight w:val="0"/>
          <w:marTop w:val="0"/>
          <w:marBottom w:val="0"/>
          <w:divBdr>
            <w:top w:val="none" w:sz="0" w:space="0" w:color="auto"/>
            <w:left w:val="none" w:sz="0" w:space="0" w:color="auto"/>
            <w:bottom w:val="none" w:sz="0" w:space="0" w:color="auto"/>
            <w:right w:val="none" w:sz="0" w:space="0" w:color="auto"/>
          </w:divBdr>
        </w:div>
        <w:div w:id="706758877">
          <w:marLeft w:val="640"/>
          <w:marRight w:val="0"/>
          <w:marTop w:val="0"/>
          <w:marBottom w:val="0"/>
          <w:divBdr>
            <w:top w:val="none" w:sz="0" w:space="0" w:color="auto"/>
            <w:left w:val="none" w:sz="0" w:space="0" w:color="auto"/>
            <w:bottom w:val="none" w:sz="0" w:space="0" w:color="auto"/>
            <w:right w:val="none" w:sz="0" w:space="0" w:color="auto"/>
          </w:divBdr>
        </w:div>
        <w:div w:id="793987401">
          <w:marLeft w:val="640"/>
          <w:marRight w:val="0"/>
          <w:marTop w:val="0"/>
          <w:marBottom w:val="0"/>
          <w:divBdr>
            <w:top w:val="none" w:sz="0" w:space="0" w:color="auto"/>
            <w:left w:val="none" w:sz="0" w:space="0" w:color="auto"/>
            <w:bottom w:val="none" w:sz="0" w:space="0" w:color="auto"/>
            <w:right w:val="none" w:sz="0" w:space="0" w:color="auto"/>
          </w:divBdr>
        </w:div>
        <w:div w:id="837577498">
          <w:marLeft w:val="640"/>
          <w:marRight w:val="0"/>
          <w:marTop w:val="0"/>
          <w:marBottom w:val="0"/>
          <w:divBdr>
            <w:top w:val="none" w:sz="0" w:space="0" w:color="auto"/>
            <w:left w:val="none" w:sz="0" w:space="0" w:color="auto"/>
            <w:bottom w:val="none" w:sz="0" w:space="0" w:color="auto"/>
            <w:right w:val="none" w:sz="0" w:space="0" w:color="auto"/>
          </w:divBdr>
        </w:div>
        <w:div w:id="858272365">
          <w:marLeft w:val="640"/>
          <w:marRight w:val="0"/>
          <w:marTop w:val="0"/>
          <w:marBottom w:val="0"/>
          <w:divBdr>
            <w:top w:val="none" w:sz="0" w:space="0" w:color="auto"/>
            <w:left w:val="none" w:sz="0" w:space="0" w:color="auto"/>
            <w:bottom w:val="none" w:sz="0" w:space="0" w:color="auto"/>
            <w:right w:val="none" w:sz="0" w:space="0" w:color="auto"/>
          </w:divBdr>
        </w:div>
        <w:div w:id="932980051">
          <w:marLeft w:val="640"/>
          <w:marRight w:val="0"/>
          <w:marTop w:val="0"/>
          <w:marBottom w:val="0"/>
          <w:divBdr>
            <w:top w:val="none" w:sz="0" w:space="0" w:color="auto"/>
            <w:left w:val="none" w:sz="0" w:space="0" w:color="auto"/>
            <w:bottom w:val="none" w:sz="0" w:space="0" w:color="auto"/>
            <w:right w:val="none" w:sz="0" w:space="0" w:color="auto"/>
          </w:divBdr>
        </w:div>
        <w:div w:id="1004286686">
          <w:marLeft w:val="640"/>
          <w:marRight w:val="0"/>
          <w:marTop w:val="0"/>
          <w:marBottom w:val="0"/>
          <w:divBdr>
            <w:top w:val="none" w:sz="0" w:space="0" w:color="auto"/>
            <w:left w:val="none" w:sz="0" w:space="0" w:color="auto"/>
            <w:bottom w:val="none" w:sz="0" w:space="0" w:color="auto"/>
            <w:right w:val="none" w:sz="0" w:space="0" w:color="auto"/>
          </w:divBdr>
        </w:div>
        <w:div w:id="1028064073">
          <w:marLeft w:val="640"/>
          <w:marRight w:val="0"/>
          <w:marTop w:val="0"/>
          <w:marBottom w:val="0"/>
          <w:divBdr>
            <w:top w:val="none" w:sz="0" w:space="0" w:color="auto"/>
            <w:left w:val="none" w:sz="0" w:space="0" w:color="auto"/>
            <w:bottom w:val="none" w:sz="0" w:space="0" w:color="auto"/>
            <w:right w:val="none" w:sz="0" w:space="0" w:color="auto"/>
          </w:divBdr>
        </w:div>
        <w:div w:id="1065640193">
          <w:marLeft w:val="640"/>
          <w:marRight w:val="0"/>
          <w:marTop w:val="0"/>
          <w:marBottom w:val="0"/>
          <w:divBdr>
            <w:top w:val="none" w:sz="0" w:space="0" w:color="auto"/>
            <w:left w:val="none" w:sz="0" w:space="0" w:color="auto"/>
            <w:bottom w:val="none" w:sz="0" w:space="0" w:color="auto"/>
            <w:right w:val="none" w:sz="0" w:space="0" w:color="auto"/>
          </w:divBdr>
        </w:div>
        <w:div w:id="1141732418">
          <w:marLeft w:val="640"/>
          <w:marRight w:val="0"/>
          <w:marTop w:val="0"/>
          <w:marBottom w:val="0"/>
          <w:divBdr>
            <w:top w:val="none" w:sz="0" w:space="0" w:color="auto"/>
            <w:left w:val="none" w:sz="0" w:space="0" w:color="auto"/>
            <w:bottom w:val="none" w:sz="0" w:space="0" w:color="auto"/>
            <w:right w:val="none" w:sz="0" w:space="0" w:color="auto"/>
          </w:divBdr>
        </w:div>
        <w:div w:id="1363357416">
          <w:marLeft w:val="640"/>
          <w:marRight w:val="0"/>
          <w:marTop w:val="0"/>
          <w:marBottom w:val="0"/>
          <w:divBdr>
            <w:top w:val="none" w:sz="0" w:space="0" w:color="auto"/>
            <w:left w:val="none" w:sz="0" w:space="0" w:color="auto"/>
            <w:bottom w:val="none" w:sz="0" w:space="0" w:color="auto"/>
            <w:right w:val="none" w:sz="0" w:space="0" w:color="auto"/>
          </w:divBdr>
        </w:div>
        <w:div w:id="1384327877">
          <w:marLeft w:val="640"/>
          <w:marRight w:val="0"/>
          <w:marTop w:val="0"/>
          <w:marBottom w:val="0"/>
          <w:divBdr>
            <w:top w:val="none" w:sz="0" w:space="0" w:color="auto"/>
            <w:left w:val="none" w:sz="0" w:space="0" w:color="auto"/>
            <w:bottom w:val="none" w:sz="0" w:space="0" w:color="auto"/>
            <w:right w:val="none" w:sz="0" w:space="0" w:color="auto"/>
          </w:divBdr>
        </w:div>
        <w:div w:id="1448935835">
          <w:marLeft w:val="640"/>
          <w:marRight w:val="0"/>
          <w:marTop w:val="0"/>
          <w:marBottom w:val="0"/>
          <w:divBdr>
            <w:top w:val="none" w:sz="0" w:space="0" w:color="auto"/>
            <w:left w:val="none" w:sz="0" w:space="0" w:color="auto"/>
            <w:bottom w:val="none" w:sz="0" w:space="0" w:color="auto"/>
            <w:right w:val="none" w:sz="0" w:space="0" w:color="auto"/>
          </w:divBdr>
        </w:div>
        <w:div w:id="1654992331">
          <w:marLeft w:val="640"/>
          <w:marRight w:val="0"/>
          <w:marTop w:val="0"/>
          <w:marBottom w:val="0"/>
          <w:divBdr>
            <w:top w:val="none" w:sz="0" w:space="0" w:color="auto"/>
            <w:left w:val="none" w:sz="0" w:space="0" w:color="auto"/>
            <w:bottom w:val="none" w:sz="0" w:space="0" w:color="auto"/>
            <w:right w:val="none" w:sz="0" w:space="0" w:color="auto"/>
          </w:divBdr>
        </w:div>
        <w:div w:id="1802383883">
          <w:marLeft w:val="640"/>
          <w:marRight w:val="0"/>
          <w:marTop w:val="0"/>
          <w:marBottom w:val="0"/>
          <w:divBdr>
            <w:top w:val="none" w:sz="0" w:space="0" w:color="auto"/>
            <w:left w:val="none" w:sz="0" w:space="0" w:color="auto"/>
            <w:bottom w:val="none" w:sz="0" w:space="0" w:color="auto"/>
            <w:right w:val="none" w:sz="0" w:space="0" w:color="auto"/>
          </w:divBdr>
        </w:div>
        <w:div w:id="1906723004">
          <w:marLeft w:val="640"/>
          <w:marRight w:val="0"/>
          <w:marTop w:val="0"/>
          <w:marBottom w:val="0"/>
          <w:divBdr>
            <w:top w:val="none" w:sz="0" w:space="0" w:color="auto"/>
            <w:left w:val="none" w:sz="0" w:space="0" w:color="auto"/>
            <w:bottom w:val="none" w:sz="0" w:space="0" w:color="auto"/>
            <w:right w:val="none" w:sz="0" w:space="0" w:color="auto"/>
          </w:divBdr>
        </w:div>
        <w:div w:id="1953660558">
          <w:marLeft w:val="640"/>
          <w:marRight w:val="0"/>
          <w:marTop w:val="0"/>
          <w:marBottom w:val="0"/>
          <w:divBdr>
            <w:top w:val="none" w:sz="0" w:space="0" w:color="auto"/>
            <w:left w:val="none" w:sz="0" w:space="0" w:color="auto"/>
            <w:bottom w:val="none" w:sz="0" w:space="0" w:color="auto"/>
            <w:right w:val="none" w:sz="0" w:space="0" w:color="auto"/>
          </w:divBdr>
        </w:div>
        <w:div w:id="2021615814">
          <w:marLeft w:val="640"/>
          <w:marRight w:val="0"/>
          <w:marTop w:val="0"/>
          <w:marBottom w:val="0"/>
          <w:divBdr>
            <w:top w:val="none" w:sz="0" w:space="0" w:color="auto"/>
            <w:left w:val="none" w:sz="0" w:space="0" w:color="auto"/>
            <w:bottom w:val="none" w:sz="0" w:space="0" w:color="auto"/>
            <w:right w:val="none" w:sz="0" w:space="0" w:color="auto"/>
          </w:divBdr>
        </w:div>
        <w:div w:id="2089646726">
          <w:marLeft w:val="640"/>
          <w:marRight w:val="0"/>
          <w:marTop w:val="0"/>
          <w:marBottom w:val="0"/>
          <w:divBdr>
            <w:top w:val="none" w:sz="0" w:space="0" w:color="auto"/>
            <w:left w:val="none" w:sz="0" w:space="0" w:color="auto"/>
            <w:bottom w:val="none" w:sz="0" w:space="0" w:color="auto"/>
            <w:right w:val="none" w:sz="0" w:space="0" w:color="auto"/>
          </w:divBdr>
        </w:div>
        <w:div w:id="2105569335">
          <w:marLeft w:val="640"/>
          <w:marRight w:val="0"/>
          <w:marTop w:val="0"/>
          <w:marBottom w:val="0"/>
          <w:divBdr>
            <w:top w:val="none" w:sz="0" w:space="0" w:color="auto"/>
            <w:left w:val="none" w:sz="0" w:space="0" w:color="auto"/>
            <w:bottom w:val="none" w:sz="0" w:space="0" w:color="auto"/>
            <w:right w:val="none" w:sz="0" w:space="0" w:color="auto"/>
          </w:divBdr>
        </w:div>
      </w:divsChild>
    </w:div>
    <w:div w:id="1947880590">
      <w:bodyDiv w:val="1"/>
      <w:marLeft w:val="0"/>
      <w:marRight w:val="0"/>
      <w:marTop w:val="0"/>
      <w:marBottom w:val="0"/>
      <w:divBdr>
        <w:top w:val="none" w:sz="0" w:space="0" w:color="auto"/>
        <w:left w:val="none" w:sz="0" w:space="0" w:color="auto"/>
        <w:bottom w:val="none" w:sz="0" w:space="0" w:color="auto"/>
        <w:right w:val="none" w:sz="0" w:space="0" w:color="auto"/>
      </w:divBdr>
      <w:divsChild>
        <w:div w:id="60447027">
          <w:marLeft w:val="640"/>
          <w:marRight w:val="0"/>
          <w:marTop w:val="0"/>
          <w:marBottom w:val="0"/>
          <w:divBdr>
            <w:top w:val="none" w:sz="0" w:space="0" w:color="auto"/>
            <w:left w:val="none" w:sz="0" w:space="0" w:color="auto"/>
            <w:bottom w:val="none" w:sz="0" w:space="0" w:color="auto"/>
            <w:right w:val="none" w:sz="0" w:space="0" w:color="auto"/>
          </w:divBdr>
        </w:div>
        <w:div w:id="67113394">
          <w:marLeft w:val="640"/>
          <w:marRight w:val="0"/>
          <w:marTop w:val="0"/>
          <w:marBottom w:val="0"/>
          <w:divBdr>
            <w:top w:val="none" w:sz="0" w:space="0" w:color="auto"/>
            <w:left w:val="none" w:sz="0" w:space="0" w:color="auto"/>
            <w:bottom w:val="none" w:sz="0" w:space="0" w:color="auto"/>
            <w:right w:val="none" w:sz="0" w:space="0" w:color="auto"/>
          </w:divBdr>
        </w:div>
        <w:div w:id="190455059">
          <w:marLeft w:val="640"/>
          <w:marRight w:val="0"/>
          <w:marTop w:val="0"/>
          <w:marBottom w:val="0"/>
          <w:divBdr>
            <w:top w:val="none" w:sz="0" w:space="0" w:color="auto"/>
            <w:left w:val="none" w:sz="0" w:space="0" w:color="auto"/>
            <w:bottom w:val="none" w:sz="0" w:space="0" w:color="auto"/>
            <w:right w:val="none" w:sz="0" w:space="0" w:color="auto"/>
          </w:divBdr>
        </w:div>
        <w:div w:id="474839670">
          <w:marLeft w:val="640"/>
          <w:marRight w:val="0"/>
          <w:marTop w:val="0"/>
          <w:marBottom w:val="0"/>
          <w:divBdr>
            <w:top w:val="none" w:sz="0" w:space="0" w:color="auto"/>
            <w:left w:val="none" w:sz="0" w:space="0" w:color="auto"/>
            <w:bottom w:val="none" w:sz="0" w:space="0" w:color="auto"/>
            <w:right w:val="none" w:sz="0" w:space="0" w:color="auto"/>
          </w:divBdr>
        </w:div>
        <w:div w:id="485903984">
          <w:marLeft w:val="640"/>
          <w:marRight w:val="0"/>
          <w:marTop w:val="0"/>
          <w:marBottom w:val="0"/>
          <w:divBdr>
            <w:top w:val="none" w:sz="0" w:space="0" w:color="auto"/>
            <w:left w:val="none" w:sz="0" w:space="0" w:color="auto"/>
            <w:bottom w:val="none" w:sz="0" w:space="0" w:color="auto"/>
            <w:right w:val="none" w:sz="0" w:space="0" w:color="auto"/>
          </w:divBdr>
        </w:div>
        <w:div w:id="548810474">
          <w:marLeft w:val="640"/>
          <w:marRight w:val="0"/>
          <w:marTop w:val="0"/>
          <w:marBottom w:val="0"/>
          <w:divBdr>
            <w:top w:val="none" w:sz="0" w:space="0" w:color="auto"/>
            <w:left w:val="none" w:sz="0" w:space="0" w:color="auto"/>
            <w:bottom w:val="none" w:sz="0" w:space="0" w:color="auto"/>
            <w:right w:val="none" w:sz="0" w:space="0" w:color="auto"/>
          </w:divBdr>
        </w:div>
        <w:div w:id="651955519">
          <w:marLeft w:val="640"/>
          <w:marRight w:val="0"/>
          <w:marTop w:val="0"/>
          <w:marBottom w:val="0"/>
          <w:divBdr>
            <w:top w:val="none" w:sz="0" w:space="0" w:color="auto"/>
            <w:left w:val="none" w:sz="0" w:space="0" w:color="auto"/>
            <w:bottom w:val="none" w:sz="0" w:space="0" w:color="auto"/>
            <w:right w:val="none" w:sz="0" w:space="0" w:color="auto"/>
          </w:divBdr>
        </w:div>
        <w:div w:id="759108729">
          <w:marLeft w:val="640"/>
          <w:marRight w:val="0"/>
          <w:marTop w:val="0"/>
          <w:marBottom w:val="0"/>
          <w:divBdr>
            <w:top w:val="none" w:sz="0" w:space="0" w:color="auto"/>
            <w:left w:val="none" w:sz="0" w:space="0" w:color="auto"/>
            <w:bottom w:val="none" w:sz="0" w:space="0" w:color="auto"/>
            <w:right w:val="none" w:sz="0" w:space="0" w:color="auto"/>
          </w:divBdr>
        </w:div>
        <w:div w:id="850754813">
          <w:marLeft w:val="640"/>
          <w:marRight w:val="0"/>
          <w:marTop w:val="0"/>
          <w:marBottom w:val="0"/>
          <w:divBdr>
            <w:top w:val="none" w:sz="0" w:space="0" w:color="auto"/>
            <w:left w:val="none" w:sz="0" w:space="0" w:color="auto"/>
            <w:bottom w:val="none" w:sz="0" w:space="0" w:color="auto"/>
            <w:right w:val="none" w:sz="0" w:space="0" w:color="auto"/>
          </w:divBdr>
        </w:div>
        <w:div w:id="923493608">
          <w:marLeft w:val="640"/>
          <w:marRight w:val="0"/>
          <w:marTop w:val="0"/>
          <w:marBottom w:val="0"/>
          <w:divBdr>
            <w:top w:val="none" w:sz="0" w:space="0" w:color="auto"/>
            <w:left w:val="none" w:sz="0" w:space="0" w:color="auto"/>
            <w:bottom w:val="none" w:sz="0" w:space="0" w:color="auto"/>
            <w:right w:val="none" w:sz="0" w:space="0" w:color="auto"/>
          </w:divBdr>
        </w:div>
        <w:div w:id="942957784">
          <w:marLeft w:val="640"/>
          <w:marRight w:val="0"/>
          <w:marTop w:val="0"/>
          <w:marBottom w:val="0"/>
          <w:divBdr>
            <w:top w:val="none" w:sz="0" w:space="0" w:color="auto"/>
            <w:left w:val="none" w:sz="0" w:space="0" w:color="auto"/>
            <w:bottom w:val="none" w:sz="0" w:space="0" w:color="auto"/>
            <w:right w:val="none" w:sz="0" w:space="0" w:color="auto"/>
          </w:divBdr>
        </w:div>
        <w:div w:id="944920080">
          <w:marLeft w:val="640"/>
          <w:marRight w:val="0"/>
          <w:marTop w:val="0"/>
          <w:marBottom w:val="0"/>
          <w:divBdr>
            <w:top w:val="none" w:sz="0" w:space="0" w:color="auto"/>
            <w:left w:val="none" w:sz="0" w:space="0" w:color="auto"/>
            <w:bottom w:val="none" w:sz="0" w:space="0" w:color="auto"/>
            <w:right w:val="none" w:sz="0" w:space="0" w:color="auto"/>
          </w:divBdr>
        </w:div>
        <w:div w:id="998311998">
          <w:marLeft w:val="640"/>
          <w:marRight w:val="0"/>
          <w:marTop w:val="0"/>
          <w:marBottom w:val="0"/>
          <w:divBdr>
            <w:top w:val="none" w:sz="0" w:space="0" w:color="auto"/>
            <w:left w:val="none" w:sz="0" w:space="0" w:color="auto"/>
            <w:bottom w:val="none" w:sz="0" w:space="0" w:color="auto"/>
            <w:right w:val="none" w:sz="0" w:space="0" w:color="auto"/>
          </w:divBdr>
        </w:div>
        <w:div w:id="1024599760">
          <w:marLeft w:val="640"/>
          <w:marRight w:val="0"/>
          <w:marTop w:val="0"/>
          <w:marBottom w:val="0"/>
          <w:divBdr>
            <w:top w:val="none" w:sz="0" w:space="0" w:color="auto"/>
            <w:left w:val="none" w:sz="0" w:space="0" w:color="auto"/>
            <w:bottom w:val="none" w:sz="0" w:space="0" w:color="auto"/>
            <w:right w:val="none" w:sz="0" w:space="0" w:color="auto"/>
          </w:divBdr>
        </w:div>
        <w:div w:id="1034379447">
          <w:marLeft w:val="640"/>
          <w:marRight w:val="0"/>
          <w:marTop w:val="0"/>
          <w:marBottom w:val="0"/>
          <w:divBdr>
            <w:top w:val="none" w:sz="0" w:space="0" w:color="auto"/>
            <w:left w:val="none" w:sz="0" w:space="0" w:color="auto"/>
            <w:bottom w:val="none" w:sz="0" w:space="0" w:color="auto"/>
            <w:right w:val="none" w:sz="0" w:space="0" w:color="auto"/>
          </w:divBdr>
        </w:div>
        <w:div w:id="1081876444">
          <w:marLeft w:val="640"/>
          <w:marRight w:val="0"/>
          <w:marTop w:val="0"/>
          <w:marBottom w:val="0"/>
          <w:divBdr>
            <w:top w:val="none" w:sz="0" w:space="0" w:color="auto"/>
            <w:left w:val="none" w:sz="0" w:space="0" w:color="auto"/>
            <w:bottom w:val="none" w:sz="0" w:space="0" w:color="auto"/>
            <w:right w:val="none" w:sz="0" w:space="0" w:color="auto"/>
          </w:divBdr>
        </w:div>
        <w:div w:id="1116409315">
          <w:marLeft w:val="640"/>
          <w:marRight w:val="0"/>
          <w:marTop w:val="0"/>
          <w:marBottom w:val="0"/>
          <w:divBdr>
            <w:top w:val="none" w:sz="0" w:space="0" w:color="auto"/>
            <w:left w:val="none" w:sz="0" w:space="0" w:color="auto"/>
            <w:bottom w:val="none" w:sz="0" w:space="0" w:color="auto"/>
            <w:right w:val="none" w:sz="0" w:space="0" w:color="auto"/>
          </w:divBdr>
        </w:div>
        <w:div w:id="1148402552">
          <w:marLeft w:val="640"/>
          <w:marRight w:val="0"/>
          <w:marTop w:val="0"/>
          <w:marBottom w:val="0"/>
          <w:divBdr>
            <w:top w:val="none" w:sz="0" w:space="0" w:color="auto"/>
            <w:left w:val="none" w:sz="0" w:space="0" w:color="auto"/>
            <w:bottom w:val="none" w:sz="0" w:space="0" w:color="auto"/>
            <w:right w:val="none" w:sz="0" w:space="0" w:color="auto"/>
          </w:divBdr>
        </w:div>
        <w:div w:id="1153259456">
          <w:marLeft w:val="640"/>
          <w:marRight w:val="0"/>
          <w:marTop w:val="0"/>
          <w:marBottom w:val="0"/>
          <w:divBdr>
            <w:top w:val="none" w:sz="0" w:space="0" w:color="auto"/>
            <w:left w:val="none" w:sz="0" w:space="0" w:color="auto"/>
            <w:bottom w:val="none" w:sz="0" w:space="0" w:color="auto"/>
            <w:right w:val="none" w:sz="0" w:space="0" w:color="auto"/>
          </w:divBdr>
        </w:div>
        <w:div w:id="1175337742">
          <w:marLeft w:val="640"/>
          <w:marRight w:val="0"/>
          <w:marTop w:val="0"/>
          <w:marBottom w:val="0"/>
          <w:divBdr>
            <w:top w:val="none" w:sz="0" w:space="0" w:color="auto"/>
            <w:left w:val="none" w:sz="0" w:space="0" w:color="auto"/>
            <w:bottom w:val="none" w:sz="0" w:space="0" w:color="auto"/>
            <w:right w:val="none" w:sz="0" w:space="0" w:color="auto"/>
          </w:divBdr>
        </w:div>
        <w:div w:id="1216115547">
          <w:marLeft w:val="640"/>
          <w:marRight w:val="0"/>
          <w:marTop w:val="0"/>
          <w:marBottom w:val="0"/>
          <w:divBdr>
            <w:top w:val="none" w:sz="0" w:space="0" w:color="auto"/>
            <w:left w:val="none" w:sz="0" w:space="0" w:color="auto"/>
            <w:bottom w:val="none" w:sz="0" w:space="0" w:color="auto"/>
            <w:right w:val="none" w:sz="0" w:space="0" w:color="auto"/>
          </w:divBdr>
        </w:div>
        <w:div w:id="1432819874">
          <w:marLeft w:val="640"/>
          <w:marRight w:val="0"/>
          <w:marTop w:val="0"/>
          <w:marBottom w:val="0"/>
          <w:divBdr>
            <w:top w:val="none" w:sz="0" w:space="0" w:color="auto"/>
            <w:left w:val="none" w:sz="0" w:space="0" w:color="auto"/>
            <w:bottom w:val="none" w:sz="0" w:space="0" w:color="auto"/>
            <w:right w:val="none" w:sz="0" w:space="0" w:color="auto"/>
          </w:divBdr>
        </w:div>
        <w:div w:id="1473014493">
          <w:marLeft w:val="640"/>
          <w:marRight w:val="0"/>
          <w:marTop w:val="0"/>
          <w:marBottom w:val="0"/>
          <w:divBdr>
            <w:top w:val="none" w:sz="0" w:space="0" w:color="auto"/>
            <w:left w:val="none" w:sz="0" w:space="0" w:color="auto"/>
            <w:bottom w:val="none" w:sz="0" w:space="0" w:color="auto"/>
            <w:right w:val="none" w:sz="0" w:space="0" w:color="auto"/>
          </w:divBdr>
        </w:div>
        <w:div w:id="1766994187">
          <w:marLeft w:val="640"/>
          <w:marRight w:val="0"/>
          <w:marTop w:val="0"/>
          <w:marBottom w:val="0"/>
          <w:divBdr>
            <w:top w:val="none" w:sz="0" w:space="0" w:color="auto"/>
            <w:left w:val="none" w:sz="0" w:space="0" w:color="auto"/>
            <w:bottom w:val="none" w:sz="0" w:space="0" w:color="auto"/>
            <w:right w:val="none" w:sz="0" w:space="0" w:color="auto"/>
          </w:divBdr>
        </w:div>
        <w:div w:id="1805461737">
          <w:marLeft w:val="640"/>
          <w:marRight w:val="0"/>
          <w:marTop w:val="0"/>
          <w:marBottom w:val="0"/>
          <w:divBdr>
            <w:top w:val="none" w:sz="0" w:space="0" w:color="auto"/>
            <w:left w:val="none" w:sz="0" w:space="0" w:color="auto"/>
            <w:bottom w:val="none" w:sz="0" w:space="0" w:color="auto"/>
            <w:right w:val="none" w:sz="0" w:space="0" w:color="auto"/>
          </w:divBdr>
        </w:div>
        <w:div w:id="1865438283">
          <w:marLeft w:val="640"/>
          <w:marRight w:val="0"/>
          <w:marTop w:val="0"/>
          <w:marBottom w:val="0"/>
          <w:divBdr>
            <w:top w:val="none" w:sz="0" w:space="0" w:color="auto"/>
            <w:left w:val="none" w:sz="0" w:space="0" w:color="auto"/>
            <w:bottom w:val="none" w:sz="0" w:space="0" w:color="auto"/>
            <w:right w:val="none" w:sz="0" w:space="0" w:color="auto"/>
          </w:divBdr>
        </w:div>
        <w:div w:id="1889414062">
          <w:marLeft w:val="640"/>
          <w:marRight w:val="0"/>
          <w:marTop w:val="0"/>
          <w:marBottom w:val="0"/>
          <w:divBdr>
            <w:top w:val="none" w:sz="0" w:space="0" w:color="auto"/>
            <w:left w:val="none" w:sz="0" w:space="0" w:color="auto"/>
            <w:bottom w:val="none" w:sz="0" w:space="0" w:color="auto"/>
            <w:right w:val="none" w:sz="0" w:space="0" w:color="auto"/>
          </w:divBdr>
        </w:div>
        <w:div w:id="1920796279">
          <w:marLeft w:val="640"/>
          <w:marRight w:val="0"/>
          <w:marTop w:val="0"/>
          <w:marBottom w:val="0"/>
          <w:divBdr>
            <w:top w:val="none" w:sz="0" w:space="0" w:color="auto"/>
            <w:left w:val="none" w:sz="0" w:space="0" w:color="auto"/>
            <w:bottom w:val="none" w:sz="0" w:space="0" w:color="auto"/>
            <w:right w:val="none" w:sz="0" w:space="0" w:color="auto"/>
          </w:divBdr>
        </w:div>
        <w:div w:id="2011179542">
          <w:marLeft w:val="640"/>
          <w:marRight w:val="0"/>
          <w:marTop w:val="0"/>
          <w:marBottom w:val="0"/>
          <w:divBdr>
            <w:top w:val="none" w:sz="0" w:space="0" w:color="auto"/>
            <w:left w:val="none" w:sz="0" w:space="0" w:color="auto"/>
            <w:bottom w:val="none" w:sz="0" w:space="0" w:color="auto"/>
            <w:right w:val="none" w:sz="0" w:space="0" w:color="auto"/>
          </w:divBdr>
        </w:div>
        <w:div w:id="2100984204">
          <w:marLeft w:val="640"/>
          <w:marRight w:val="0"/>
          <w:marTop w:val="0"/>
          <w:marBottom w:val="0"/>
          <w:divBdr>
            <w:top w:val="none" w:sz="0" w:space="0" w:color="auto"/>
            <w:left w:val="none" w:sz="0" w:space="0" w:color="auto"/>
            <w:bottom w:val="none" w:sz="0" w:space="0" w:color="auto"/>
            <w:right w:val="none" w:sz="0" w:space="0" w:color="auto"/>
          </w:divBdr>
        </w:div>
        <w:div w:id="2144080157">
          <w:marLeft w:val="640"/>
          <w:marRight w:val="0"/>
          <w:marTop w:val="0"/>
          <w:marBottom w:val="0"/>
          <w:divBdr>
            <w:top w:val="none" w:sz="0" w:space="0" w:color="auto"/>
            <w:left w:val="none" w:sz="0" w:space="0" w:color="auto"/>
            <w:bottom w:val="none" w:sz="0" w:space="0" w:color="auto"/>
            <w:right w:val="none" w:sz="0" w:space="0" w:color="auto"/>
          </w:divBdr>
        </w:div>
      </w:divsChild>
    </w:div>
    <w:div w:id="1955865835">
      <w:bodyDiv w:val="1"/>
      <w:marLeft w:val="0"/>
      <w:marRight w:val="0"/>
      <w:marTop w:val="0"/>
      <w:marBottom w:val="0"/>
      <w:divBdr>
        <w:top w:val="none" w:sz="0" w:space="0" w:color="auto"/>
        <w:left w:val="none" w:sz="0" w:space="0" w:color="auto"/>
        <w:bottom w:val="none" w:sz="0" w:space="0" w:color="auto"/>
        <w:right w:val="none" w:sz="0" w:space="0" w:color="auto"/>
      </w:divBdr>
      <w:divsChild>
        <w:div w:id="50152836">
          <w:marLeft w:val="640"/>
          <w:marRight w:val="0"/>
          <w:marTop w:val="0"/>
          <w:marBottom w:val="0"/>
          <w:divBdr>
            <w:top w:val="none" w:sz="0" w:space="0" w:color="auto"/>
            <w:left w:val="none" w:sz="0" w:space="0" w:color="auto"/>
            <w:bottom w:val="none" w:sz="0" w:space="0" w:color="auto"/>
            <w:right w:val="none" w:sz="0" w:space="0" w:color="auto"/>
          </w:divBdr>
        </w:div>
        <w:div w:id="58678963">
          <w:marLeft w:val="640"/>
          <w:marRight w:val="0"/>
          <w:marTop w:val="0"/>
          <w:marBottom w:val="0"/>
          <w:divBdr>
            <w:top w:val="none" w:sz="0" w:space="0" w:color="auto"/>
            <w:left w:val="none" w:sz="0" w:space="0" w:color="auto"/>
            <w:bottom w:val="none" w:sz="0" w:space="0" w:color="auto"/>
            <w:right w:val="none" w:sz="0" w:space="0" w:color="auto"/>
          </w:divBdr>
        </w:div>
        <w:div w:id="62721900">
          <w:marLeft w:val="640"/>
          <w:marRight w:val="0"/>
          <w:marTop w:val="0"/>
          <w:marBottom w:val="0"/>
          <w:divBdr>
            <w:top w:val="none" w:sz="0" w:space="0" w:color="auto"/>
            <w:left w:val="none" w:sz="0" w:space="0" w:color="auto"/>
            <w:bottom w:val="none" w:sz="0" w:space="0" w:color="auto"/>
            <w:right w:val="none" w:sz="0" w:space="0" w:color="auto"/>
          </w:divBdr>
        </w:div>
        <w:div w:id="83886943">
          <w:marLeft w:val="640"/>
          <w:marRight w:val="0"/>
          <w:marTop w:val="0"/>
          <w:marBottom w:val="0"/>
          <w:divBdr>
            <w:top w:val="none" w:sz="0" w:space="0" w:color="auto"/>
            <w:left w:val="none" w:sz="0" w:space="0" w:color="auto"/>
            <w:bottom w:val="none" w:sz="0" w:space="0" w:color="auto"/>
            <w:right w:val="none" w:sz="0" w:space="0" w:color="auto"/>
          </w:divBdr>
        </w:div>
        <w:div w:id="228157677">
          <w:marLeft w:val="640"/>
          <w:marRight w:val="0"/>
          <w:marTop w:val="0"/>
          <w:marBottom w:val="0"/>
          <w:divBdr>
            <w:top w:val="none" w:sz="0" w:space="0" w:color="auto"/>
            <w:left w:val="none" w:sz="0" w:space="0" w:color="auto"/>
            <w:bottom w:val="none" w:sz="0" w:space="0" w:color="auto"/>
            <w:right w:val="none" w:sz="0" w:space="0" w:color="auto"/>
          </w:divBdr>
        </w:div>
        <w:div w:id="244267214">
          <w:marLeft w:val="640"/>
          <w:marRight w:val="0"/>
          <w:marTop w:val="0"/>
          <w:marBottom w:val="0"/>
          <w:divBdr>
            <w:top w:val="none" w:sz="0" w:space="0" w:color="auto"/>
            <w:left w:val="none" w:sz="0" w:space="0" w:color="auto"/>
            <w:bottom w:val="none" w:sz="0" w:space="0" w:color="auto"/>
            <w:right w:val="none" w:sz="0" w:space="0" w:color="auto"/>
          </w:divBdr>
        </w:div>
        <w:div w:id="288972375">
          <w:marLeft w:val="640"/>
          <w:marRight w:val="0"/>
          <w:marTop w:val="0"/>
          <w:marBottom w:val="0"/>
          <w:divBdr>
            <w:top w:val="none" w:sz="0" w:space="0" w:color="auto"/>
            <w:left w:val="none" w:sz="0" w:space="0" w:color="auto"/>
            <w:bottom w:val="none" w:sz="0" w:space="0" w:color="auto"/>
            <w:right w:val="none" w:sz="0" w:space="0" w:color="auto"/>
          </w:divBdr>
        </w:div>
        <w:div w:id="306935799">
          <w:marLeft w:val="640"/>
          <w:marRight w:val="0"/>
          <w:marTop w:val="0"/>
          <w:marBottom w:val="0"/>
          <w:divBdr>
            <w:top w:val="none" w:sz="0" w:space="0" w:color="auto"/>
            <w:left w:val="none" w:sz="0" w:space="0" w:color="auto"/>
            <w:bottom w:val="none" w:sz="0" w:space="0" w:color="auto"/>
            <w:right w:val="none" w:sz="0" w:space="0" w:color="auto"/>
          </w:divBdr>
        </w:div>
        <w:div w:id="397552865">
          <w:marLeft w:val="640"/>
          <w:marRight w:val="0"/>
          <w:marTop w:val="0"/>
          <w:marBottom w:val="0"/>
          <w:divBdr>
            <w:top w:val="none" w:sz="0" w:space="0" w:color="auto"/>
            <w:left w:val="none" w:sz="0" w:space="0" w:color="auto"/>
            <w:bottom w:val="none" w:sz="0" w:space="0" w:color="auto"/>
            <w:right w:val="none" w:sz="0" w:space="0" w:color="auto"/>
          </w:divBdr>
        </w:div>
        <w:div w:id="414935037">
          <w:marLeft w:val="640"/>
          <w:marRight w:val="0"/>
          <w:marTop w:val="0"/>
          <w:marBottom w:val="0"/>
          <w:divBdr>
            <w:top w:val="none" w:sz="0" w:space="0" w:color="auto"/>
            <w:left w:val="none" w:sz="0" w:space="0" w:color="auto"/>
            <w:bottom w:val="none" w:sz="0" w:space="0" w:color="auto"/>
            <w:right w:val="none" w:sz="0" w:space="0" w:color="auto"/>
          </w:divBdr>
        </w:div>
        <w:div w:id="548689609">
          <w:marLeft w:val="640"/>
          <w:marRight w:val="0"/>
          <w:marTop w:val="0"/>
          <w:marBottom w:val="0"/>
          <w:divBdr>
            <w:top w:val="none" w:sz="0" w:space="0" w:color="auto"/>
            <w:left w:val="none" w:sz="0" w:space="0" w:color="auto"/>
            <w:bottom w:val="none" w:sz="0" w:space="0" w:color="auto"/>
            <w:right w:val="none" w:sz="0" w:space="0" w:color="auto"/>
          </w:divBdr>
        </w:div>
        <w:div w:id="590240825">
          <w:marLeft w:val="640"/>
          <w:marRight w:val="0"/>
          <w:marTop w:val="0"/>
          <w:marBottom w:val="0"/>
          <w:divBdr>
            <w:top w:val="none" w:sz="0" w:space="0" w:color="auto"/>
            <w:left w:val="none" w:sz="0" w:space="0" w:color="auto"/>
            <w:bottom w:val="none" w:sz="0" w:space="0" w:color="auto"/>
            <w:right w:val="none" w:sz="0" w:space="0" w:color="auto"/>
          </w:divBdr>
        </w:div>
        <w:div w:id="591352589">
          <w:marLeft w:val="640"/>
          <w:marRight w:val="0"/>
          <w:marTop w:val="0"/>
          <w:marBottom w:val="0"/>
          <w:divBdr>
            <w:top w:val="none" w:sz="0" w:space="0" w:color="auto"/>
            <w:left w:val="none" w:sz="0" w:space="0" w:color="auto"/>
            <w:bottom w:val="none" w:sz="0" w:space="0" w:color="auto"/>
            <w:right w:val="none" w:sz="0" w:space="0" w:color="auto"/>
          </w:divBdr>
        </w:div>
        <w:div w:id="595210680">
          <w:marLeft w:val="640"/>
          <w:marRight w:val="0"/>
          <w:marTop w:val="0"/>
          <w:marBottom w:val="0"/>
          <w:divBdr>
            <w:top w:val="none" w:sz="0" w:space="0" w:color="auto"/>
            <w:left w:val="none" w:sz="0" w:space="0" w:color="auto"/>
            <w:bottom w:val="none" w:sz="0" w:space="0" w:color="auto"/>
            <w:right w:val="none" w:sz="0" w:space="0" w:color="auto"/>
          </w:divBdr>
        </w:div>
        <w:div w:id="609358786">
          <w:marLeft w:val="640"/>
          <w:marRight w:val="0"/>
          <w:marTop w:val="0"/>
          <w:marBottom w:val="0"/>
          <w:divBdr>
            <w:top w:val="none" w:sz="0" w:space="0" w:color="auto"/>
            <w:left w:val="none" w:sz="0" w:space="0" w:color="auto"/>
            <w:bottom w:val="none" w:sz="0" w:space="0" w:color="auto"/>
            <w:right w:val="none" w:sz="0" w:space="0" w:color="auto"/>
          </w:divBdr>
        </w:div>
        <w:div w:id="669405590">
          <w:marLeft w:val="640"/>
          <w:marRight w:val="0"/>
          <w:marTop w:val="0"/>
          <w:marBottom w:val="0"/>
          <w:divBdr>
            <w:top w:val="none" w:sz="0" w:space="0" w:color="auto"/>
            <w:left w:val="none" w:sz="0" w:space="0" w:color="auto"/>
            <w:bottom w:val="none" w:sz="0" w:space="0" w:color="auto"/>
            <w:right w:val="none" w:sz="0" w:space="0" w:color="auto"/>
          </w:divBdr>
        </w:div>
        <w:div w:id="798375976">
          <w:marLeft w:val="640"/>
          <w:marRight w:val="0"/>
          <w:marTop w:val="0"/>
          <w:marBottom w:val="0"/>
          <w:divBdr>
            <w:top w:val="none" w:sz="0" w:space="0" w:color="auto"/>
            <w:left w:val="none" w:sz="0" w:space="0" w:color="auto"/>
            <w:bottom w:val="none" w:sz="0" w:space="0" w:color="auto"/>
            <w:right w:val="none" w:sz="0" w:space="0" w:color="auto"/>
          </w:divBdr>
        </w:div>
        <w:div w:id="878248632">
          <w:marLeft w:val="640"/>
          <w:marRight w:val="0"/>
          <w:marTop w:val="0"/>
          <w:marBottom w:val="0"/>
          <w:divBdr>
            <w:top w:val="none" w:sz="0" w:space="0" w:color="auto"/>
            <w:left w:val="none" w:sz="0" w:space="0" w:color="auto"/>
            <w:bottom w:val="none" w:sz="0" w:space="0" w:color="auto"/>
            <w:right w:val="none" w:sz="0" w:space="0" w:color="auto"/>
          </w:divBdr>
        </w:div>
        <w:div w:id="978804623">
          <w:marLeft w:val="640"/>
          <w:marRight w:val="0"/>
          <w:marTop w:val="0"/>
          <w:marBottom w:val="0"/>
          <w:divBdr>
            <w:top w:val="none" w:sz="0" w:space="0" w:color="auto"/>
            <w:left w:val="none" w:sz="0" w:space="0" w:color="auto"/>
            <w:bottom w:val="none" w:sz="0" w:space="0" w:color="auto"/>
            <w:right w:val="none" w:sz="0" w:space="0" w:color="auto"/>
          </w:divBdr>
        </w:div>
        <w:div w:id="1066683858">
          <w:marLeft w:val="640"/>
          <w:marRight w:val="0"/>
          <w:marTop w:val="0"/>
          <w:marBottom w:val="0"/>
          <w:divBdr>
            <w:top w:val="none" w:sz="0" w:space="0" w:color="auto"/>
            <w:left w:val="none" w:sz="0" w:space="0" w:color="auto"/>
            <w:bottom w:val="none" w:sz="0" w:space="0" w:color="auto"/>
            <w:right w:val="none" w:sz="0" w:space="0" w:color="auto"/>
          </w:divBdr>
        </w:div>
        <w:div w:id="1372421322">
          <w:marLeft w:val="640"/>
          <w:marRight w:val="0"/>
          <w:marTop w:val="0"/>
          <w:marBottom w:val="0"/>
          <w:divBdr>
            <w:top w:val="none" w:sz="0" w:space="0" w:color="auto"/>
            <w:left w:val="none" w:sz="0" w:space="0" w:color="auto"/>
            <w:bottom w:val="none" w:sz="0" w:space="0" w:color="auto"/>
            <w:right w:val="none" w:sz="0" w:space="0" w:color="auto"/>
          </w:divBdr>
        </w:div>
        <w:div w:id="1387996497">
          <w:marLeft w:val="640"/>
          <w:marRight w:val="0"/>
          <w:marTop w:val="0"/>
          <w:marBottom w:val="0"/>
          <w:divBdr>
            <w:top w:val="none" w:sz="0" w:space="0" w:color="auto"/>
            <w:left w:val="none" w:sz="0" w:space="0" w:color="auto"/>
            <w:bottom w:val="none" w:sz="0" w:space="0" w:color="auto"/>
            <w:right w:val="none" w:sz="0" w:space="0" w:color="auto"/>
          </w:divBdr>
        </w:div>
        <w:div w:id="1389842924">
          <w:marLeft w:val="640"/>
          <w:marRight w:val="0"/>
          <w:marTop w:val="0"/>
          <w:marBottom w:val="0"/>
          <w:divBdr>
            <w:top w:val="none" w:sz="0" w:space="0" w:color="auto"/>
            <w:left w:val="none" w:sz="0" w:space="0" w:color="auto"/>
            <w:bottom w:val="none" w:sz="0" w:space="0" w:color="auto"/>
            <w:right w:val="none" w:sz="0" w:space="0" w:color="auto"/>
          </w:divBdr>
        </w:div>
        <w:div w:id="1417093814">
          <w:marLeft w:val="640"/>
          <w:marRight w:val="0"/>
          <w:marTop w:val="0"/>
          <w:marBottom w:val="0"/>
          <w:divBdr>
            <w:top w:val="none" w:sz="0" w:space="0" w:color="auto"/>
            <w:left w:val="none" w:sz="0" w:space="0" w:color="auto"/>
            <w:bottom w:val="none" w:sz="0" w:space="0" w:color="auto"/>
            <w:right w:val="none" w:sz="0" w:space="0" w:color="auto"/>
          </w:divBdr>
        </w:div>
        <w:div w:id="1441336889">
          <w:marLeft w:val="640"/>
          <w:marRight w:val="0"/>
          <w:marTop w:val="0"/>
          <w:marBottom w:val="0"/>
          <w:divBdr>
            <w:top w:val="none" w:sz="0" w:space="0" w:color="auto"/>
            <w:left w:val="none" w:sz="0" w:space="0" w:color="auto"/>
            <w:bottom w:val="none" w:sz="0" w:space="0" w:color="auto"/>
            <w:right w:val="none" w:sz="0" w:space="0" w:color="auto"/>
          </w:divBdr>
        </w:div>
        <w:div w:id="1608540992">
          <w:marLeft w:val="640"/>
          <w:marRight w:val="0"/>
          <w:marTop w:val="0"/>
          <w:marBottom w:val="0"/>
          <w:divBdr>
            <w:top w:val="none" w:sz="0" w:space="0" w:color="auto"/>
            <w:left w:val="none" w:sz="0" w:space="0" w:color="auto"/>
            <w:bottom w:val="none" w:sz="0" w:space="0" w:color="auto"/>
            <w:right w:val="none" w:sz="0" w:space="0" w:color="auto"/>
          </w:divBdr>
        </w:div>
        <w:div w:id="1698777967">
          <w:marLeft w:val="640"/>
          <w:marRight w:val="0"/>
          <w:marTop w:val="0"/>
          <w:marBottom w:val="0"/>
          <w:divBdr>
            <w:top w:val="none" w:sz="0" w:space="0" w:color="auto"/>
            <w:left w:val="none" w:sz="0" w:space="0" w:color="auto"/>
            <w:bottom w:val="none" w:sz="0" w:space="0" w:color="auto"/>
            <w:right w:val="none" w:sz="0" w:space="0" w:color="auto"/>
          </w:divBdr>
        </w:div>
        <w:div w:id="1808474061">
          <w:marLeft w:val="640"/>
          <w:marRight w:val="0"/>
          <w:marTop w:val="0"/>
          <w:marBottom w:val="0"/>
          <w:divBdr>
            <w:top w:val="none" w:sz="0" w:space="0" w:color="auto"/>
            <w:left w:val="none" w:sz="0" w:space="0" w:color="auto"/>
            <w:bottom w:val="none" w:sz="0" w:space="0" w:color="auto"/>
            <w:right w:val="none" w:sz="0" w:space="0" w:color="auto"/>
          </w:divBdr>
        </w:div>
        <w:div w:id="1893999312">
          <w:marLeft w:val="640"/>
          <w:marRight w:val="0"/>
          <w:marTop w:val="0"/>
          <w:marBottom w:val="0"/>
          <w:divBdr>
            <w:top w:val="none" w:sz="0" w:space="0" w:color="auto"/>
            <w:left w:val="none" w:sz="0" w:space="0" w:color="auto"/>
            <w:bottom w:val="none" w:sz="0" w:space="0" w:color="auto"/>
            <w:right w:val="none" w:sz="0" w:space="0" w:color="auto"/>
          </w:divBdr>
        </w:div>
        <w:div w:id="1983197796">
          <w:marLeft w:val="640"/>
          <w:marRight w:val="0"/>
          <w:marTop w:val="0"/>
          <w:marBottom w:val="0"/>
          <w:divBdr>
            <w:top w:val="none" w:sz="0" w:space="0" w:color="auto"/>
            <w:left w:val="none" w:sz="0" w:space="0" w:color="auto"/>
            <w:bottom w:val="none" w:sz="0" w:space="0" w:color="auto"/>
            <w:right w:val="none" w:sz="0" w:space="0" w:color="auto"/>
          </w:divBdr>
        </w:div>
        <w:div w:id="2016420796">
          <w:marLeft w:val="640"/>
          <w:marRight w:val="0"/>
          <w:marTop w:val="0"/>
          <w:marBottom w:val="0"/>
          <w:divBdr>
            <w:top w:val="none" w:sz="0" w:space="0" w:color="auto"/>
            <w:left w:val="none" w:sz="0" w:space="0" w:color="auto"/>
            <w:bottom w:val="none" w:sz="0" w:space="0" w:color="auto"/>
            <w:right w:val="none" w:sz="0" w:space="0" w:color="auto"/>
          </w:divBdr>
        </w:div>
        <w:div w:id="2091151143">
          <w:marLeft w:val="640"/>
          <w:marRight w:val="0"/>
          <w:marTop w:val="0"/>
          <w:marBottom w:val="0"/>
          <w:divBdr>
            <w:top w:val="none" w:sz="0" w:space="0" w:color="auto"/>
            <w:left w:val="none" w:sz="0" w:space="0" w:color="auto"/>
            <w:bottom w:val="none" w:sz="0" w:space="0" w:color="auto"/>
            <w:right w:val="none" w:sz="0" w:space="0" w:color="auto"/>
          </w:divBdr>
        </w:div>
      </w:divsChild>
    </w:div>
    <w:div w:id="2043675190">
      <w:bodyDiv w:val="1"/>
      <w:marLeft w:val="0"/>
      <w:marRight w:val="0"/>
      <w:marTop w:val="0"/>
      <w:marBottom w:val="0"/>
      <w:divBdr>
        <w:top w:val="none" w:sz="0" w:space="0" w:color="auto"/>
        <w:left w:val="none" w:sz="0" w:space="0" w:color="auto"/>
        <w:bottom w:val="none" w:sz="0" w:space="0" w:color="auto"/>
        <w:right w:val="none" w:sz="0" w:space="0" w:color="auto"/>
      </w:divBdr>
      <w:divsChild>
        <w:div w:id="208148128">
          <w:marLeft w:val="640"/>
          <w:marRight w:val="0"/>
          <w:marTop w:val="0"/>
          <w:marBottom w:val="0"/>
          <w:divBdr>
            <w:top w:val="none" w:sz="0" w:space="0" w:color="auto"/>
            <w:left w:val="none" w:sz="0" w:space="0" w:color="auto"/>
            <w:bottom w:val="none" w:sz="0" w:space="0" w:color="auto"/>
            <w:right w:val="none" w:sz="0" w:space="0" w:color="auto"/>
          </w:divBdr>
        </w:div>
        <w:div w:id="283662976">
          <w:marLeft w:val="640"/>
          <w:marRight w:val="0"/>
          <w:marTop w:val="0"/>
          <w:marBottom w:val="0"/>
          <w:divBdr>
            <w:top w:val="none" w:sz="0" w:space="0" w:color="auto"/>
            <w:left w:val="none" w:sz="0" w:space="0" w:color="auto"/>
            <w:bottom w:val="none" w:sz="0" w:space="0" w:color="auto"/>
            <w:right w:val="none" w:sz="0" w:space="0" w:color="auto"/>
          </w:divBdr>
        </w:div>
        <w:div w:id="323167251">
          <w:marLeft w:val="640"/>
          <w:marRight w:val="0"/>
          <w:marTop w:val="0"/>
          <w:marBottom w:val="0"/>
          <w:divBdr>
            <w:top w:val="none" w:sz="0" w:space="0" w:color="auto"/>
            <w:left w:val="none" w:sz="0" w:space="0" w:color="auto"/>
            <w:bottom w:val="none" w:sz="0" w:space="0" w:color="auto"/>
            <w:right w:val="none" w:sz="0" w:space="0" w:color="auto"/>
          </w:divBdr>
        </w:div>
        <w:div w:id="323318416">
          <w:marLeft w:val="640"/>
          <w:marRight w:val="0"/>
          <w:marTop w:val="0"/>
          <w:marBottom w:val="0"/>
          <w:divBdr>
            <w:top w:val="none" w:sz="0" w:space="0" w:color="auto"/>
            <w:left w:val="none" w:sz="0" w:space="0" w:color="auto"/>
            <w:bottom w:val="none" w:sz="0" w:space="0" w:color="auto"/>
            <w:right w:val="none" w:sz="0" w:space="0" w:color="auto"/>
          </w:divBdr>
        </w:div>
        <w:div w:id="337998324">
          <w:marLeft w:val="640"/>
          <w:marRight w:val="0"/>
          <w:marTop w:val="0"/>
          <w:marBottom w:val="0"/>
          <w:divBdr>
            <w:top w:val="none" w:sz="0" w:space="0" w:color="auto"/>
            <w:left w:val="none" w:sz="0" w:space="0" w:color="auto"/>
            <w:bottom w:val="none" w:sz="0" w:space="0" w:color="auto"/>
            <w:right w:val="none" w:sz="0" w:space="0" w:color="auto"/>
          </w:divBdr>
        </w:div>
        <w:div w:id="340859636">
          <w:marLeft w:val="640"/>
          <w:marRight w:val="0"/>
          <w:marTop w:val="0"/>
          <w:marBottom w:val="0"/>
          <w:divBdr>
            <w:top w:val="none" w:sz="0" w:space="0" w:color="auto"/>
            <w:left w:val="none" w:sz="0" w:space="0" w:color="auto"/>
            <w:bottom w:val="none" w:sz="0" w:space="0" w:color="auto"/>
            <w:right w:val="none" w:sz="0" w:space="0" w:color="auto"/>
          </w:divBdr>
        </w:div>
        <w:div w:id="348799363">
          <w:marLeft w:val="640"/>
          <w:marRight w:val="0"/>
          <w:marTop w:val="0"/>
          <w:marBottom w:val="0"/>
          <w:divBdr>
            <w:top w:val="none" w:sz="0" w:space="0" w:color="auto"/>
            <w:left w:val="none" w:sz="0" w:space="0" w:color="auto"/>
            <w:bottom w:val="none" w:sz="0" w:space="0" w:color="auto"/>
            <w:right w:val="none" w:sz="0" w:space="0" w:color="auto"/>
          </w:divBdr>
        </w:div>
        <w:div w:id="431558114">
          <w:marLeft w:val="640"/>
          <w:marRight w:val="0"/>
          <w:marTop w:val="0"/>
          <w:marBottom w:val="0"/>
          <w:divBdr>
            <w:top w:val="none" w:sz="0" w:space="0" w:color="auto"/>
            <w:left w:val="none" w:sz="0" w:space="0" w:color="auto"/>
            <w:bottom w:val="none" w:sz="0" w:space="0" w:color="auto"/>
            <w:right w:val="none" w:sz="0" w:space="0" w:color="auto"/>
          </w:divBdr>
        </w:div>
        <w:div w:id="488327152">
          <w:marLeft w:val="640"/>
          <w:marRight w:val="0"/>
          <w:marTop w:val="0"/>
          <w:marBottom w:val="0"/>
          <w:divBdr>
            <w:top w:val="none" w:sz="0" w:space="0" w:color="auto"/>
            <w:left w:val="none" w:sz="0" w:space="0" w:color="auto"/>
            <w:bottom w:val="none" w:sz="0" w:space="0" w:color="auto"/>
            <w:right w:val="none" w:sz="0" w:space="0" w:color="auto"/>
          </w:divBdr>
        </w:div>
        <w:div w:id="614795642">
          <w:marLeft w:val="640"/>
          <w:marRight w:val="0"/>
          <w:marTop w:val="0"/>
          <w:marBottom w:val="0"/>
          <w:divBdr>
            <w:top w:val="none" w:sz="0" w:space="0" w:color="auto"/>
            <w:left w:val="none" w:sz="0" w:space="0" w:color="auto"/>
            <w:bottom w:val="none" w:sz="0" w:space="0" w:color="auto"/>
            <w:right w:val="none" w:sz="0" w:space="0" w:color="auto"/>
          </w:divBdr>
        </w:div>
        <w:div w:id="661617954">
          <w:marLeft w:val="640"/>
          <w:marRight w:val="0"/>
          <w:marTop w:val="0"/>
          <w:marBottom w:val="0"/>
          <w:divBdr>
            <w:top w:val="none" w:sz="0" w:space="0" w:color="auto"/>
            <w:left w:val="none" w:sz="0" w:space="0" w:color="auto"/>
            <w:bottom w:val="none" w:sz="0" w:space="0" w:color="auto"/>
            <w:right w:val="none" w:sz="0" w:space="0" w:color="auto"/>
          </w:divBdr>
        </w:div>
        <w:div w:id="667945714">
          <w:marLeft w:val="640"/>
          <w:marRight w:val="0"/>
          <w:marTop w:val="0"/>
          <w:marBottom w:val="0"/>
          <w:divBdr>
            <w:top w:val="none" w:sz="0" w:space="0" w:color="auto"/>
            <w:left w:val="none" w:sz="0" w:space="0" w:color="auto"/>
            <w:bottom w:val="none" w:sz="0" w:space="0" w:color="auto"/>
            <w:right w:val="none" w:sz="0" w:space="0" w:color="auto"/>
          </w:divBdr>
        </w:div>
        <w:div w:id="770978693">
          <w:marLeft w:val="640"/>
          <w:marRight w:val="0"/>
          <w:marTop w:val="0"/>
          <w:marBottom w:val="0"/>
          <w:divBdr>
            <w:top w:val="none" w:sz="0" w:space="0" w:color="auto"/>
            <w:left w:val="none" w:sz="0" w:space="0" w:color="auto"/>
            <w:bottom w:val="none" w:sz="0" w:space="0" w:color="auto"/>
            <w:right w:val="none" w:sz="0" w:space="0" w:color="auto"/>
          </w:divBdr>
        </w:div>
        <w:div w:id="1006593687">
          <w:marLeft w:val="640"/>
          <w:marRight w:val="0"/>
          <w:marTop w:val="0"/>
          <w:marBottom w:val="0"/>
          <w:divBdr>
            <w:top w:val="none" w:sz="0" w:space="0" w:color="auto"/>
            <w:left w:val="none" w:sz="0" w:space="0" w:color="auto"/>
            <w:bottom w:val="none" w:sz="0" w:space="0" w:color="auto"/>
            <w:right w:val="none" w:sz="0" w:space="0" w:color="auto"/>
          </w:divBdr>
        </w:div>
        <w:div w:id="1027487217">
          <w:marLeft w:val="640"/>
          <w:marRight w:val="0"/>
          <w:marTop w:val="0"/>
          <w:marBottom w:val="0"/>
          <w:divBdr>
            <w:top w:val="none" w:sz="0" w:space="0" w:color="auto"/>
            <w:left w:val="none" w:sz="0" w:space="0" w:color="auto"/>
            <w:bottom w:val="none" w:sz="0" w:space="0" w:color="auto"/>
            <w:right w:val="none" w:sz="0" w:space="0" w:color="auto"/>
          </w:divBdr>
        </w:div>
        <w:div w:id="1091584629">
          <w:marLeft w:val="640"/>
          <w:marRight w:val="0"/>
          <w:marTop w:val="0"/>
          <w:marBottom w:val="0"/>
          <w:divBdr>
            <w:top w:val="none" w:sz="0" w:space="0" w:color="auto"/>
            <w:left w:val="none" w:sz="0" w:space="0" w:color="auto"/>
            <w:bottom w:val="none" w:sz="0" w:space="0" w:color="auto"/>
            <w:right w:val="none" w:sz="0" w:space="0" w:color="auto"/>
          </w:divBdr>
        </w:div>
        <w:div w:id="1225604032">
          <w:marLeft w:val="640"/>
          <w:marRight w:val="0"/>
          <w:marTop w:val="0"/>
          <w:marBottom w:val="0"/>
          <w:divBdr>
            <w:top w:val="none" w:sz="0" w:space="0" w:color="auto"/>
            <w:left w:val="none" w:sz="0" w:space="0" w:color="auto"/>
            <w:bottom w:val="none" w:sz="0" w:space="0" w:color="auto"/>
            <w:right w:val="none" w:sz="0" w:space="0" w:color="auto"/>
          </w:divBdr>
        </w:div>
        <w:div w:id="1295717160">
          <w:marLeft w:val="640"/>
          <w:marRight w:val="0"/>
          <w:marTop w:val="0"/>
          <w:marBottom w:val="0"/>
          <w:divBdr>
            <w:top w:val="none" w:sz="0" w:space="0" w:color="auto"/>
            <w:left w:val="none" w:sz="0" w:space="0" w:color="auto"/>
            <w:bottom w:val="none" w:sz="0" w:space="0" w:color="auto"/>
            <w:right w:val="none" w:sz="0" w:space="0" w:color="auto"/>
          </w:divBdr>
        </w:div>
        <w:div w:id="1333145242">
          <w:marLeft w:val="640"/>
          <w:marRight w:val="0"/>
          <w:marTop w:val="0"/>
          <w:marBottom w:val="0"/>
          <w:divBdr>
            <w:top w:val="none" w:sz="0" w:space="0" w:color="auto"/>
            <w:left w:val="none" w:sz="0" w:space="0" w:color="auto"/>
            <w:bottom w:val="none" w:sz="0" w:space="0" w:color="auto"/>
            <w:right w:val="none" w:sz="0" w:space="0" w:color="auto"/>
          </w:divBdr>
        </w:div>
        <w:div w:id="1412776971">
          <w:marLeft w:val="640"/>
          <w:marRight w:val="0"/>
          <w:marTop w:val="0"/>
          <w:marBottom w:val="0"/>
          <w:divBdr>
            <w:top w:val="none" w:sz="0" w:space="0" w:color="auto"/>
            <w:left w:val="none" w:sz="0" w:space="0" w:color="auto"/>
            <w:bottom w:val="none" w:sz="0" w:space="0" w:color="auto"/>
            <w:right w:val="none" w:sz="0" w:space="0" w:color="auto"/>
          </w:divBdr>
        </w:div>
        <w:div w:id="1446660390">
          <w:marLeft w:val="640"/>
          <w:marRight w:val="0"/>
          <w:marTop w:val="0"/>
          <w:marBottom w:val="0"/>
          <w:divBdr>
            <w:top w:val="none" w:sz="0" w:space="0" w:color="auto"/>
            <w:left w:val="none" w:sz="0" w:space="0" w:color="auto"/>
            <w:bottom w:val="none" w:sz="0" w:space="0" w:color="auto"/>
            <w:right w:val="none" w:sz="0" w:space="0" w:color="auto"/>
          </w:divBdr>
        </w:div>
        <w:div w:id="1522819854">
          <w:marLeft w:val="640"/>
          <w:marRight w:val="0"/>
          <w:marTop w:val="0"/>
          <w:marBottom w:val="0"/>
          <w:divBdr>
            <w:top w:val="none" w:sz="0" w:space="0" w:color="auto"/>
            <w:left w:val="none" w:sz="0" w:space="0" w:color="auto"/>
            <w:bottom w:val="none" w:sz="0" w:space="0" w:color="auto"/>
            <w:right w:val="none" w:sz="0" w:space="0" w:color="auto"/>
          </w:divBdr>
        </w:div>
        <w:div w:id="1575167824">
          <w:marLeft w:val="640"/>
          <w:marRight w:val="0"/>
          <w:marTop w:val="0"/>
          <w:marBottom w:val="0"/>
          <w:divBdr>
            <w:top w:val="none" w:sz="0" w:space="0" w:color="auto"/>
            <w:left w:val="none" w:sz="0" w:space="0" w:color="auto"/>
            <w:bottom w:val="none" w:sz="0" w:space="0" w:color="auto"/>
            <w:right w:val="none" w:sz="0" w:space="0" w:color="auto"/>
          </w:divBdr>
        </w:div>
        <w:div w:id="1576821877">
          <w:marLeft w:val="640"/>
          <w:marRight w:val="0"/>
          <w:marTop w:val="0"/>
          <w:marBottom w:val="0"/>
          <w:divBdr>
            <w:top w:val="none" w:sz="0" w:space="0" w:color="auto"/>
            <w:left w:val="none" w:sz="0" w:space="0" w:color="auto"/>
            <w:bottom w:val="none" w:sz="0" w:space="0" w:color="auto"/>
            <w:right w:val="none" w:sz="0" w:space="0" w:color="auto"/>
          </w:divBdr>
        </w:div>
        <w:div w:id="1590892431">
          <w:marLeft w:val="640"/>
          <w:marRight w:val="0"/>
          <w:marTop w:val="0"/>
          <w:marBottom w:val="0"/>
          <w:divBdr>
            <w:top w:val="none" w:sz="0" w:space="0" w:color="auto"/>
            <w:left w:val="none" w:sz="0" w:space="0" w:color="auto"/>
            <w:bottom w:val="none" w:sz="0" w:space="0" w:color="auto"/>
            <w:right w:val="none" w:sz="0" w:space="0" w:color="auto"/>
          </w:divBdr>
        </w:div>
        <w:div w:id="1732803014">
          <w:marLeft w:val="640"/>
          <w:marRight w:val="0"/>
          <w:marTop w:val="0"/>
          <w:marBottom w:val="0"/>
          <w:divBdr>
            <w:top w:val="none" w:sz="0" w:space="0" w:color="auto"/>
            <w:left w:val="none" w:sz="0" w:space="0" w:color="auto"/>
            <w:bottom w:val="none" w:sz="0" w:space="0" w:color="auto"/>
            <w:right w:val="none" w:sz="0" w:space="0" w:color="auto"/>
          </w:divBdr>
        </w:div>
        <w:div w:id="1777867747">
          <w:marLeft w:val="640"/>
          <w:marRight w:val="0"/>
          <w:marTop w:val="0"/>
          <w:marBottom w:val="0"/>
          <w:divBdr>
            <w:top w:val="none" w:sz="0" w:space="0" w:color="auto"/>
            <w:left w:val="none" w:sz="0" w:space="0" w:color="auto"/>
            <w:bottom w:val="none" w:sz="0" w:space="0" w:color="auto"/>
            <w:right w:val="none" w:sz="0" w:space="0" w:color="auto"/>
          </w:divBdr>
        </w:div>
        <w:div w:id="1785805079">
          <w:marLeft w:val="640"/>
          <w:marRight w:val="0"/>
          <w:marTop w:val="0"/>
          <w:marBottom w:val="0"/>
          <w:divBdr>
            <w:top w:val="none" w:sz="0" w:space="0" w:color="auto"/>
            <w:left w:val="none" w:sz="0" w:space="0" w:color="auto"/>
            <w:bottom w:val="none" w:sz="0" w:space="0" w:color="auto"/>
            <w:right w:val="none" w:sz="0" w:space="0" w:color="auto"/>
          </w:divBdr>
        </w:div>
        <w:div w:id="1958247784">
          <w:marLeft w:val="640"/>
          <w:marRight w:val="0"/>
          <w:marTop w:val="0"/>
          <w:marBottom w:val="0"/>
          <w:divBdr>
            <w:top w:val="none" w:sz="0" w:space="0" w:color="auto"/>
            <w:left w:val="none" w:sz="0" w:space="0" w:color="auto"/>
            <w:bottom w:val="none" w:sz="0" w:space="0" w:color="auto"/>
            <w:right w:val="none" w:sz="0" w:space="0" w:color="auto"/>
          </w:divBdr>
        </w:div>
        <w:div w:id="1967809014">
          <w:marLeft w:val="640"/>
          <w:marRight w:val="0"/>
          <w:marTop w:val="0"/>
          <w:marBottom w:val="0"/>
          <w:divBdr>
            <w:top w:val="none" w:sz="0" w:space="0" w:color="auto"/>
            <w:left w:val="none" w:sz="0" w:space="0" w:color="auto"/>
            <w:bottom w:val="none" w:sz="0" w:space="0" w:color="auto"/>
            <w:right w:val="none" w:sz="0" w:space="0" w:color="auto"/>
          </w:divBdr>
        </w:div>
        <w:div w:id="2038772841">
          <w:marLeft w:val="640"/>
          <w:marRight w:val="0"/>
          <w:marTop w:val="0"/>
          <w:marBottom w:val="0"/>
          <w:divBdr>
            <w:top w:val="none" w:sz="0" w:space="0" w:color="auto"/>
            <w:left w:val="none" w:sz="0" w:space="0" w:color="auto"/>
            <w:bottom w:val="none" w:sz="0" w:space="0" w:color="auto"/>
            <w:right w:val="none" w:sz="0" w:space="0" w:color="auto"/>
          </w:divBdr>
        </w:div>
        <w:div w:id="2141995412">
          <w:marLeft w:val="640"/>
          <w:marRight w:val="0"/>
          <w:marTop w:val="0"/>
          <w:marBottom w:val="0"/>
          <w:divBdr>
            <w:top w:val="none" w:sz="0" w:space="0" w:color="auto"/>
            <w:left w:val="none" w:sz="0" w:space="0" w:color="auto"/>
            <w:bottom w:val="none" w:sz="0" w:space="0" w:color="auto"/>
            <w:right w:val="none" w:sz="0" w:space="0" w:color="auto"/>
          </w:divBdr>
        </w:div>
      </w:divsChild>
    </w:div>
    <w:div w:id="2058701642">
      <w:bodyDiv w:val="1"/>
      <w:marLeft w:val="0"/>
      <w:marRight w:val="0"/>
      <w:marTop w:val="0"/>
      <w:marBottom w:val="0"/>
      <w:divBdr>
        <w:top w:val="none" w:sz="0" w:space="0" w:color="auto"/>
        <w:left w:val="none" w:sz="0" w:space="0" w:color="auto"/>
        <w:bottom w:val="none" w:sz="0" w:space="0" w:color="auto"/>
        <w:right w:val="none" w:sz="0" w:space="0" w:color="auto"/>
      </w:divBdr>
      <w:divsChild>
        <w:div w:id="352038">
          <w:marLeft w:val="640"/>
          <w:marRight w:val="0"/>
          <w:marTop w:val="0"/>
          <w:marBottom w:val="0"/>
          <w:divBdr>
            <w:top w:val="none" w:sz="0" w:space="0" w:color="auto"/>
            <w:left w:val="none" w:sz="0" w:space="0" w:color="auto"/>
            <w:bottom w:val="none" w:sz="0" w:space="0" w:color="auto"/>
            <w:right w:val="none" w:sz="0" w:space="0" w:color="auto"/>
          </w:divBdr>
        </w:div>
        <w:div w:id="14037769">
          <w:marLeft w:val="640"/>
          <w:marRight w:val="0"/>
          <w:marTop w:val="0"/>
          <w:marBottom w:val="0"/>
          <w:divBdr>
            <w:top w:val="none" w:sz="0" w:space="0" w:color="auto"/>
            <w:left w:val="none" w:sz="0" w:space="0" w:color="auto"/>
            <w:bottom w:val="none" w:sz="0" w:space="0" w:color="auto"/>
            <w:right w:val="none" w:sz="0" w:space="0" w:color="auto"/>
          </w:divBdr>
        </w:div>
        <w:div w:id="84881101">
          <w:marLeft w:val="640"/>
          <w:marRight w:val="0"/>
          <w:marTop w:val="0"/>
          <w:marBottom w:val="0"/>
          <w:divBdr>
            <w:top w:val="none" w:sz="0" w:space="0" w:color="auto"/>
            <w:left w:val="none" w:sz="0" w:space="0" w:color="auto"/>
            <w:bottom w:val="none" w:sz="0" w:space="0" w:color="auto"/>
            <w:right w:val="none" w:sz="0" w:space="0" w:color="auto"/>
          </w:divBdr>
        </w:div>
        <w:div w:id="262495228">
          <w:marLeft w:val="640"/>
          <w:marRight w:val="0"/>
          <w:marTop w:val="0"/>
          <w:marBottom w:val="0"/>
          <w:divBdr>
            <w:top w:val="none" w:sz="0" w:space="0" w:color="auto"/>
            <w:left w:val="none" w:sz="0" w:space="0" w:color="auto"/>
            <w:bottom w:val="none" w:sz="0" w:space="0" w:color="auto"/>
            <w:right w:val="none" w:sz="0" w:space="0" w:color="auto"/>
          </w:divBdr>
        </w:div>
        <w:div w:id="304893050">
          <w:marLeft w:val="640"/>
          <w:marRight w:val="0"/>
          <w:marTop w:val="0"/>
          <w:marBottom w:val="0"/>
          <w:divBdr>
            <w:top w:val="none" w:sz="0" w:space="0" w:color="auto"/>
            <w:left w:val="none" w:sz="0" w:space="0" w:color="auto"/>
            <w:bottom w:val="none" w:sz="0" w:space="0" w:color="auto"/>
            <w:right w:val="none" w:sz="0" w:space="0" w:color="auto"/>
          </w:divBdr>
        </w:div>
        <w:div w:id="312682291">
          <w:marLeft w:val="640"/>
          <w:marRight w:val="0"/>
          <w:marTop w:val="0"/>
          <w:marBottom w:val="0"/>
          <w:divBdr>
            <w:top w:val="none" w:sz="0" w:space="0" w:color="auto"/>
            <w:left w:val="none" w:sz="0" w:space="0" w:color="auto"/>
            <w:bottom w:val="none" w:sz="0" w:space="0" w:color="auto"/>
            <w:right w:val="none" w:sz="0" w:space="0" w:color="auto"/>
          </w:divBdr>
        </w:div>
        <w:div w:id="429738848">
          <w:marLeft w:val="640"/>
          <w:marRight w:val="0"/>
          <w:marTop w:val="0"/>
          <w:marBottom w:val="0"/>
          <w:divBdr>
            <w:top w:val="none" w:sz="0" w:space="0" w:color="auto"/>
            <w:left w:val="none" w:sz="0" w:space="0" w:color="auto"/>
            <w:bottom w:val="none" w:sz="0" w:space="0" w:color="auto"/>
            <w:right w:val="none" w:sz="0" w:space="0" w:color="auto"/>
          </w:divBdr>
        </w:div>
        <w:div w:id="525948287">
          <w:marLeft w:val="640"/>
          <w:marRight w:val="0"/>
          <w:marTop w:val="0"/>
          <w:marBottom w:val="0"/>
          <w:divBdr>
            <w:top w:val="none" w:sz="0" w:space="0" w:color="auto"/>
            <w:left w:val="none" w:sz="0" w:space="0" w:color="auto"/>
            <w:bottom w:val="none" w:sz="0" w:space="0" w:color="auto"/>
            <w:right w:val="none" w:sz="0" w:space="0" w:color="auto"/>
          </w:divBdr>
        </w:div>
        <w:div w:id="994802773">
          <w:marLeft w:val="640"/>
          <w:marRight w:val="0"/>
          <w:marTop w:val="0"/>
          <w:marBottom w:val="0"/>
          <w:divBdr>
            <w:top w:val="none" w:sz="0" w:space="0" w:color="auto"/>
            <w:left w:val="none" w:sz="0" w:space="0" w:color="auto"/>
            <w:bottom w:val="none" w:sz="0" w:space="0" w:color="auto"/>
            <w:right w:val="none" w:sz="0" w:space="0" w:color="auto"/>
          </w:divBdr>
        </w:div>
        <w:div w:id="997225135">
          <w:marLeft w:val="640"/>
          <w:marRight w:val="0"/>
          <w:marTop w:val="0"/>
          <w:marBottom w:val="0"/>
          <w:divBdr>
            <w:top w:val="none" w:sz="0" w:space="0" w:color="auto"/>
            <w:left w:val="none" w:sz="0" w:space="0" w:color="auto"/>
            <w:bottom w:val="none" w:sz="0" w:space="0" w:color="auto"/>
            <w:right w:val="none" w:sz="0" w:space="0" w:color="auto"/>
          </w:divBdr>
        </w:div>
        <w:div w:id="1028677045">
          <w:marLeft w:val="640"/>
          <w:marRight w:val="0"/>
          <w:marTop w:val="0"/>
          <w:marBottom w:val="0"/>
          <w:divBdr>
            <w:top w:val="none" w:sz="0" w:space="0" w:color="auto"/>
            <w:left w:val="none" w:sz="0" w:space="0" w:color="auto"/>
            <w:bottom w:val="none" w:sz="0" w:space="0" w:color="auto"/>
            <w:right w:val="none" w:sz="0" w:space="0" w:color="auto"/>
          </w:divBdr>
        </w:div>
        <w:div w:id="1033115829">
          <w:marLeft w:val="640"/>
          <w:marRight w:val="0"/>
          <w:marTop w:val="0"/>
          <w:marBottom w:val="0"/>
          <w:divBdr>
            <w:top w:val="none" w:sz="0" w:space="0" w:color="auto"/>
            <w:left w:val="none" w:sz="0" w:space="0" w:color="auto"/>
            <w:bottom w:val="none" w:sz="0" w:space="0" w:color="auto"/>
            <w:right w:val="none" w:sz="0" w:space="0" w:color="auto"/>
          </w:divBdr>
        </w:div>
        <w:div w:id="1150252565">
          <w:marLeft w:val="640"/>
          <w:marRight w:val="0"/>
          <w:marTop w:val="0"/>
          <w:marBottom w:val="0"/>
          <w:divBdr>
            <w:top w:val="none" w:sz="0" w:space="0" w:color="auto"/>
            <w:left w:val="none" w:sz="0" w:space="0" w:color="auto"/>
            <w:bottom w:val="none" w:sz="0" w:space="0" w:color="auto"/>
            <w:right w:val="none" w:sz="0" w:space="0" w:color="auto"/>
          </w:divBdr>
        </w:div>
        <w:div w:id="1164931647">
          <w:marLeft w:val="640"/>
          <w:marRight w:val="0"/>
          <w:marTop w:val="0"/>
          <w:marBottom w:val="0"/>
          <w:divBdr>
            <w:top w:val="none" w:sz="0" w:space="0" w:color="auto"/>
            <w:left w:val="none" w:sz="0" w:space="0" w:color="auto"/>
            <w:bottom w:val="none" w:sz="0" w:space="0" w:color="auto"/>
            <w:right w:val="none" w:sz="0" w:space="0" w:color="auto"/>
          </w:divBdr>
        </w:div>
        <w:div w:id="1208105720">
          <w:marLeft w:val="640"/>
          <w:marRight w:val="0"/>
          <w:marTop w:val="0"/>
          <w:marBottom w:val="0"/>
          <w:divBdr>
            <w:top w:val="none" w:sz="0" w:space="0" w:color="auto"/>
            <w:left w:val="none" w:sz="0" w:space="0" w:color="auto"/>
            <w:bottom w:val="none" w:sz="0" w:space="0" w:color="auto"/>
            <w:right w:val="none" w:sz="0" w:space="0" w:color="auto"/>
          </w:divBdr>
        </w:div>
        <w:div w:id="1298145429">
          <w:marLeft w:val="640"/>
          <w:marRight w:val="0"/>
          <w:marTop w:val="0"/>
          <w:marBottom w:val="0"/>
          <w:divBdr>
            <w:top w:val="none" w:sz="0" w:space="0" w:color="auto"/>
            <w:left w:val="none" w:sz="0" w:space="0" w:color="auto"/>
            <w:bottom w:val="none" w:sz="0" w:space="0" w:color="auto"/>
            <w:right w:val="none" w:sz="0" w:space="0" w:color="auto"/>
          </w:divBdr>
        </w:div>
        <w:div w:id="1300837324">
          <w:marLeft w:val="640"/>
          <w:marRight w:val="0"/>
          <w:marTop w:val="0"/>
          <w:marBottom w:val="0"/>
          <w:divBdr>
            <w:top w:val="none" w:sz="0" w:space="0" w:color="auto"/>
            <w:left w:val="none" w:sz="0" w:space="0" w:color="auto"/>
            <w:bottom w:val="none" w:sz="0" w:space="0" w:color="auto"/>
            <w:right w:val="none" w:sz="0" w:space="0" w:color="auto"/>
          </w:divBdr>
        </w:div>
        <w:div w:id="1506901837">
          <w:marLeft w:val="640"/>
          <w:marRight w:val="0"/>
          <w:marTop w:val="0"/>
          <w:marBottom w:val="0"/>
          <w:divBdr>
            <w:top w:val="none" w:sz="0" w:space="0" w:color="auto"/>
            <w:left w:val="none" w:sz="0" w:space="0" w:color="auto"/>
            <w:bottom w:val="none" w:sz="0" w:space="0" w:color="auto"/>
            <w:right w:val="none" w:sz="0" w:space="0" w:color="auto"/>
          </w:divBdr>
        </w:div>
        <w:div w:id="1512985634">
          <w:marLeft w:val="640"/>
          <w:marRight w:val="0"/>
          <w:marTop w:val="0"/>
          <w:marBottom w:val="0"/>
          <w:divBdr>
            <w:top w:val="none" w:sz="0" w:space="0" w:color="auto"/>
            <w:left w:val="none" w:sz="0" w:space="0" w:color="auto"/>
            <w:bottom w:val="none" w:sz="0" w:space="0" w:color="auto"/>
            <w:right w:val="none" w:sz="0" w:space="0" w:color="auto"/>
          </w:divBdr>
        </w:div>
        <w:div w:id="1558317138">
          <w:marLeft w:val="640"/>
          <w:marRight w:val="0"/>
          <w:marTop w:val="0"/>
          <w:marBottom w:val="0"/>
          <w:divBdr>
            <w:top w:val="none" w:sz="0" w:space="0" w:color="auto"/>
            <w:left w:val="none" w:sz="0" w:space="0" w:color="auto"/>
            <w:bottom w:val="none" w:sz="0" w:space="0" w:color="auto"/>
            <w:right w:val="none" w:sz="0" w:space="0" w:color="auto"/>
          </w:divBdr>
        </w:div>
        <w:div w:id="1602300767">
          <w:marLeft w:val="640"/>
          <w:marRight w:val="0"/>
          <w:marTop w:val="0"/>
          <w:marBottom w:val="0"/>
          <w:divBdr>
            <w:top w:val="none" w:sz="0" w:space="0" w:color="auto"/>
            <w:left w:val="none" w:sz="0" w:space="0" w:color="auto"/>
            <w:bottom w:val="none" w:sz="0" w:space="0" w:color="auto"/>
            <w:right w:val="none" w:sz="0" w:space="0" w:color="auto"/>
          </w:divBdr>
        </w:div>
        <w:div w:id="1629119994">
          <w:marLeft w:val="640"/>
          <w:marRight w:val="0"/>
          <w:marTop w:val="0"/>
          <w:marBottom w:val="0"/>
          <w:divBdr>
            <w:top w:val="none" w:sz="0" w:space="0" w:color="auto"/>
            <w:left w:val="none" w:sz="0" w:space="0" w:color="auto"/>
            <w:bottom w:val="none" w:sz="0" w:space="0" w:color="auto"/>
            <w:right w:val="none" w:sz="0" w:space="0" w:color="auto"/>
          </w:divBdr>
        </w:div>
        <w:div w:id="1720742615">
          <w:marLeft w:val="640"/>
          <w:marRight w:val="0"/>
          <w:marTop w:val="0"/>
          <w:marBottom w:val="0"/>
          <w:divBdr>
            <w:top w:val="none" w:sz="0" w:space="0" w:color="auto"/>
            <w:left w:val="none" w:sz="0" w:space="0" w:color="auto"/>
            <w:bottom w:val="none" w:sz="0" w:space="0" w:color="auto"/>
            <w:right w:val="none" w:sz="0" w:space="0" w:color="auto"/>
          </w:divBdr>
        </w:div>
        <w:div w:id="1768115730">
          <w:marLeft w:val="640"/>
          <w:marRight w:val="0"/>
          <w:marTop w:val="0"/>
          <w:marBottom w:val="0"/>
          <w:divBdr>
            <w:top w:val="none" w:sz="0" w:space="0" w:color="auto"/>
            <w:left w:val="none" w:sz="0" w:space="0" w:color="auto"/>
            <w:bottom w:val="none" w:sz="0" w:space="0" w:color="auto"/>
            <w:right w:val="none" w:sz="0" w:space="0" w:color="auto"/>
          </w:divBdr>
        </w:div>
        <w:div w:id="1832675312">
          <w:marLeft w:val="640"/>
          <w:marRight w:val="0"/>
          <w:marTop w:val="0"/>
          <w:marBottom w:val="0"/>
          <w:divBdr>
            <w:top w:val="none" w:sz="0" w:space="0" w:color="auto"/>
            <w:left w:val="none" w:sz="0" w:space="0" w:color="auto"/>
            <w:bottom w:val="none" w:sz="0" w:space="0" w:color="auto"/>
            <w:right w:val="none" w:sz="0" w:space="0" w:color="auto"/>
          </w:divBdr>
        </w:div>
        <w:div w:id="1873032778">
          <w:marLeft w:val="640"/>
          <w:marRight w:val="0"/>
          <w:marTop w:val="0"/>
          <w:marBottom w:val="0"/>
          <w:divBdr>
            <w:top w:val="none" w:sz="0" w:space="0" w:color="auto"/>
            <w:left w:val="none" w:sz="0" w:space="0" w:color="auto"/>
            <w:bottom w:val="none" w:sz="0" w:space="0" w:color="auto"/>
            <w:right w:val="none" w:sz="0" w:space="0" w:color="auto"/>
          </w:divBdr>
        </w:div>
        <w:div w:id="1886529171">
          <w:marLeft w:val="640"/>
          <w:marRight w:val="0"/>
          <w:marTop w:val="0"/>
          <w:marBottom w:val="0"/>
          <w:divBdr>
            <w:top w:val="none" w:sz="0" w:space="0" w:color="auto"/>
            <w:left w:val="none" w:sz="0" w:space="0" w:color="auto"/>
            <w:bottom w:val="none" w:sz="0" w:space="0" w:color="auto"/>
            <w:right w:val="none" w:sz="0" w:space="0" w:color="auto"/>
          </w:divBdr>
        </w:div>
        <w:div w:id="1935552712">
          <w:marLeft w:val="640"/>
          <w:marRight w:val="0"/>
          <w:marTop w:val="0"/>
          <w:marBottom w:val="0"/>
          <w:divBdr>
            <w:top w:val="none" w:sz="0" w:space="0" w:color="auto"/>
            <w:left w:val="none" w:sz="0" w:space="0" w:color="auto"/>
            <w:bottom w:val="none" w:sz="0" w:space="0" w:color="auto"/>
            <w:right w:val="none" w:sz="0" w:space="0" w:color="auto"/>
          </w:divBdr>
        </w:div>
        <w:div w:id="1956012253">
          <w:marLeft w:val="640"/>
          <w:marRight w:val="0"/>
          <w:marTop w:val="0"/>
          <w:marBottom w:val="0"/>
          <w:divBdr>
            <w:top w:val="none" w:sz="0" w:space="0" w:color="auto"/>
            <w:left w:val="none" w:sz="0" w:space="0" w:color="auto"/>
            <w:bottom w:val="none" w:sz="0" w:space="0" w:color="auto"/>
            <w:right w:val="none" w:sz="0" w:space="0" w:color="auto"/>
          </w:divBdr>
        </w:div>
        <w:div w:id="2059358026">
          <w:marLeft w:val="640"/>
          <w:marRight w:val="0"/>
          <w:marTop w:val="0"/>
          <w:marBottom w:val="0"/>
          <w:divBdr>
            <w:top w:val="none" w:sz="0" w:space="0" w:color="auto"/>
            <w:left w:val="none" w:sz="0" w:space="0" w:color="auto"/>
            <w:bottom w:val="none" w:sz="0" w:space="0" w:color="auto"/>
            <w:right w:val="none" w:sz="0" w:space="0" w:color="auto"/>
          </w:divBdr>
        </w:div>
        <w:div w:id="2122992828">
          <w:marLeft w:val="640"/>
          <w:marRight w:val="0"/>
          <w:marTop w:val="0"/>
          <w:marBottom w:val="0"/>
          <w:divBdr>
            <w:top w:val="none" w:sz="0" w:space="0" w:color="auto"/>
            <w:left w:val="none" w:sz="0" w:space="0" w:color="auto"/>
            <w:bottom w:val="none" w:sz="0" w:space="0" w:color="auto"/>
            <w:right w:val="none" w:sz="0" w:space="0" w:color="auto"/>
          </w:divBdr>
        </w:div>
        <w:div w:id="2144350667">
          <w:marLeft w:val="640"/>
          <w:marRight w:val="0"/>
          <w:marTop w:val="0"/>
          <w:marBottom w:val="0"/>
          <w:divBdr>
            <w:top w:val="none" w:sz="0" w:space="0" w:color="auto"/>
            <w:left w:val="none" w:sz="0" w:space="0" w:color="auto"/>
            <w:bottom w:val="none" w:sz="0" w:space="0" w:color="auto"/>
            <w:right w:val="none" w:sz="0" w:space="0" w:color="auto"/>
          </w:divBdr>
        </w:div>
      </w:divsChild>
    </w:div>
    <w:div w:id="2102986178">
      <w:bodyDiv w:val="1"/>
      <w:marLeft w:val="0"/>
      <w:marRight w:val="0"/>
      <w:marTop w:val="0"/>
      <w:marBottom w:val="0"/>
      <w:divBdr>
        <w:top w:val="none" w:sz="0" w:space="0" w:color="auto"/>
        <w:left w:val="none" w:sz="0" w:space="0" w:color="auto"/>
        <w:bottom w:val="none" w:sz="0" w:space="0" w:color="auto"/>
        <w:right w:val="none" w:sz="0" w:space="0" w:color="auto"/>
      </w:divBdr>
      <w:divsChild>
        <w:div w:id="54402878">
          <w:marLeft w:val="640"/>
          <w:marRight w:val="0"/>
          <w:marTop w:val="0"/>
          <w:marBottom w:val="0"/>
          <w:divBdr>
            <w:top w:val="none" w:sz="0" w:space="0" w:color="auto"/>
            <w:left w:val="none" w:sz="0" w:space="0" w:color="auto"/>
            <w:bottom w:val="none" w:sz="0" w:space="0" w:color="auto"/>
            <w:right w:val="none" w:sz="0" w:space="0" w:color="auto"/>
          </w:divBdr>
        </w:div>
        <w:div w:id="85810049">
          <w:marLeft w:val="640"/>
          <w:marRight w:val="0"/>
          <w:marTop w:val="0"/>
          <w:marBottom w:val="0"/>
          <w:divBdr>
            <w:top w:val="none" w:sz="0" w:space="0" w:color="auto"/>
            <w:left w:val="none" w:sz="0" w:space="0" w:color="auto"/>
            <w:bottom w:val="none" w:sz="0" w:space="0" w:color="auto"/>
            <w:right w:val="none" w:sz="0" w:space="0" w:color="auto"/>
          </w:divBdr>
        </w:div>
        <w:div w:id="172188477">
          <w:marLeft w:val="640"/>
          <w:marRight w:val="0"/>
          <w:marTop w:val="0"/>
          <w:marBottom w:val="0"/>
          <w:divBdr>
            <w:top w:val="none" w:sz="0" w:space="0" w:color="auto"/>
            <w:left w:val="none" w:sz="0" w:space="0" w:color="auto"/>
            <w:bottom w:val="none" w:sz="0" w:space="0" w:color="auto"/>
            <w:right w:val="none" w:sz="0" w:space="0" w:color="auto"/>
          </w:divBdr>
        </w:div>
        <w:div w:id="185825310">
          <w:marLeft w:val="640"/>
          <w:marRight w:val="0"/>
          <w:marTop w:val="0"/>
          <w:marBottom w:val="0"/>
          <w:divBdr>
            <w:top w:val="none" w:sz="0" w:space="0" w:color="auto"/>
            <w:left w:val="none" w:sz="0" w:space="0" w:color="auto"/>
            <w:bottom w:val="none" w:sz="0" w:space="0" w:color="auto"/>
            <w:right w:val="none" w:sz="0" w:space="0" w:color="auto"/>
          </w:divBdr>
        </w:div>
        <w:div w:id="216747770">
          <w:marLeft w:val="640"/>
          <w:marRight w:val="0"/>
          <w:marTop w:val="0"/>
          <w:marBottom w:val="0"/>
          <w:divBdr>
            <w:top w:val="none" w:sz="0" w:space="0" w:color="auto"/>
            <w:left w:val="none" w:sz="0" w:space="0" w:color="auto"/>
            <w:bottom w:val="none" w:sz="0" w:space="0" w:color="auto"/>
            <w:right w:val="none" w:sz="0" w:space="0" w:color="auto"/>
          </w:divBdr>
        </w:div>
        <w:div w:id="282659935">
          <w:marLeft w:val="640"/>
          <w:marRight w:val="0"/>
          <w:marTop w:val="0"/>
          <w:marBottom w:val="0"/>
          <w:divBdr>
            <w:top w:val="none" w:sz="0" w:space="0" w:color="auto"/>
            <w:left w:val="none" w:sz="0" w:space="0" w:color="auto"/>
            <w:bottom w:val="none" w:sz="0" w:space="0" w:color="auto"/>
            <w:right w:val="none" w:sz="0" w:space="0" w:color="auto"/>
          </w:divBdr>
        </w:div>
        <w:div w:id="356345879">
          <w:marLeft w:val="640"/>
          <w:marRight w:val="0"/>
          <w:marTop w:val="0"/>
          <w:marBottom w:val="0"/>
          <w:divBdr>
            <w:top w:val="none" w:sz="0" w:space="0" w:color="auto"/>
            <w:left w:val="none" w:sz="0" w:space="0" w:color="auto"/>
            <w:bottom w:val="none" w:sz="0" w:space="0" w:color="auto"/>
            <w:right w:val="none" w:sz="0" w:space="0" w:color="auto"/>
          </w:divBdr>
        </w:div>
        <w:div w:id="391389854">
          <w:marLeft w:val="640"/>
          <w:marRight w:val="0"/>
          <w:marTop w:val="0"/>
          <w:marBottom w:val="0"/>
          <w:divBdr>
            <w:top w:val="none" w:sz="0" w:space="0" w:color="auto"/>
            <w:left w:val="none" w:sz="0" w:space="0" w:color="auto"/>
            <w:bottom w:val="none" w:sz="0" w:space="0" w:color="auto"/>
            <w:right w:val="none" w:sz="0" w:space="0" w:color="auto"/>
          </w:divBdr>
        </w:div>
        <w:div w:id="440106047">
          <w:marLeft w:val="640"/>
          <w:marRight w:val="0"/>
          <w:marTop w:val="0"/>
          <w:marBottom w:val="0"/>
          <w:divBdr>
            <w:top w:val="none" w:sz="0" w:space="0" w:color="auto"/>
            <w:left w:val="none" w:sz="0" w:space="0" w:color="auto"/>
            <w:bottom w:val="none" w:sz="0" w:space="0" w:color="auto"/>
            <w:right w:val="none" w:sz="0" w:space="0" w:color="auto"/>
          </w:divBdr>
        </w:div>
        <w:div w:id="510609424">
          <w:marLeft w:val="640"/>
          <w:marRight w:val="0"/>
          <w:marTop w:val="0"/>
          <w:marBottom w:val="0"/>
          <w:divBdr>
            <w:top w:val="none" w:sz="0" w:space="0" w:color="auto"/>
            <w:left w:val="none" w:sz="0" w:space="0" w:color="auto"/>
            <w:bottom w:val="none" w:sz="0" w:space="0" w:color="auto"/>
            <w:right w:val="none" w:sz="0" w:space="0" w:color="auto"/>
          </w:divBdr>
        </w:div>
        <w:div w:id="636841317">
          <w:marLeft w:val="640"/>
          <w:marRight w:val="0"/>
          <w:marTop w:val="0"/>
          <w:marBottom w:val="0"/>
          <w:divBdr>
            <w:top w:val="none" w:sz="0" w:space="0" w:color="auto"/>
            <w:left w:val="none" w:sz="0" w:space="0" w:color="auto"/>
            <w:bottom w:val="none" w:sz="0" w:space="0" w:color="auto"/>
            <w:right w:val="none" w:sz="0" w:space="0" w:color="auto"/>
          </w:divBdr>
        </w:div>
        <w:div w:id="705371069">
          <w:marLeft w:val="640"/>
          <w:marRight w:val="0"/>
          <w:marTop w:val="0"/>
          <w:marBottom w:val="0"/>
          <w:divBdr>
            <w:top w:val="none" w:sz="0" w:space="0" w:color="auto"/>
            <w:left w:val="none" w:sz="0" w:space="0" w:color="auto"/>
            <w:bottom w:val="none" w:sz="0" w:space="0" w:color="auto"/>
            <w:right w:val="none" w:sz="0" w:space="0" w:color="auto"/>
          </w:divBdr>
        </w:div>
        <w:div w:id="736392493">
          <w:marLeft w:val="640"/>
          <w:marRight w:val="0"/>
          <w:marTop w:val="0"/>
          <w:marBottom w:val="0"/>
          <w:divBdr>
            <w:top w:val="none" w:sz="0" w:space="0" w:color="auto"/>
            <w:left w:val="none" w:sz="0" w:space="0" w:color="auto"/>
            <w:bottom w:val="none" w:sz="0" w:space="0" w:color="auto"/>
            <w:right w:val="none" w:sz="0" w:space="0" w:color="auto"/>
          </w:divBdr>
        </w:div>
        <w:div w:id="924462630">
          <w:marLeft w:val="640"/>
          <w:marRight w:val="0"/>
          <w:marTop w:val="0"/>
          <w:marBottom w:val="0"/>
          <w:divBdr>
            <w:top w:val="none" w:sz="0" w:space="0" w:color="auto"/>
            <w:left w:val="none" w:sz="0" w:space="0" w:color="auto"/>
            <w:bottom w:val="none" w:sz="0" w:space="0" w:color="auto"/>
            <w:right w:val="none" w:sz="0" w:space="0" w:color="auto"/>
          </w:divBdr>
        </w:div>
        <w:div w:id="982082686">
          <w:marLeft w:val="640"/>
          <w:marRight w:val="0"/>
          <w:marTop w:val="0"/>
          <w:marBottom w:val="0"/>
          <w:divBdr>
            <w:top w:val="none" w:sz="0" w:space="0" w:color="auto"/>
            <w:left w:val="none" w:sz="0" w:space="0" w:color="auto"/>
            <w:bottom w:val="none" w:sz="0" w:space="0" w:color="auto"/>
            <w:right w:val="none" w:sz="0" w:space="0" w:color="auto"/>
          </w:divBdr>
        </w:div>
        <w:div w:id="1113092100">
          <w:marLeft w:val="640"/>
          <w:marRight w:val="0"/>
          <w:marTop w:val="0"/>
          <w:marBottom w:val="0"/>
          <w:divBdr>
            <w:top w:val="none" w:sz="0" w:space="0" w:color="auto"/>
            <w:left w:val="none" w:sz="0" w:space="0" w:color="auto"/>
            <w:bottom w:val="none" w:sz="0" w:space="0" w:color="auto"/>
            <w:right w:val="none" w:sz="0" w:space="0" w:color="auto"/>
          </w:divBdr>
        </w:div>
        <w:div w:id="1118640655">
          <w:marLeft w:val="640"/>
          <w:marRight w:val="0"/>
          <w:marTop w:val="0"/>
          <w:marBottom w:val="0"/>
          <w:divBdr>
            <w:top w:val="none" w:sz="0" w:space="0" w:color="auto"/>
            <w:left w:val="none" w:sz="0" w:space="0" w:color="auto"/>
            <w:bottom w:val="none" w:sz="0" w:space="0" w:color="auto"/>
            <w:right w:val="none" w:sz="0" w:space="0" w:color="auto"/>
          </w:divBdr>
        </w:div>
        <w:div w:id="1184201612">
          <w:marLeft w:val="640"/>
          <w:marRight w:val="0"/>
          <w:marTop w:val="0"/>
          <w:marBottom w:val="0"/>
          <w:divBdr>
            <w:top w:val="none" w:sz="0" w:space="0" w:color="auto"/>
            <w:left w:val="none" w:sz="0" w:space="0" w:color="auto"/>
            <w:bottom w:val="none" w:sz="0" w:space="0" w:color="auto"/>
            <w:right w:val="none" w:sz="0" w:space="0" w:color="auto"/>
          </w:divBdr>
        </w:div>
        <w:div w:id="1219978011">
          <w:marLeft w:val="640"/>
          <w:marRight w:val="0"/>
          <w:marTop w:val="0"/>
          <w:marBottom w:val="0"/>
          <w:divBdr>
            <w:top w:val="none" w:sz="0" w:space="0" w:color="auto"/>
            <w:left w:val="none" w:sz="0" w:space="0" w:color="auto"/>
            <w:bottom w:val="none" w:sz="0" w:space="0" w:color="auto"/>
            <w:right w:val="none" w:sz="0" w:space="0" w:color="auto"/>
          </w:divBdr>
        </w:div>
        <w:div w:id="1389953820">
          <w:marLeft w:val="640"/>
          <w:marRight w:val="0"/>
          <w:marTop w:val="0"/>
          <w:marBottom w:val="0"/>
          <w:divBdr>
            <w:top w:val="none" w:sz="0" w:space="0" w:color="auto"/>
            <w:left w:val="none" w:sz="0" w:space="0" w:color="auto"/>
            <w:bottom w:val="none" w:sz="0" w:space="0" w:color="auto"/>
            <w:right w:val="none" w:sz="0" w:space="0" w:color="auto"/>
          </w:divBdr>
        </w:div>
        <w:div w:id="1395657945">
          <w:marLeft w:val="640"/>
          <w:marRight w:val="0"/>
          <w:marTop w:val="0"/>
          <w:marBottom w:val="0"/>
          <w:divBdr>
            <w:top w:val="none" w:sz="0" w:space="0" w:color="auto"/>
            <w:left w:val="none" w:sz="0" w:space="0" w:color="auto"/>
            <w:bottom w:val="none" w:sz="0" w:space="0" w:color="auto"/>
            <w:right w:val="none" w:sz="0" w:space="0" w:color="auto"/>
          </w:divBdr>
        </w:div>
        <w:div w:id="1402169997">
          <w:marLeft w:val="640"/>
          <w:marRight w:val="0"/>
          <w:marTop w:val="0"/>
          <w:marBottom w:val="0"/>
          <w:divBdr>
            <w:top w:val="none" w:sz="0" w:space="0" w:color="auto"/>
            <w:left w:val="none" w:sz="0" w:space="0" w:color="auto"/>
            <w:bottom w:val="none" w:sz="0" w:space="0" w:color="auto"/>
            <w:right w:val="none" w:sz="0" w:space="0" w:color="auto"/>
          </w:divBdr>
        </w:div>
        <w:div w:id="1555197592">
          <w:marLeft w:val="640"/>
          <w:marRight w:val="0"/>
          <w:marTop w:val="0"/>
          <w:marBottom w:val="0"/>
          <w:divBdr>
            <w:top w:val="none" w:sz="0" w:space="0" w:color="auto"/>
            <w:left w:val="none" w:sz="0" w:space="0" w:color="auto"/>
            <w:bottom w:val="none" w:sz="0" w:space="0" w:color="auto"/>
            <w:right w:val="none" w:sz="0" w:space="0" w:color="auto"/>
          </w:divBdr>
        </w:div>
        <w:div w:id="1558786934">
          <w:marLeft w:val="640"/>
          <w:marRight w:val="0"/>
          <w:marTop w:val="0"/>
          <w:marBottom w:val="0"/>
          <w:divBdr>
            <w:top w:val="none" w:sz="0" w:space="0" w:color="auto"/>
            <w:left w:val="none" w:sz="0" w:space="0" w:color="auto"/>
            <w:bottom w:val="none" w:sz="0" w:space="0" w:color="auto"/>
            <w:right w:val="none" w:sz="0" w:space="0" w:color="auto"/>
          </w:divBdr>
        </w:div>
        <w:div w:id="1626228503">
          <w:marLeft w:val="640"/>
          <w:marRight w:val="0"/>
          <w:marTop w:val="0"/>
          <w:marBottom w:val="0"/>
          <w:divBdr>
            <w:top w:val="none" w:sz="0" w:space="0" w:color="auto"/>
            <w:left w:val="none" w:sz="0" w:space="0" w:color="auto"/>
            <w:bottom w:val="none" w:sz="0" w:space="0" w:color="auto"/>
            <w:right w:val="none" w:sz="0" w:space="0" w:color="auto"/>
          </w:divBdr>
        </w:div>
        <w:div w:id="1631545736">
          <w:marLeft w:val="640"/>
          <w:marRight w:val="0"/>
          <w:marTop w:val="0"/>
          <w:marBottom w:val="0"/>
          <w:divBdr>
            <w:top w:val="none" w:sz="0" w:space="0" w:color="auto"/>
            <w:left w:val="none" w:sz="0" w:space="0" w:color="auto"/>
            <w:bottom w:val="none" w:sz="0" w:space="0" w:color="auto"/>
            <w:right w:val="none" w:sz="0" w:space="0" w:color="auto"/>
          </w:divBdr>
        </w:div>
        <w:div w:id="1665930526">
          <w:marLeft w:val="640"/>
          <w:marRight w:val="0"/>
          <w:marTop w:val="0"/>
          <w:marBottom w:val="0"/>
          <w:divBdr>
            <w:top w:val="none" w:sz="0" w:space="0" w:color="auto"/>
            <w:left w:val="none" w:sz="0" w:space="0" w:color="auto"/>
            <w:bottom w:val="none" w:sz="0" w:space="0" w:color="auto"/>
            <w:right w:val="none" w:sz="0" w:space="0" w:color="auto"/>
          </w:divBdr>
        </w:div>
        <w:div w:id="1782414771">
          <w:marLeft w:val="640"/>
          <w:marRight w:val="0"/>
          <w:marTop w:val="0"/>
          <w:marBottom w:val="0"/>
          <w:divBdr>
            <w:top w:val="none" w:sz="0" w:space="0" w:color="auto"/>
            <w:left w:val="none" w:sz="0" w:space="0" w:color="auto"/>
            <w:bottom w:val="none" w:sz="0" w:space="0" w:color="auto"/>
            <w:right w:val="none" w:sz="0" w:space="0" w:color="auto"/>
          </w:divBdr>
        </w:div>
        <w:div w:id="1970622316">
          <w:marLeft w:val="640"/>
          <w:marRight w:val="0"/>
          <w:marTop w:val="0"/>
          <w:marBottom w:val="0"/>
          <w:divBdr>
            <w:top w:val="none" w:sz="0" w:space="0" w:color="auto"/>
            <w:left w:val="none" w:sz="0" w:space="0" w:color="auto"/>
            <w:bottom w:val="none" w:sz="0" w:space="0" w:color="auto"/>
            <w:right w:val="none" w:sz="0" w:space="0" w:color="auto"/>
          </w:divBdr>
        </w:div>
        <w:div w:id="1991664824">
          <w:marLeft w:val="640"/>
          <w:marRight w:val="0"/>
          <w:marTop w:val="0"/>
          <w:marBottom w:val="0"/>
          <w:divBdr>
            <w:top w:val="none" w:sz="0" w:space="0" w:color="auto"/>
            <w:left w:val="none" w:sz="0" w:space="0" w:color="auto"/>
            <w:bottom w:val="none" w:sz="0" w:space="0" w:color="auto"/>
            <w:right w:val="none" w:sz="0" w:space="0" w:color="auto"/>
          </w:divBdr>
        </w:div>
        <w:div w:id="2074545837">
          <w:marLeft w:val="640"/>
          <w:marRight w:val="0"/>
          <w:marTop w:val="0"/>
          <w:marBottom w:val="0"/>
          <w:divBdr>
            <w:top w:val="none" w:sz="0" w:space="0" w:color="auto"/>
            <w:left w:val="none" w:sz="0" w:space="0" w:color="auto"/>
            <w:bottom w:val="none" w:sz="0" w:space="0" w:color="auto"/>
            <w:right w:val="none" w:sz="0" w:space="0" w:color="auto"/>
          </w:divBdr>
        </w:div>
      </w:divsChild>
    </w:div>
    <w:div w:id="2112433983">
      <w:bodyDiv w:val="1"/>
      <w:marLeft w:val="0"/>
      <w:marRight w:val="0"/>
      <w:marTop w:val="0"/>
      <w:marBottom w:val="0"/>
      <w:divBdr>
        <w:top w:val="none" w:sz="0" w:space="0" w:color="auto"/>
        <w:left w:val="none" w:sz="0" w:space="0" w:color="auto"/>
        <w:bottom w:val="none" w:sz="0" w:space="0" w:color="auto"/>
        <w:right w:val="none" w:sz="0" w:space="0" w:color="auto"/>
      </w:divBdr>
      <w:divsChild>
        <w:div w:id="116880120">
          <w:marLeft w:val="640"/>
          <w:marRight w:val="0"/>
          <w:marTop w:val="0"/>
          <w:marBottom w:val="0"/>
          <w:divBdr>
            <w:top w:val="none" w:sz="0" w:space="0" w:color="auto"/>
            <w:left w:val="none" w:sz="0" w:space="0" w:color="auto"/>
            <w:bottom w:val="none" w:sz="0" w:space="0" w:color="auto"/>
            <w:right w:val="none" w:sz="0" w:space="0" w:color="auto"/>
          </w:divBdr>
        </w:div>
        <w:div w:id="123623166">
          <w:marLeft w:val="640"/>
          <w:marRight w:val="0"/>
          <w:marTop w:val="0"/>
          <w:marBottom w:val="0"/>
          <w:divBdr>
            <w:top w:val="none" w:sz="0" w:space="0" w:color="auto"/>
            <w:left w:val="none" w:sz="0" w:space="0" w:color="auto"/>
            <w:bottom w:val="none" w:sz="0" w:space="0" w:color="auto"/>
            <w:right w:val="none" w:sz="0" w:space="0" w:color="auto"/>
          </w:divBdr>
        </w:div>
        <w:div w:id="123894187">
          <w:marLeft w:val="640"/>
          <w:marRight w:val="0"/>
          <w:marTop w:val="0"/>
          <w:marBottom w:val="0"/>
          <w:divBdr>
            <w:top w:val="none" w:sz="0" w:space="0" w:color="auto"/>
            <w:left w:val="none" w:sz="0" w:space="0" w:color="auto"/>
            <w:bottom w:val="none" w:sz="0" w:space="0" w:color="auto"/>
            <w:right w:val="none" w:sz="0" w:space="0" w:color="auto"/>
          </w:divBdr>
        </w:div>
        <w:div w:id="174343884">
          <w:marLeft w:val="640"/>
          <w:marRight w:val="0"/>
          <w:marTop w:val="0"/>
          <w:marBottom w:val="0"/>
          <w:divBdr>
            <w:top w:val="none" w:sz="0" w:space="0" w:color="auto"/>
            <w:left w:val="none" w:sz="0" w:space="0" w:color="auto"/>
            <w:bottom w:val="none" w:sz="0" w:space="0" w:color="auto"/>
            <w:right w:val="none" w:sz="0" w:space="0" w:color="auto"/>
          </w:divBdr>
        </w:div>
        <w:div w:id="193344611">
          <w:marLeft w:val="640"/>
          <w:marRight w:val="0"/>
          <w:marTop w:val="0"/>
          <w:marBottom w:val="0"/>
          <w:divBdr>
            <w:top w:val="none" w:sz="0" w:space="0" w:color="auto"/>
            <w:left w:val="none" w:sz="0" w:space="0" w:color="auto"/>
            <w:bottom w:val="none" w:sz="0" w:space="0" w:color="auto"/>
            <w:right w:val="none" w:sz="0" w:space="0" w:color="auto"/>
          </w:divBdr>
        </w:div>
        <w:div w:id="200751950">
          <w:marLeft w:val="640"/>
          <w:marRight w:val="0"/>
          <w:marTop w:val="0"/>
          <w:marBottom w:val="0"/>
          <w:divBdr>
            <w:top w:val="none" w:sz="0" w:space="0" w:color="auto"/>
            <w:left w:val="none" w:sz="0" w:space="0" w:color="auto"/>
            <w:bottom w:val="none" w:sz="0" w:space="0" w:color="auto"/>
            <w:right w:val="none" w:sz="0" w:space="0" w:color="auto"/>
          </w:divBdr>
        </w:div>
        <w:div w:id="258758757">
          <w:marLeft w:val="640"/>
          <w:marRight w:val="0"/>
          <w:marTop w:val="0"/>
          <w:marBottom w:val="0"/>
          <w:divBdr>
            <w:top w:val="none" w:sz="0" w:space="0" w:color="auto"/>
            <w:left w:val="none" w:sz="0" w:space="0" w:color="auto"/>
            <w:bottom w:val="none" w:sz="0" w:space="0" w:color="auto"/>
            <w:right w:val="none" w:sz="0" w:space="0" w:color="auto"/>
          </w:divBdr>
        </w:div>
        <w:div w:id="339085964">
          <w:marLeft w:val="640"/>
          <w:marRight w:val="0"/>
          <w:marTop w:val="0"/>
          <w:marBottom w:val="0"/>
          <w:divBdr>
            <w:top w:val="none" w:sz="0" w:space="0" w:color="auto"/>
            <w:left w:val="none" w:sz="0" w:space="0" w:color="auto"/>
            <w:bottom w:val="none" w:sz="0" w:space="0" w:color="auto"/>
            <w:right w:val="none" w:sz="0" w:space="0" w:color="auto"/>
          </w:divBdr>
        </w:div>
        <w:div w:id="356783296">
          <w:marLeft w:val="640"/>
          <w:marRight w:val="0"/>
          <w:marTop w:val="0"/>
          <w:marBottom w:val="0"/>
          <w:divBdr>
            <w:top w:val="none" w:sz="0" w:space="0" w:color="auto"/>
            <w:left w:val="none" w:sz="0" w:space="0" w:color="auto"/>
            <w:bottom w:val="none" w:sz="0" w:space="0" w:color="auto"/>
            <w:right w:val="none" w:sz="0" w:space="0" w:color="auto"/>
          </w:divBdr>
        </w:div>
        <w:div w:id="395513620">
          <w:marLeft w:val="640"/>
          <w:marRight w:val="0"/>
          <w:marTop w:val="0"/>
          <w:marBottom w:val="0"/>
          <w:divBdr>
            <w:top w:val="none" w:sz="0" w:space="0" w:color="auto"/>
            <w:left w:val="none" w:sz="0" w:space="0" w:color="auto"/>
            <w:bottom w:val="none" w:sz="0" w:space="0" w:color="auto"/>
            <w:right w:val="none" w:sz="0" w:space="0" w:color="auto"/>
          </w:divBdr>
        </w:div>
        <w:div w:id="399600494">
          <w:marLeft w:val="640"/>
          <w:marRight w:val="0"/>
          <w:marTop w:val="0"/>
          <w:marBottom w:val="0"/>
          <w:divBdr>
            <w:top w:val="none" w:sz="0" w:space="0" w:color="auto"/>
            <w:left w:val="none" w:sz="0" w:space="0" w:color="auto"/>
            <w:bottom w:val="none" w:sz="0" w:space="0" w:color="auto"/>
            <w:right w:val="none" w:sz="0" w:space="0" w:color="auto"/>
          </w:divBdr>
        </w:div>
        <w:div w:id="401221470">
          <w:marLeft w:val="640"/>
          <w:marRight w:val="0"/>
          <w:marTop w:val="0"/>
          <w:marBottom w:val="0"/>
          <w:divBdr>
            <w:top w:val="none" w:sz="0" w:space="0" w:color="auto"/>
            <w:left w:val="none" w:sz="0" w:space="0" w:color="auto"/>
            <w:bottom w:val="none" w:sz="0" w:space="0" w:color="auto"/>
            <w:right w:val="none" w:sz="0" w:space="0" w:color="auto"/>
          </w:divBdr>
        </w:div>
        <w:div w:id="505898633">
          <w:marLeft w:val="640"/>
          <w:marRight w:val="0"/>
          <w:marTop w:val="0"/>
          <w:marBottom w:val="0"/>
          <w:divBdr>
            <w:top w:val="none" w:sz="0" w:space="0" w:color="auto"/>
            <w:left w:val="none" w:sz="0" w:space="0" w:color="auto"/>
            <w:bottom w:val="none" w:sz="0" w:space="0" w:color="auto"/>
            <w:right w:val="none" w:sz="0" w:space="0" w:color="auto"/>
          </w:divBdr>
        </w:div>
        <w:div w:id="683895621">
          <w:marLeft w:val="640"/>
          <w:marRight w:val="0"/>
          <w:marTop w:val="0"/>
          <w:marBottom w:val="0"/>
          <w:divBdr>
            <w:top w:val="none" w:sz="0" w:space="0" w:color="auto"/>
            <w:left w:val="none" w:sz="0" w:space="0" w:color="auto"/>
            <w:bottom w:val="none" w:sz="0" w:space="0" w:color="auto"/>
            <w:right w:val="none" w:sz="0" w:space="0" w:color="auto"/>
          </w:divBdr>
        </w:div>
        <w:div w:id="745735415">
          <w:marLeft w:val="640"/>
          <w:marRight w:val="0"/>
          <w:marTop w:val="0"/>
          <w:marBottom w:val="0"/>
          <w:divBdr>
            <w:top w:val="none" w:sz="0" w:space="0" w:color="auto"/>
            <w:left w:val="none" w:sz="0" w:space="0" w:color="auto"/>
            <w:bottom w:val="none" w:sz="0" w:space="0" w:color="auto"/>
            <w:right w:val="none" w:sz="0" w:space="0" w:color="auto"/>
          </w:divBdr>
        </w:div>
        <w:div w:id="784495029">
          <w:marLeft w:val="640"/>
          <w:marRight w:val="0"/>
          <w:marTop w:val="0"/>
          <w:marBottom w:val="0"/>
          <w:divBdr>
            <w:top w:val="none" w:sz="0" w:space="0" w:color="auto"/>
            <w:left w:val="none" w:sz="0" w:space="0" w:color="auto"/>
            <w:bottom w:val="none" w:sz="0" w:space="0" w:color="auto"/>
            <w:right w:val="none" w:sz="0" w:space="0" w:color="auto"/>
          </w:divBdr>
        </w:div>
        <w:div w:id="790396586">
          <w:marLeft w:val="640"/>
          <w:marRight w:val="0"/>
          <w:marTop w:val="0"/>
          <w:marBottom w:val="0"/>
          <w:divBdr>
            <w:top w:val="none" w:sz="0" w:space="0" w:color="auto"/>
            <w:left w:val="none" w:sz="0" w:space="0" w:color="auto"/>
            <w:bottom w:val="none" w:sz="0" w:space="0" w:color="auto"/>
            <w:right w:val="none" w:sz="0" w:space="0" w:color="auto"/>
          </w:divBdr>
        </w:div>
        <w:div w:id="815099392">
          <w:marLeft w:val="640"/>
          <w:marRight w:val="0"/>
          <w:marTop w:val="0"/>
          <w:marBottom w:val="0"/>
          <w:divBdr>
            <w:top w:val="none" w:sz="0" w:space="0" w:color="auto"/>
            <w:left w:val="none" w:sz="0" w:space="0" w:color="auto"/>
            <w:bottom w:val="none" w:sz="0" w:space="0" w:color="auto"/>
            <w:right w:val="none" w:sz="0" w:space="0" w:color="auto"/>
          </w:divBdr>
        </w:div>
        <w:div w:id="832450488">
          <w:marLeft w:val="640"/>
          <w:marRight w:val="0"/>
          <w:marTop w:val="0"/>
          <w:marBottom w:val="0"/>
          <w:divBdr>
            <w:top w:val="none" w:sz="0" w:space="0" w:color="auto"/>
            <w:left w:val="none" w:sz="0" w:space="0" w:color="auto"/>
            <w:bottom w:val="none" w:sz="0" w:space="0" w:color="auto"/>
            <w:right w:val="none" w:sz="0" w:space="0" w:color="auto"/>
          </w:divBdr>
        </w:div>
        <w:div w:id="873427743">
          <w:marLeft w:val="640"/>
          <w:marRight w:val="0"/>
          <w:marTop w:val="0"/>
          <w:marBottom w:val="0"/>
          <w:divBdr>
            <w:top w:val="none" w:sz="0" w:space="0" w:color="auto"/>
            <w:left w:val="none" w:sz="0" w:space="0" w:color="auto"/>
            <w:bottom w:val="none" w:sz="0" w:space="0" w:color="auto"/>
            <w:right w:val="none" w:sz="0" w:space="0" w:color="auto"/>
          </w:divBdr>
        </w:div>
        <w:div w:id="881676914">
          <w:marLeft w:val="640"/>
          <w:marRight w:val="0"/>
          <w:marTop w:val="0"/>
          <w:marBottom w:val="0"/>
          <w:divBdr>
            <w:top w:val="none" w:sz="0" w:space="0" w:color="auto"/>
            <w:left w:val="none" w:sz="0" w:space="0" w:color="auto"/>
            <w:bottom w:val="none" w:sz="0" w:space="0" w:color="auto"/>
            <w:right w:val="none" w:sz="0" w:space="0" w:color="auto"/>
          </w:divBdr>
        </w:div>
        <w:div w:id="907499591">
          <w:marLeft w:val="640"/>
          <w:marRight w:val="0"/>
          <w:marTop w:val="0"/>
          <w:marBottom w:val="0"/>
          <w:divBdr>
            <w:top w:val="none" w:sz="0" w:space="0" w:color="auto"/>
            <w:left w:val="none" w:sz="0" w:space="0" w:color="auto"/>
            <w:bottom w:val="none" w:sz="0" w:space="0" w:color="auto"/>
            <w:right w:val="none" w:sz="0" w:space="0" w:color="auto"/>
          </w:divBdr>
        </w:div>
        <w:div w:id="934827747">
          <w:marLeft w:val="640"/>
          <w:marRight w:val="0"/>
          <w:marTop w:val="0"/>
          <w:marBottom w:val="0"/>
          <w:divBdr>
            <w:top w:val="none" w:sz="0" w:space="0" w:color="auto"/>
            <w:left w:val="none" w:sz="0" w:space="0" w:color="auto"/>
            <w:bottom w:val="none" w:sz="0" w:space="0" w:color="auto"/>
            <w:right w:val="none" w:sz="0" w:space="0" w:color="auto"/>
          </w:divBdr>
        </w:div>
        <w:div w:id="1008406056">
          <w:marLeft w:val="640"/>
          <w:marRight w:val="0"/>
          <w:marTop w:val="0"/>
          <w:marBottom w:val="0"/>
          <w:divBdr>
            <w:top w:val="none" w:sz="0" w:space="0" w:color="auto"/>
            <w:left w:val="none" w:sz="0" w:space="0" w:color="auto"/>
            <w:bottom w:val="none" w:sz="0" w:space="0" w:color="auto"/>
            <w:right w:val="none" w:sz="0" w:space="0" w:color="auto"/>
          </w:divBdr>
        </w:div>
        <w:div w:id="1037656245">
          <w:marLeft w:val="640"/>
          <w:marRight w:val="0"/>
          <w:marTop w:val="0"/>
          <w:marBottom w:val="0"/>
          <w:divBdr>
            <w:top w:val="none" w:sz="0" w:space="0" w:color="auto"/>
            <w:left w:val="none" w:sz="0" w:space="0" w:color="auto"/>
            <w:bottom w:val="none" w:sz="0" w:space="0" w:color="auto"/>
            <w:right w:val="none" w:sz="0" w:space="0" w:color="auto"/>
          </w:divBdr>
        </w:div>
        <w:div w:id="1076777750">
          <w:marLeft w:val="640"/>
          <w:marRight w:val="0"/>
          <w:marTop w:val="0"/>
          <w:marBottom w:val="0"/>
          <w:divBdr>
            <w:top w:val="none" w:sz="0" w:space="0" w:color="auto"/>
            <w:left w:val="none" w:sz="0" w:space="0" w:color="auto"/>
            <w:bottom w:val="none" w:sz="0" w:space="0" w:color="auto"/>
            <w:right w:val="none" w:sz="0" w:space="0" w:color="auto"/>
          </w:divBdr>
        </w:div>
        <w:div w:id="1081219694">
          <w:marLeft w:val="640"/>
          <w:marRight w:val="0"/>
          <w:marTop w:val="0"/>
          <w:marBottom w:val="0"/>
          <w:divBdr>
            <w:top w:val="none" w:sz="0" w:space="0" w:color="auto"/>
            <w:left w:val="none" w:sz="0" w:space="0" w:color="auto"/>
            <w:bottom w:val="none" w:sz="0" w:space="0" w:color="auto"/>
            <w:right w:val="none" w:sz="0" w:space="0" w:color="auto"/>
          </w:divBdr>
        </w:div>
        <w:div w:id="1122066863">
          <w:marLeft w:val="640"/>
          <w:marRight w:val="0"/>
          <w:marTop w:val="0"/>
          <w:marBottom w:val="0"/>
          <w:divBdr>
            <w:top w:val="none" w:sz="0" w:space="0" w:color="auto"/>
            <w:left w:val="none" w:sz="0" w:space="0" w:color="auto"/>
            <w:bottom w:val="none" w:sz="0" w:space="0" w:color="auto"/>
            <w:right w:val="none" w:sz="0" w:space="0" w:color="auto"/>
          </w:divBdr>
        </w:div>
        <w:div w:id="1165361461">
          <w:marLeft w:val="640"/>
          <w:marRight w:val="0"/>
          <w:marTop w:val="0"/>
          <w:marBottom w:val="0"/>
          <w:divBdr>
            <w:top w:val="none" w:sz="0" w:space="0" w:color="auto"/>
            <w:left w:val="none" w:sz="0" w:space="0" w:color="auto"/>
            <w:bottom w:val="none" w:sz="0" w:space="0" w:color="auto"/>
            <w:right w:val="none" w:sz="0" w:space="0" w:color="auto"/>
          </w:divBdr>
        </w:div>
        <w:div w:id="1222979574">
          <w:marLeft w:val="640"/>
          <w:marRight w:val="0"/>
          <w:marTop w:val="0"/>
          <w:marBottom w:val="0"/>
          <w:divBdr>
            <w:top w:val="none" w:sz="0" w:space="0" w:color="auto"/>
            <w:left w:val="none" w:sz="0" w:space="0" w:color="auto"/>
            <w:bottom w:val="none" w:sz="0" w:space="0" w:color="auto"/>
            <w:right w:val="none" w:sz="0" w:space="0" w:color="auto"/>
          </w:divBdr>
        </w:div>
        <w:div w:id="1295329434">
          <w:marLeft w:val="640"/>
          <w:marRight w:val="0"/>
          <w:marTop w:val="0"/>
          <w:marBottom w:val="0"/>
          <w:divBdr>
            <w:top w:val="none" w:sz="0" w:space="0" w:color="auto"/>
            <w:left w:val="none" w:sz="0" w:space="0" w:color="auto"/>
            <w:bottom w:val="none" w:sz="0" w:space="0" w:color="auto"/>
            <w:right w:val="none" w:sz="0" w:space="0" w:color="auto"/>
          </w:divBdr>
        </w:div>
        <w:div w:id="1437598014">
          <w:marLeft w:val="640"/>
          <w:marRight w:val="0"/>
          <w:marTop w:val="0"/>
          <w:marBottom w:val="0"/>
          <w:divBdr>
            <w:top w:val="none" w:sz="0" w:space="0" w:color="auto"/>
            <w:left w:val="none" w:sz="0" w:space="0" w:color="auto"/>
            <w:bottom w:val="none" w:sz="0" w:space="0" w:color="auto"/>
            <w:right w:val="none" w:sz="0" w:space="0" w:color="auto"/>
          </w:divBdr>
        </w:div>
        <w:div w:id="1512449153">
          <w:marLeft w:val="640"/>
          <w:marRight w:val="0"/>
          <w:marTop w:val="0"/>
          <w:marBottom w:val="0"/>
          <w:divBdr>
            <w:top w:val="none" w:sz="0" w:space="0" w:color="auto"/>
            <w:left w:val="none" w:sz="0" w:space="0" w:color="auto"/>
            <w:bottom w:val="none" w:sz="0" w:space="0" w:color="auto"/>
            <w:right w:val="none" w:sz="0" w:space="0" w:color="auto"/>
          </w:divBdr>
        </w:div>
        <w:div w:id="1515728904">
          <w:marLeft w:val="640"/>
          <w:marRight w:val="0"/>
          <w:marTop w:val="0"/>
          <w:marBottom w:val="0"/>
          <w:divBdr>
            <w:top w:val="none" w:sz="0" w:space="0" w:color="auto"/>
            <w:left w:val="none" w:sz="0" w:space="0" w:color="auto"/>
            <w:bottom w:val="none" w:sz="0" w:space="0" w:color="auto"/>
            <w:right w:val="none" w:sz="0" w:space="0" w:color="auto"/>
          </w:divBdr>
        </w:div>
        <w:div w:id="1598518049">
          <w:marLeft w:val="640"/>
          <w:marRight w:val="0"/>
          <w:marTop w:val="0"/>
          <w:marBottom w:val="0"/>
          <w:divBdr>
            <w:top w:val="none" w:sz="0" w:space="0" w:color="auto"/>
            <w:left w:val="none" w:sz="0" w:space="0" w:color="auto"/>
            <w:bottom w:val="none" w:sz="0" w:space="0" w:color="auto"/>
            <w:right w:val="none" w:sz="0" w:space="0" w:color="auto"/>
          </w:divBdr>
        </w:div>
        <w:div w:id="1665279626">
          <w:marLeft w:val="640"/>
          <w:marRight w:val="0"/>
          <w:marTop w:val="0"/>
          <w:marBottom w:val="0"/>
          <w:divBdr>
            <w:top w:val="none" w:sz="0" w:space="0" w:color="auto"/>
            <w:left w:val="none" w:sz="0" w:space="0" w:color="auto"/>
            <w:bottom w:val="none" w:sz="0" w:space="0" w:color="auto"/>
            <w:right w:val="none" w:sz="0" w:space="0" w:color="auto"/>
          </w:divBdr>
        </w:div>
        <w:div w:id="1787772594">
          <w:marLeft w:val="640"/>
          <w:marRight w:val="0"/>
          <w:marTop w:val="0"/>
          <w:marBottom w:val="0"/>
          <w:divBdr>
            <w:top w:val="none" w:sz="0" w:space="0" w:color="auto"/>
            <w:left w:val="none" w:sz="0" w:space="0" w:color="auto"/>
            <w:bottom w:val="none" w:sz="0" w:space="0" w:color="auto"/>
            <w:right w:val="none" w:sz="0" w:space="0" w:color="auto"/>
          </w:divBdr>
        </w:div>
        <w:div w:id="1847089130">
          <w:marLeft w:val="640"/>
          <w:marRight w:val="0"/>
          <w:marTop w:val="0"/>
          <w:marBottom w:val="0"/>
          <w:divBdr>
            <w:top w:val="none" w:sz="0" w:space="0" w:color="auto"/>
            <w:left w:val="none" w:sz="0" w:space="0" w:color="auto"/>
            <w:bottom w:val="none" w:sz="0" w:space="0" w:color="auto"/>
            <w:right w:val="none" w:sz="0" w:space="0" w:color="auto"/>
          </w:divBdr>
        </w:div>
        <w:div w:id="1859805041">
          <w:marLeft w:val="640"/>
          <w:marRight w:val="0"/>
          <w:marTop w:val="0"/>
          <w:marBottom w:val="0"/>
          <w:divBdr>
            <w:top w:val="none" w:sz="0" w:space="0" w:color="auto"/>
            <w:left w:val="none" w:sz="0" w:space="0" w:color="auto"/>
            <w:bottom w:val="none" w:sz="0" w:space="0" w:color="auto"/>
            <w:right w:val="none" w:sz="0" w:space="0" w:color="auto"/>
          </w:divBdr>
        </w:div>
        <w:div w:id="1864054953">
          <w:marLeft w:val="640"/>
          <w:marRight w:val="0"/>
          <w:marTop w:val="0"/>
          <w:marBottom w:val="0"/>
          <w:divBdr>
            <w:top w:val="none" w:sz="0" w:space="0" w:color="auto"/>
            <w:left w:val="none" w:sz="0" w:space="0" w:color="auto"/>
            <w:bottom w:val="none" w:sz="0" w:space="0" w:color="auto"/>
            <w:right w:val="none" w:sz="0" w:space="0" w:color="auto"/>
          </w:divBdr>
        </w:div>
        <w:div w:id="2047412684">
          <w:marLeft w:val="640"/>
          <w:marRight w:val="0"/>
          <w:marTop w:val="0"/>
          <w:marBottom w:val="0"/>
          <w:divBdr>
            <w:top w:val="none" w:sz="0" w:space="0" w:color="auto"/>
            <w:left w:val="none" w:sz="0" w:space="0" w:color="auto"/>
            <w:bottom w:val="none" w:sz="0" w:space="0" w:color="auto"/>
            <w:right w:val="none" w:sz="0" w:space="0" w:color="auto"/>
          </w:divBdr>
        </w:div>
        <w:div w:id="2088191902">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lku@aselsan.com.t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l"/>
          <w:gallery w:val="placeholder"/>
        </w:category>
        <w:types>
          <w:type w:val="bbPlcHdr"/>
        </w:types>
        <w:behaviors>
          <w:behavior w:val="content"/>
        </w:behaviors>
        <w:guid w:val="{D4B4A59C-E807-4E97-B086-E08FC047DE37}"/>
      </w:docPartPr>
      <w:docPartBody>
        <w:p w:rsidR="00D45D4B" w:rsidRDefault="00C30372">
          <w:r w:rsidRPr="00C52501">
            <w:rPr>
              <w:rStyle w:val="PlaceholderText"/>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DE"/>
    <w:family w:val="roman"/>
    <w:pitch w:val="variable"/>
    <w:sig w:usb0="01000000" w:usb1="00000000" w:usb2="00000000" w:usb3="00000000" w:csb0="00010000"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modern"/>
    <w:pitch w:val="fixed"/>
    <w:sig w:usb0="00000001" w:usb1="080E0000" w:usb2="00000010" w:usb3="00000000" w:csb0="00040000"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panose1 w:val="00000000000000000000"/>
    <w:charset w:val="86"/>
    <w:family w:val="roman"/>
    <w:notTrueType/>
    <w:pitch w:val="default"/>
  </w:font>
  <w:font w:name="Calibri Light">
    <w:panose1 w:val="020F0302020204030204"/>
    <w:charset w:val="A2"/>
    <w:family w:val="swiss"/>
    <w:pitch w:val="variable"/>
    <w:sig w:usb0="E0002AFF" w:usb1="C000247B" w:usb2="00000009" w:usb3="00000000" w:csb0="000001FF" w:csb1="00000000"/>
  </w:font>
  <w:font w:name="Angsana New">
    <w:panose1 w:val="02020603050405020304"/>
    <w:charset w:val="DE"/>
    <w:family w:val="roman"/>
    <w:pitch w:val="variable"/>
    <w:sig w:usb0="01000001" w:usb1="00000000" w:usb2="00000000" w:usb3="00000000" w:csb0="0001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E87"/>
    <w:rsid w:val="00176193"/>
    <w:rsid w:val="00246647"/>
    <w:rsid w:val="003C27B4"/>
    <w:rsid w:val="003F0349"/>
    <w:rsid w:val="00875162"/>
    <w:rsid w:val="008D7848"/>
    <w:rsid w:val="00995FA1"/>
    <w:rsid w:val="00A17D64"/>
    <w:rsid w:val="00A90C7E"/>
    <w:rsid w:val="00A96E87"/>
    <w:rsid w:val="00B42823"/>
    <w:rsid w:val="00C1158F"/>
    <w:rsid w:val="00C30372"/>
    <w:rsid w:val="00CC23C0"/>
    <w:rsid w:val="00D45D4B"/>
    <w:rsid w:val="00D91E6B"/>
    <w:rsid w:val="00DD0663"/>
    <w:rsid w:val="00EC0D8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5FA1"/>
  </w:style>
  <w:style w:type="paragraph" w:customStyle="1" w:styleId="9E492FEA7C4442B39AB313D3152752E3">
    <w:name w:val="9E492FEA7C4442B39AB313D3152752E3"/>
    <w:rsid w:val="00A96E87"/>
  </w:style>
  <w:style w:type="paragraph" w:customStyle="1" w:styleId="81AD5F91A6E141F3A2940B970A898979">
    <w:name w:val="81AD5F91A6E141F3A2940B970A898979"/>
    <w:rsid w:val="00C1158F"/>
    <w:pPr>
      <w:spacing w:line="278" w:lineRule="auto"/>
    </w:pPr>
    <w:rPr>
      <w:sz w:val="24"/>
      <w:szCs w:val="24"/>
      <w:lang w:val="tr-TR" w:eastAsia="tr-TR" w:bidi="ar-SA"/>
    </w:rPr>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 w:type="paragraph" w:customStyle="1" w:styleId="FD31A62A1A024984A28D8D2EE4DFB408">
    <w:name w:val="FD31A62A1A024984A28D8D2EE4DFB408"/>
    <w:rsid w:val="00DD0663"/>
    <w:pPr>
      <w:spacing w:line="278" w:lineRule="auto"/>
    </w:pPr>
    <w:rPr>
      <w:sz w:val="24"/>
      <w:szCs w:val="24"/>
      <w:lang w:val="tr-TR" w:eastAsia="tr-TR" w:bidi="ar-SA"/>
    </w:rPr>
  </w:style>
  <w:style w:type="paragraph" w:customStyle="1" w:styleId="8CC348B56F3D4A8CB0DD0A066C7747EB">
    <w:name w:val="8CC348B56F3D4A8CB0DD0A066C7747EB"/>
    <w:rsid w:val="00A17D64"/>
    <w:pPr>
      <w:spacing w:line="278" w:lineRule="auto"/>
    </w:pPr>
    <w:rPr>
      <w:sz w:val="24"/>
      <w:szCs w:val="24"/>
      <w:lang w:val="tr-TR" w:eastAsia="tr-TR" w:bidi="ar-SA"/>
    </w:rPr>
  </w:style>
  <w:style w:type="paragraph" w:customStyle="1" w:styleId="EA9BE0938E1C4E3C9C4352EA702B1390">
    <w:name w:val="EA9BE0938E1C4E3C9C4352EA702B1390"/>
    <w:rsid w:val="003C27B4"/>
    <w:rPr>
      <w:kern w:val="0"/>
      <w:szCs w:val="22"/>
      <w:lang w:eastAsia="en-US" w:bidi="ar-SA"/>
      <w14:ligatures w14:val="none"/>
    </w:rPr>
  </w:style>
  <w:style w:type="paragraph" w:customStyle="1" w:styleId="AB1BDF43EBD2404F9442711A860CB317">
    <w:name w:val="AB1BDF43EBD2404F9442711A860CB317"/>
    <w:rsid w:val="003C27B4"/>
    <w:rPr>
      <w:kern w:val="0"/>
      <w:szCs w:val="22"/>
      <w:lang w:eastAsia="en-US" w:bidi="ar-SA"/>
      <w14:ligatures w14:val="none"/>
    </w:rPr>
  </w:style>
  <w:style w:type="paragraph" w:customStyle="1" w:styleId="8AF84408C3C4456696AC8BA34283431B">
    <w:name w:val="8AF84408C3C4456696AC8BA34283431B"/>
    <w:rsid w:val="00A17D64"/>
    <w:pPr>
      <w:spacing w:line="278" w:lineRule="auto"/>
    </w:pPr>
    <w:rPr>
      <w:sz w:val="24"/>
      <w:szCs w:val="24"/>
      <w:lang w:val="tr-TR" w:eastAsia="tr-TR" w:bidi="ar-SA"/>
    </w:rPr>
  </w:style>
  <w:style w:type="paragraph" w:customStyle="1" w:styleId="0EDDF5AD9AB9400BBED5E3E68232BAFD">
    <w:name w:val="0EDDF5AD9AB9400BBED5E3E68232BAFD"/>
    <w:rsid w:val="003C27B4"/>
    <w:rPr>
      <w:kern w:val="0"/>
      <w:szCs w:val="22"/>
      <w:lang w:eastAsia="en-US" w:bidi="ar-SA"/>
      <w14:ligatures w14:val="none"/>
    </w:rPr>
  </w:style>
  <w:style w:type="paragraph" w:customStyle="1" w:styleId="2A46937E64AF453797852BF5B6D00720">
    <w:name w:val="2A46937E64AF453797852BF5B6D00720"/>
    <w:rsid w:val="00A17D64"/>
    <w:pPr>
      <w:spacing w:line="278" w:lineRule="auto"/>
    </w:pPr>
    <w:rPr>
      <w:sz w:val="24"/>
      <w:szCs w:val="24"/>
      <w:lang w:val="tr-TR" w:eastAsia="tr-TR" w:bidi="ar-SA"/>
    </w:rPr>
  </w:style>
  <w:style w:type="paragraph" w:customStyle="1" w:styleId="57598672040949F7BC9AABD288541B6B">
    <w:name w:val="57598672040949F7BC9AABD288541B6B"/>
    <w:rsid w:val="00A17D64"/>
    <w:pPr>
      <w:spacing w:line="278" w:lineRule="auto"/>
    </w:pPr>
    <w:rPr>
      <w:sz w:val="24"/>
      <w:szCs w:val="24"/>
      <w:lang w:val="tr-TR" w:eastAsia="tr-TR" w:bidi="ar-SA"/>
    </w:rPr>
  </w:style>
  <w:style w:type="paragraph" w:customStyle="1" w:styleId="E1037FB7822444679FA83CD73761EF55">
    <w:name w:val="E1037FB7822444679FA83CD73761EF55"/>
    <w:rsid w:val="00A17D64"/>
    <w:pPr>
      <w:spacing w:line="278" w:lineRule="auto"/>
    </w:pPr>
    <w:rPr>
      <w:sz w:val="24"/>
      <w:szCs w:val="24"/>
      <w:lang w:val="tr-TR" w:eastAsia="tr-TR" w:bidi="ar-SA"/>
    </w:rPr>
  </w:style>
  <w:style w:type="paragraph" w:customStyle="1" w:styleId="453CCCB6586446BDA21F3510DABA2825">
    <w:name w:val="453CCCB6586446BDA21F3510DABA2825"/>
    <w:rsid w:val="00A17D64"/>
    <w:pPr>
      <w:spacing w:line="278" w:lineRule="auto"/>
    </w:pPr>
    <w:rPr>
      <w:sz w:val="24"/>
      <w:szCs w:val="24"/>
      <w:lang w:val="tr-TR" w:eastAsia="tr-TR" w:bidi="ar-SA"/>
    </w:rPr>
  </w:style>
  <w:style w:type="paragraph" w:customStyle="1" w:styleId="8F28238604A849DD9C1DF26FBD505119">
    <w:name w:val="8F28238604A849DD9C1DF26FBD505119"/>
    <w:rsid w:val="00A17D64"/>
    <w:pPr>
      <w:spacing w:line="278" w:lineRule="auto"/>
    </w:pPr>
    <w:rPr>
      <w:sz w:val="24"/>
      <w:szCs w:val="24"/>
      <w:lang w:val="tr-TR" w:eastAsia="tr-TR" w:bidi="ar-SA"/>
    </w:rPr>
  </w:style>
  <w:style w:type="paragraph" w:customStyle="1" w:styleId="AC077838793C47349E66EBBCA4AABC4B">
    <w:name w:val="AC077838793C47349E66EBBCA4AABC4B"/>
    <w:rsid w:val="00995FA1"/>
    <w:rPr>
      <w:kern w:val="0"/>
      <w:szCs w:val="22"/>
      <w:lang w:eastAsia="en-US" w:bidi="ar-SA"/>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7"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2562210C-5FF7-4B02-91A7-CF01E2706D10}">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0C238E-0290-4475-A08A-6BC6BA76E06F}">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C76A9-110E-4ECF-BAAB-81E9D71FC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Template>
  <TotalTime>19</TotalTime>
  <Pages>1</Pages>
  <Words>8358</Words>
  <Characters>47644</Characters>
  <Application>Microsoft Office Word</Application>
  <DocSecurity>0</DocSecurity>
  <Lines>397</Lines>
  <Paragraphs>111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Type of the Paper (Article</vt:lpstr>
      <vt:lpstr>Type of the Paper (Article</vt:lpstr>
    </vt:vector>
  </TitlesOfParts>
  <Company/>
  <LinksUpToDate>false</LinksUpToDate>
  <CharactersWithSpaces>55891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aulku</cp:lastModifiedBy>
  <cp:revision>3</cp:revision>
  <dcterms:created xsi:type="dcterms:W3CDTF">2024-03-24T14:55:00Z</dcterms:created>
  <dcterms:modified xsi:type="dcterms:W3CDTF">2024-03-25T15:52:00Z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