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40FD309A" w:rsidR="00AB6167" w:rsidRPr="00A14C2E" w:rsidRDefault="009F529F" w:rsidP="003E0789">
      <w:pPr>
        <w:pStyle w:val="MDPI12title"/>
        <w:rPr>
          <w:b w:val="0"/>
          <w:sz w:val="28"/>
        </w:rPr>
      </w:pPr>
      <w:ins w:id="0" w:author="Ayperi Ülkü" w:date="2024-03-19T23:31:00Z">
        <w:r>
          <w:t>A TCAD Study on A</w:t>
        </w:r>
      </w:ins>
      <w:ins w:id="1" w:author="Ayperi Ülkü" w:date="2024-03-19T23:04:00Z">
        <w:r w:rsidR="00CD35C7">
          <w:t xml:space="preserve">chieving </w:t>
        </w:r>
      </w:ins>
      <w:del w:id="2" w:author="Ayperi Ülkü" w:date="2024-03-19T23:04:00Z">
        <w:r w:rsidR="00074C7C" w:rsidDel="00CD35C7">
          <w:delText>Higher</w:delText>
        </w:r>
      </w:del>
      <w:ins w:id="3" w:author="Ayperi Ülkü" w:date="2024-03-19T23:31:00Z">
        <w:r>
          <w:t>B</w:t>
        </w:r>
      </w:ins>
      <w:ins w:id="4" w:author="Ayperi Ülkü" w:date="2024-03-19T23:30:00Z">
        <w:r>
          <w:t>etter</w:t>
        </w:r>
      </w:ins>
      <w:del w:id="5" w:author="Ayperi Ülkü" w:date="2024-03-19T23:30:00Z">
        <w:r w:rsidR="00074C7C" w:rsidDel="009F529F">
          <w:delText>-</w:delText>
        </w:r>
        <w:r w:rsidR="00074C7C" w:rsidRPr="00A14C2E" w:rsidDel="009F529F">
          <w:delText>κ</w:delText>
        </w:r>
      </w:del>
      <w:r w:rsidR="00074C7C">
        <w:t xml:space="preserve"> </w:t>
      </w:r>
      <w:del w:id="6" w:author="Ayperi Ülkü" w:date="2024-03-19T23:31:00Z">
        <w:r w:rsidR="00074C7C" w:rsidDel="009F529F">
          <w:delText xml:space="preserve">gate </w:delText>
        </w:r>
      </w:del>
      <w:ins w:id="7" w:author="Ayperi Ülkü" w:date="2024-03-19T23:31:00Z">
        <w:r>
          <w:t xml:space="preserve">Gate </w:t>
        </w:r>
      </w:ins>
      <w:del w:id="8" w:author="Ayperi Ülkü" w:date="2024-03-19T23:31:00Z">
        <w:r w:rsidR="00074C7C" w:rsidDel="009F529F">
          <w:delText>oxides</w:delText>
        </w:r>
      </w:del>
      <w:ins w:id="9" w:author="Ayperi Ülkü" w:date="2024-03-19T23:31:00Z">
        <w:r>
          <w:t xml:space="preserve">Oxides </w:t>
        </w:r>
      </w:ins>
      <w:del w:id="10" w:author="Ayperi Ülkü" w:date="2024-03-17T00:20:00Z">
        <w:r w:rsidR="00AB6167" w:rsidRPr="00A14C2E" w:rsidDel="00F77875">
          <w:delText xml:space="preserve">and Benchmarking </w:delText>
        </w:r>
      </w:del>
      <w:r w:rsidR="00074C7C">
        <w:t>by</w:t>
      </w:r>
      <w:r w:rsidR="00AB6167" w:rsidRPr="00A14C2E">
        <w:t xml:space="preserve"> </w:t>
      </w:r>
      <w:ins w:id="11" w:author="Ayperi Ülkü" w:date="2024-03-19T23:32:00Z">
        <w:r>
          <w:t>U</w:t>
        </w:r>
      </w:ins>
      <w:ins w:id="12" w:author="Ayperi Ülkü" w:date="2024-03-19T23:31:00Z">
        <w:r>
          <w:t>sin</w:t>
        </w:r>
      </w:ins>
      <w:ins w:id="13" w:author="Ayperi Ülkü" w:date="2024-03-19T23:32:00Z">
        <w:r>
          <w:t xml:space="preserve">g </w:t>
        </w:r>
      </w:ins>
      <w:r w:rsidR="00A62F7E" w:rsidRPr="00A14C2E">
        <w:t>κ</w:t>
      </w:r>
      <w:ins w:id="14" w:author="Ayperi Ülkü" w:date="2024-03-17T01:16:00Z">
        <w:r w:rsidR="00482769">
          <w:t>-</w:t>
        </w:r>
      </w:ins>
      <w:r w:rsidR="00DF28E7">
        <w:t>Graded</w:t>
      </w:r>
      <w:ins w:id="15" w:author="Ayperi Ülkü" w:date="2024-03-17T01:16:00Z">
        <w:r w:rsidR="00482769">
          <w:t xml:space="preserve"> </w:t>
        </w:r>
      </w:ins>
      <w:ins w:id="16" w:author="Ayperi Ülkü" w:date="2024-03-17T01:15:00Z">
        <w:r w:rsidR="00482769">
          <w:t>Stack</w:t>
        </w:r>
      </w:ins>
      <w:ins w:id="17" w:author="Ayperi Ülkü" w:date="2024-03-17T01:57:00Z">
        <w:r w:rsidR="00F7632B">
          <w:t xml:space="preserve">ing </w:t>
        </w:r>
      </w:ins>
      <w:del w:id="18" w:author="Ayperi Ülkü" w:date="2024-03-17T00:20:00Z">
        <w:r w:rsidR="003E0789" w:rsidRPr="00A14C2E" w:rsidDel="00F77875">
          <w:br/>
        </w:r>
      </w:del>
      <w:del w:id="19" w:author="Ayperi Ülkü" w:date="2024-03-17T01:15:00Z">
        <w:r w:rsidR="00AB6167" w:rsidRPr="00A14C2E" w:rsidDel="00482769">
          <w:delText xml:space="preserve">Nanometer Scale </w:delText>
        </w:r>
      </w:del>
      <w:del w:id="20" w:author="Ayperi Ülkü" w:date="2024-03-17T01:16:00Z">
        <w:r w:rsidR="00AB6167" w:rsidRPr="00A14C2E" w:rsidDel="00482769">
          <w:rPr>
            <w:szCs w:val="24"/>
          </w:rPr>
          <w:delText xml:space="preserve">Functionally Graded Materials as Gate </w:delText>
        </w:r>
      </w:del>
      <w:del w:id="21" w:author="Ayperi Ülkü" w:date="2024-03-17T00:20:00Z">
        <w:r w:rsidR="003E0789" w:rsidRPr="00A14C2E" w:rsidDel="00F77875">
          <w:rPr>
            <w:szCs w:val="24"/>
          </w:rPr>
          <w:br/>
        </w:r>
      </w:del>
      <w:del w:id="22" w:author="Ayperi Ülkü" w:date="2024-03-17T01:16:00Z">
        <w:r w:rsidR="00AB6167" w:rsidRPr="00A14C2E" w:rsidDel="00482769">
          <w:rPr>
            <w:szCs w:val="24"/>
          </w:rPr>
          <w:delText xml:space="preserve">Dielectrics </w:delText>
        </w:r>
      </w:del>
      <w:del w:id="23" w:author="Ayperi Ülkü" w:date="2024-03-19T23:05:00Z">
        <w:r w:rsidR="00074C7C" w:rsidDel="00CD35C7">
          <w:rPr>
            <w:szCs w:val="24"/>
          </w:rPr>
          <w:delText>on</w:delText>
        </w:r>
        <w:r w:rsidR="00AB6167" w:rsidRPr="00A14C2E" w:rsidDel="00CD35C7">
          <w:rPr>
            <w:szCs w:val="24"/>
          </w:rPr>
          <w:delText xml:space="preserve"> </w:delText>
        </w:r>
      </w:del>
      <w:ins w:id="24" w:author="Ayperi Ülkü" w:date="2024-03-19T23:05:00Z">
        <w:r w:rsidR="00CD35C7">
          <w:rPr>
            <w:szCs w:val="24"/>
          </w:rPr>
          <w:t>for</w:t>
        </w:r>
        <w:r w:rsidR="00CD35C7" w:rsidRPr="00A14C2E">
          <w:rPr>
            <w:szCs w:val="24"/>
          </w:rPr>
          <w:t xml:space="preserve"> </w:t>
        </w:r>
      </w:ins>
      <w:ins w:id="25" w:author="Ayperi Ülkü" w:date="2024-03-19T23:31:00Z">
        <w:r>
          <w:rPr>
            <w:szCs w:val="24"/>
          </w:rPr>
          <w:t>T</w:t>
        </w:r>
      </w:ins>
      <w:del w:id="26" w:author="Ayperi Ülkü" w:date="2024-03-19T23:04:00Z">
        <w:r w:rsidR="00074C7C" w:rsidDel="00CD35C7">
          <w:rPr>
            <w:szCs w:val="24"/>
          </w:rPr>
          <w:delText>T</w:delText>
        </w:r>
      </w:del>
      <w:r w:rsidR="00074C7C">
        <w:rPr>
          <w:szCs w:val="24"/>
        </w:rPr>
        <w:t xml:space="preserve">rigate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w:t>
      </w:r>
      <w:proofErr w:type="gramStart"/>
      <w:r w:rsidRPr="00A14C2E">
        <w:rPr>
          <w:vertAlign w:val="superscript"/>
        </w:rPr>
        <w:t>2,</w:t>
      </w:r>
      <w:r w:rsidRPr="00A14C2E">
        <w:t>*</w:t>
      </w:r>
      <w:proofErr w:type="gramEnd"/>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27"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w:t>
      </w:r>
      <w:proofErr w:type="spellStart"/>
      <w:r w:rsidRPr="00A14C2E">
        <w:t>Kocaeli</w:t>
      </w:r>
      <w:proofErr w:type="spellEnd"/>
      <w:r w:rsidRPr="00A14C2E">
        <w:t>,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28"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6ECFDE40" w14:textId="2686B6D6" w:rsidR="00E14882" w:rsidRPr="00CD35C7" w:rsidRDefault="003E0789" w:rsidP="009F529F">
      <w:pPr>
        <w:pStyle w:val="MDPI31text"/>
        <w:rPr>
          <w:rFonts w:eastAsia="Calibri"/>
          <w:lang w:val="tr-TR"/>
          <w:rPrChange w:id="29" w:author="Ayperi Ülkü" w:date="2024-03-19T23:09:00Z">
            <w:rPr/>
          </w:rPrChange>
        </w:rPr>
      </w:pPr>
      <w:r w:rsidRPr="00A14C2E">
        <w:rPr>
          <w:rFonts w:eastAsia="Calibri"/>
          <w:b/>
          <w:bCs/>
          <w:lang w:val="en-IN"/>
        </w:rPr>
        <w:t xml:space="preserve">Abstract: </w:t>
      </w:r>
      <w:proofErr w:type="spellStart"/>
      <w:ins w:id="30" w:author="Ayperi Ülkü" w:date="2024-03-19T23:09:00Z">
        <w:r w:rsidR="00CD35C7" w:rsidRPr="00CD35C7">
          <w:rPr>
            <w:rFonts w:eastAsia="Calibri"/>
            <w:lang w:val="tr-TR"/>
            <w:rPrChange w:id="31" w:author="Ayperi Ülkü" w:date="2024-03-19T23:09:00Z">
              <w:rPr>
                <w:rFonts w:eastAsia="Calibri"/>
                <w:b/>
                <w:bCs/>
                <w:lang w:val="tr-TR"/>
              </w:rPr>
            </w:rPrChange>
          </w:rPr>
          <w:t>One</w:t>
        </w:r>
        <w:proofErr w:type="spellEnd"/>
        <w:r w:rsidR="00CD35C7" w:rsidRPr="00CD35C7">
          <w:rPr>
            <w:rFonts w:eastAsia="Calibri"/>
            <w:lang w:val="tr-TR"/>
            <w:rPrChange w:id="32" w:author="Ayperi Ülkü" w:date="2024-03-19T23:09:00Z">
              <w:rPr>
                <w:rFonts w:eastAsia="Calibri"/>
                <w:b/>
                <w:bCs/>
                <w:lang w:val="tr-TR"/>
              </w:rPr>
            </w:rPrChange>
          </w:rPr>
          <w:t xml:space="preserve"> of </w:t>
        </w:r>
        <w:proofErr w:type="spellStart"/>
        <w:r w:rsidR="00CD35C7" w:rsidRPr="00CD35C7">
          <w:rPr>
            <w:rFonts w:eastAsia="Calibri"/>
            <w:lang w:val="tr-TR"/>
            <w:rPrChange w:id="33" w:author="Ayperi Ülkü" w:date="2024-03-19T23:09:00Z">
              <w:rPr>
                <w:rFonts w:eastAsia="Calibri"/>
                <w:b/>
                <w:bCs/>
                <w:lang w:val="tr-TR"/>
              </w:rPr>
            </w:rPrChange>
          </w:rPr>
          <w:t>the</w:t>
        </w:r>
        <w:proofErr w:type="spellEnd"/>
        <w:r w:rsidR="00CD35C7" w:rsidRPr="00CD35C7">
          <w:rPr>
            <w:rFonts w:eastAsia="Calibri"/>
            <w:lang w:val="tr-TR"/>
            <w:rPrChange w:id="34" w:author="Ayperi Ülkü" w:date="2024-03-19T23:09:00Z">
              <w:rPr>
                <w:rFonts w:eastAsia="Calibri"/>
                <w:b/>
                <w:bCs/>
                <w:lang w:val="tr-TR"/>
              </w:rPr>
            </w:rPrChange>
          </w:rPr>
          <w:t xml:space="preserve"> </w:t>
        </w:r>
        <w:proofErr w:type="spellStart"/>
        <w:r w:rsidR="00CD35C7" w:rsidRPr="00CD35C7">
          <w:rPr>
            <w:rFonts w:eastAsia="Calibri"/>
            <w:lang w:val="tr-TR"/>
            <w:rPrChange w:id="35" w:author="Ayperi Ülkü" w:date="2024-03-19T23:09:00Z">
              <w:rPr>
                <w:rFonts w:eastAsia="Calibri"/>
                <w:b/>
                <w:bCs/>
                <w:lang w:val="tr-TR"/>
              </w:rPr>
            </w:rPrChange>
          </w:rPr>
          <w:t>most</w:t>
        </w:r>
        <w:proofErr w:type="spellEnd"/>
        <w:r w:rsidR="00CD35C7" w:rsidRPr="00CD35C7">
          <w:rPr>
            <w:rFonts w:eastAsia="Calibri"/>
            <w:lang w:val="tr-TR"/>
            <w:rPrChange w:id="36" w:author="Ayperi Ülkü" w:date="2024-03-19T23:09:00Z">
              <w:rPr>
                <w:rFonts w:eastAsia="Calibri"/>
                <w:b/>
                <w:bCs/>
                <w:lang w:val="tr-TR"/>
              </w:rPr>
            </w:rPrChange>
          </w:rPr>
          <w:t xml:space="preserve"> </w:t>
        </w:r>
        <w:proofErr w:type="spellStart"/>
        <w:r w:rsidR="00CD35C7" w:rsidRPr="00CD35C7">
          <w:rPr>
            <w:rFonts w:eastAsia="Calibri"/>
            <w:lang w:val="tr-TR"/>
            <w:rPrChange w:id="37" w:author="Ayperi Ülkü" w:date="2024-03-19T23:09:00Z">
              <w:rPr>
                <w:rFonts w:eastAsia="Calibri"/>
                <w:b/>
                <w:bCs/>
                <w:lang w:val="tr-TR"/>
              </w:rPr>
            </w:rPrChange>
          </w:rPr>
          <w:t>important</w:t>
        </w:r>
        <w:proofErr w:type="spellEnd"/>
        <w:r w:rsidR="00CD35C7" w:rsidRPr="00CD35C7">
          <w:rPr>
            <w:rFonts w:eastAsia="Calibri"/>
            <w:lang w:val="tr-TR"/>
            <w:rPrChange w:id="38" w:author="Ayperi Ülkü" w:date="2024-03-19T23:09:00Z">
              <w:rPr>
                <w:rFonts w:eastAsia="Calibri"/>
                <w:b/>
                <w:bCs/>
                <w:lang w:val="tr-TR"/>
              </w:rPr>
            </w:rPrChange>
          </w:rPr>
          <w:t xml:space="preserve"> </w:t>
        </w:r>
        <w:proofErr w:type="spellStart"/>
        <w:r w:rsidR="00CD35C7" w:rsidRPr="00CD35C7">
          <w:rPr>
            <w:rFonts w:eastAsia="Calibri"/>
            <w:lang w:val="tr-TR"/>
            <w:rPrChange w:id="39" w:author="Ayperi Ülkü" w:date="2024-03-19T23:09:00Z">
              <w:rPr>
                <w:rFonts w:eastAsia="Calibri"/>
                <w:b/>
                <w:bCs/>
                <w:lang w:val="tr-TR"/>
              </w:rPr>
            </w:rPrChange>
          </w:rPr>
          <w:t>developments</w:t>
        </w:r>
        <w:proofErr w:type="spellEnd"/>
        <w:r w:rsidR="00CD35C7" w:rsidRPr="00CD35C7">
          <w:rPr>
            <w:rFonts w:eastAsia="Calibri"/>
            <w:lang w:val="tr-TR"/>
            <w:rPrChange w:id="40" w:author="Ayperi Ülkü" w:date="2024-03-19T23:09:00Z">
              <w:rPr>
                <w:rFonts w:eastAsia="Calibri"/>
                <w:b/>
                <w:bCs/>
                <w:lang w:val="tr-TR"/>
              </w:rPr>
            </w:rPrChange>
          </w:rPr>
          <w:t xml:space="preserve"> in metal-</w:t>
        </w:r>
        <w:proofErr w:type="spellStart"/>
        <w:r w:rsidR="00CD35C7" w:rsidRPr="00CD35C7">
          <w:rPr>
            <w:rFonts w:eastAsia="Calibri"/>
            <w:lang w:val="tr-TR"/>
            <w:rPrChange w:id="41" w:author="Ayperi Ülkü" w:date="2024-03-19T23:09:00Z">
              <w:rPr>
                <w:rFonts w:eastAsia="Calibri"/>
                <w:b/>
                <w:bCs/>
                <w:lang w:val="tr-TR"/>
              </w:rPr>
            </w:rPrChange>
          </w:rPr>
          <w:t>oxide</w:t>
        </w:r>
        <w:proofErr w:type="spellEnd"/>
        <w:r w:rsidR="00CD35C7" w:rsidRPr="00CD35C7">
          <w:rPr>
            <w:rFonts w:eastAsia="Calibri"/>
            <w:lang w:val="tr-TR"/>
            <w:rPrChange w:id="42" w:author="Ayperi Ülkü" w:date="2024-03-19T23:09:00Z">
              <w:rPr>
                <w:rFonts w:eastAsia="Calibri"/>
                <w:b/>
                <w:bCs/>
                <w:lang w:val="tr-TR"/>
              </w:rPr>
            </w:rPrChange>
          </w:rPr>
          <w:t>-</w:t>
        </w:r>
        <w:proofErr w:type="spellStart"/>
        <w:r w:rsidR="00CD35C7" w:rsidRPr="00CD35C7">
          <w:rPr>
            <w:rFonts w:eastAsia="Calibri"/>
            <w:lang w:val="tr-TR"/>
            <w:rPrChange w:id="43" w:author="Ayperi Ülkü" w:date="2024-03-19T23:09:00Z">
              <w:rPr>
                <w:rFonts w:eastAsia="Calibri"/>
                <w:b/>
                <w:bCs/>
                <w:lang w:val="tr-TR"/>
              </w:rPr>
            </w:rPrChange>
          </w:rPr>
          <w:t>semiconductor</w:t>
        </w:r>
        <w:proofErr w:type="spellEnd"/>
        <w:r w:rsidR="00CD35C7" w:rsidRPr="00CD35C7">
          <w:rPr>
            <w:rFonts w:eastAsia="Calibri"/>
            <w:lang w:val="tr-TR"/>
            <w:rPrChange w:id="44" w:author="Ayperi Ülkü" w:date="2024-03-19T23:09:00Z">
              <w:rPr>
                <w:rFonts w:eastAsia="Calibri"/>
                <w:b/>
                <w:bCs/>
                <w:lang w:val="tr-TR"/>
              </w:rPr>
            </w:rPrChange>
          </w:rPr>
          <w:t xml:space="preserve"> </w:t>
        </w:r>
        <w:proofErr w:type="spellStart"/>
        <w:r w:rsidR="00CD35C7" w:rsidRPr="00CD35C7">
          <w:rPr>
            <w:rFonts w:eastAsia="Calibri"/>
            <w:lang w:val="tr-TR"/>
            <w:rPrChange w:id="45" w:author="Ayperi Ülkü" w:date="2024-03-19T23:09:00Z">
              <w:rPr>
                <w:rFonts w:eastAsia="Calibri"/>
                <w:b/>
                <w:bCs/>
                <w:lang w:val="tr-TR"/>
              </w:rPr>
            </w:rPrChange>
          </w:rPr>
          <w:t>field</w:t>
        </w:r>
        <w:proofErr w:type="spellEnd"/>
        <w:r w:rsidR="00CD35C7" w:rsidRPr="00CD35C7">
          <w:rPr>
            <w:rFonts w:eastAsia="Calibri"/>
            <w:lang w:val="tr-TR"/>
            <w:rPrChange w:id="46" w:author="Ayperi Ülkü" w:date="2024-03-19T23:09:00Z">
              <w:rPr>
                <w:rFonts w:eastAsia="Calibri"/>
                <w:b/>
                <w:bCs/>
                <w:lang w:val="tr-TR"/>
              </w:rPr>
            </w:rPrChange>
          </w:rPr>
          <w:t xml:space="preserve"> </w:t>
        </w:r>
        <w:proofErr w:type="spellStart"/>
        <w:r w:rsidR="00CD35C7" w:rsidRPr="00CD35C7">
          <w:rPr>
            <w:rFonts w:eastAsia="Calibri"/>
            <w:lang w:val="tr-TR"/>
            <w:rPrChange w:id="47" w:author="Ayperi Ülkü" w:date="2024-03-19T23:09:00Z">
              <w:rPr>
                <w:rFonts w:eastAsia="Calibri"/>
                <w:b/>
                <w:bCs/>
                <w:lang w:val="tr-TR"/>
              </w:rPr>
            </w:rPrChange>
          </w:rPr>
          <w:t>effect</w:t>
        </w:r>
        <w:proofErr w:type="spellEnd"/>
        <w:r w:rsidR="00CD35C7" w:rsidRPr="00CD35C7">
          <w:rPr>
            <w:rFonts w:eastAsia="Calibri"/>
            <w:lang w:val="tr-TR"/>
            <w:rPrChange w:id="48" w:author="Ayperi Ülkü" w:date="2024-03-19T23:09:00Z">
              <w:rPr>
                <w:rFonts w:eastAsia="Calibri"/>
                <w:b/>
                <w:bCs/>
                <w:lang w:val="tr-TR"/>
              </w:rPr>
            </w:rPrChange>
          </w:rPr>
          <w:t xml:space="preserve"> </w:t>
        </w:r>
        <w:proofErr w:type="spellStart"/>
        <w:r w:rsidR="00CD35C7" w:rsidRPr="00CD35C7">
          <w:rPr>
            <w:rFonts w:eastAsia="Calibri"/>
            <w:lang w:val="tr-TR"/>
            <w:rPrChange w:id="49" w:author="Ayperi Ülkü" w:date="2024-03-19T23:09:00Z">
              <w:rPr>
                <w:rFonts w:eastAsia="Calibri"/>
                <w:b/>
                <w:bCs/>
                <w:lang w:val="tr-TR"/>
              </w:rPr>
            </w:rPrChange>
          </w:rPr>
          <w:t>transistors</w:t>
        </w:r>
        <w:proofErr w:type="spellEnd"/>
        <w:r w:rsidR="00CD35C7" w:rsidRPr="00CD35C7">
          <w:rPr>
            <w:rFonts w:eastAsia="Calibri"/>
            <w:lang w:val="tr-TR"/>
            <w:rPrChange w:id="50" w:author="Ayperi Ülkü" w:date="2024-03-19T23:09:00Z">
              <w:rPr>
                <w:rFonts w:eastAsia="Calibri"/>
                <w:b/>
                <w:bCs/>
                <w:lang w:val="tr-TR"/>
              </w:rPr>
            </w:rPrChange>
          </w:rPr>
          <w:t xml:space="preserve"> (MOS-</w:t>
        </w:r>
        <w:proofErr w:type="spellStart"/>
        <w:r w:rsidR="00CD35C7" w:rsidRPr="00CD35C7">
          <w:rPr>
            <w:rFonts w:eastAsia="Calibri"/>
            <w:lang w:val="tr-TR"/>
            <w:rPrChange w:id="51" w:author="Ayperi Ülkü" w:date="2024-03-19T23:09:00Z">
              <w:rPr>
                <w:rFonts w:eastAsia="Calibri"/>
                <w:b/>
                <w:bCs/>
                <w:lang w:val="tr-TR"/>
              </w:rPr>
            </w:rPrChange>
          </w:rPr>
          <w:t>FETs</w:t>
        </w:r>
        <w:proofErr w:type="spellEnd"/>
        <w:r w:rsidR="00CD35C7" w:rsidRPr="00CD35C7">
          <w:rPr>
            <w:rFonts w:eastAsia="Calibri"/>
            <w:lang w:val="tr-TR"/>
            <w:rPrChange w:id="52" w:author="Ayperi Ülkü" w:date="2024-03-19T23:09:00Z">
              <w:rPr>
                <w:rFonts w:eastAsia="Calibri"/>
                <w:b/>
                <w:bCs/>
                <w:lang w:val="tr-TR"/>
              </w:rPr>
            </w:rPrChange>
          </w:rPr>
          <w:t xml:space="preserve">) since </w:t>
        </w:r>
        <w:proofErr w:type="spellStart"/>
        <w:r w:rsidR="00CD35C7" w:rsidRPr="00CD35C7">
          <w:rPr>
            <w:rFonts w:eastAsia="Calibri"/>
            <w:lang w:val="tr-TR"/>
            <w:rPrChange w:id="53" w:author="Ayperi Ülkü" w:date="2024-03-19T23:09:00Z">
              <w:rPr>
                <w:rFonts w:eastAsia="Calibri"/>
                <w:b/>
                <w:bCs/>
                <w:lang w:val="tr-TR"/>
              </w:rPr>
            </w:rPrChange>
          </w:rPr>
          <w:t>their</w:t>
        </w:r>
        <w:proofErr w:type="spellEnd"/>
        <w:r w:rsidR="00CD35C7" w:rsidRPr="00CD35C7">
          <w:rPr>
            <w:rFonts w:eastAsia="Calibri"/>
            <w:lang w:val="tr-TR"/>
            <w:rPrChange w:id="54" w:author="Ayperi Ülkü" w:date="2024-03-19T23:09:00Z">
              <w:rPr>
                <w:rFonts w:eastAsia="Calibri"/>
                <w:b/>
                <w:bCs/>
                <w:lang w:val="tr-TR"/>
              </w:rPr>
            </w:rPrChange>
          </w:rPr>
          <w:t xml:space="preserve"> </w:t>
        </w:r>
        <w:proofErr w:type="spellStart"/>
        <w:r w:rsidR="00CD35C7" w:rsidRPr="00CD35C7">
          <w:rPr>
            <w:rFonts w:eastAsia="Calibri"/>
            <w:lang w:val="tr-TR"/>
            <w:rPrChange w:id="55" w:author="Ayperi Ülkü" w:date="2024-03-19T23:09:00Z">
              <w:rPr>
                <w:rFonts w:eastAsia="Calibri"/>
                <w:b/>
                <w:bCs/>
                <w:lang w:val="tr-TR"/>
              </w:rPr>
            </w:rPrChange>
          </w:rPr>
          <w:t>creation</w:t>
        </w:r>
        <w:proofErr w:type="spellEnd"/>
        <w:r w:rsidR="00CD35C7" w:rsidRPr="00CD35C7">
          <w:rPr>
            <w:rFonts w:eastAsia="Calibri"/>
            <w:lang w:val="tr-TR"/>
            <w:rPrChange w:id="56" w:author="Ayperi Ülkü" w:date="2024-03-19T23:09:00Z">
              <w:rPr>
                <w:rFonts w:eastAsia="Calibri"/>
                <w:b/>
                <w:bCs/>
                <w:lang w:val="tr-TR"/>
              </w:rPr>
            </w:rPrChange>
          </w:rPr>
          <w:t xml:space="preserve"> in </w:t>
        </w:r>
        <w:proofErr w:type="spellStart"/>
        <w:r w:rsidR="00CD35C7" w:rsidRPr="00CD35C7">
          <w:rPr>
            <w:rFonts w:eastAsia="Calibri"/>
            <w:lang w:val="tr-TR"/>
            <w:rPrChange w:id="57" w:author="Ayperi Ülkü" w:date="2024-03-19T23:09:00Z">
              <w:rPr>
                <w:rFonts w:eastAsia="Calibri"/>
                <w:b/>
                <w:bCs/>
                <w:lang w:val="tr-TR"/>
              </w:rPr>
            </w:rPrChange>
          </w:rPr>
          <w:t>the</w:t>
        </w:r>
        <w:proofErr w:type="spellEnd"/>
        <w:r w:rsidR="00CD35C7" w:rsidRPr="00CD35C7">
          <w:rPr>
            <w:rFonts w:eastAsia="Calibri"/>
            <w:lang w:val="tr-TR"/>
            <w:rPrChange w:id="58" w:author="Ayperi Ülkü" w:date="2024-03-19T23:09:00Z">
              <w:rPr>
                <w:rFonts w:eastAsia="Calibri"/>
                <w:b/>
                <w:bCs/>
                <w:lang w:val="tr-TR"/>
              </w:rPr>
            </w:rPrChange>
          </w:rPr>
          <w:t xml:space="preserve"> 1960s is </w:t>
        </w:r>
        <w:proofErr w:type="spellStart"/>
        <w:r w:rsidR="00CD35C7" w:rsidRPr="00CD35C7">
          <w:rPr>
            <w:rFonts w:eastAsia="Calibri"/>
            <w:lang w:val="tr-TR"/>
            <w:rPrChange w:id="59" w:author="Ayperi Ülkü" w:date="2024-03-19T23:09:00Z">
              <w:rPr>
                <w:rFonts w:eastAsia="Calibri"/>
                <w:b/>
                <w:bCs/>
                <w:lang w:val="tr-TR"/>
              </w:rPr>
            </w:rPrChange>
          </w:rPr>
          <w:t>the</w:t>
        </w:r>
        <w:proofErr w:type="spellEnd"/>
        <w:r w:rsidR="00CD35C7" w:rsidRPr="00CD35C7">
          <w:rPr>
            <w:rFonts w:eastAsia="Calibri"/>
            <w:lang w:val="tr-TR"/>
            <w:rPrChange w:id="60" w:author="Ayperi Ülkü" w:date="2024-03-19T23:09:00Z">
              <w:rPr>
                <w:rFonts w:eastAsia="Calibri"/>
                <w:b/>
                <w:bCs/>
                <w:lang w:val="tr-TR"/>
              </w:rPr>
            </w:rPrChange>
          </w:rPr>
          <w:t xml:space="preserve"> </w:t>
        </w:r>
        <w:proofErr w:type="spellStart"/>
        <w:r w:rsidR="00CD35C7" w:rsidRPr="00CD35C7">
          <w:rPr>
            <w:rFonts w:eastAsia="Calibri"/>
            <w:lang w:val="tr-TR"/>
            <w:rPrChange w:id="61" w:author="Ayperi Ülkü" w:date="2024-03-19T23:09:00Z">
              <w:rPr>
                <w:rFonts w:eastAsia="Calibri"/>
                <w:b/>
                <w:bCs/>
                <w:lang w:val="tr-TR"/>
              </w:rPr>
            </w:rPrChange>
          </w:rPr>
          <w:t>three-dimensionalized</w:t>
        </w:r>
        <w:proofErr w:type="spellEnd"/>
        <w:r w:rsidR="00CD35C7" w:rsidRPr="00CD35C7">
          <w:rPr>
            <w:rFonts w:eastAsia="Calibri"/>
            <w:lang w:val="tr-TR"/>
            <w:rPrChange w:id="62" w:author="Ayperi Ülkü" w:date="2024-03-19T23:09:00Z">
              <w:rPr>
                <w:rFonts w:eastAsia="Calibri"/>
                <w:b/>
                <w:bCs/>
                <w:lang w:val="tr-TR"/>
              </w:rPr>
            </w:rPrChange>
          </w:rPr>
          <w:t xml:space="preserve"> </w:t>
        </w:r>
        <w:proofErr w:type="spellStart"/>
        <w:r w:rsidR="00CD35C7" w:rsidRPr="00CD35C7">
          <w:rPr>
            <w:rFonts w:eastAsia="Calibri"/>
            <w:lang w:val="tr-TR"/>
            <w:rPrChange w:id="63" w:author="Ayperi Ülkü" w:date="2024-03-19T23:09:00Z">
              <w:rPr>
                <w:rFonts w:eastAsia="Calibri"/>
                <w:b/>
                <w:bCs/>
                <w:lang w:val="tr-TR"/>
              </w:rPr>
            </w:rPrChange>
          </w:rPr>
          <w:t>variant</w:t>
        </w:r>
        <w:proofErr w:type="spellEnd"/>
        <w:r w:rsidR="00CD35C7" w:rsidRPr="00CD35C7">
          <w:rPr>
            <w:rFonts w:eastAsia="Calibri"/>
            <w:lang w:val="tr-TR"/>
            <w:rPrChange w:id="64" w:author="Ayperi Ülkü" w:date="2024-03-19T23:09:00Z">
              <w:rPr>
                <w:rFonts w:eastAsia="Calibri"/>
                <w:b/>
                <w:bCs/>
                <w:lang w:val="tr-TR"/>
              </w:rPr>
            </w:rPrChange>
          </w:rPr>
          <w:t xml:space="preserve">, </w:t>
        </w:r>
        <w:proofErr w:type="spellStart"/>
        <w:r w:rsidR="00CD35C7" w:rsidRPr="00CD35C7">
          <w:rPr>
            <w:rFonts w:eastAsia="Calibri"/>
            <w:lang w:val="tr-TR"/>
            <w:rPrChange w:id="65" w:author="Ayperi Ülkü" w:date="2024-03-19T23:09:00Z">
              <w:rPr>
                <w:rFonts w:eastAsia="Calibri"/>
                <w:b/>
                <w:bCs/>
                <w:lang w:val="tr-TR"/>
              </w:rPr>
            </w:rPrChange>
          </w:rPr>
          <w:t>known</w:t>
        </w:r>
        <w:proofErr w:type="spellEnd"/>
        <w:r w:rsidR="00CD35C7" w:rsidRPr="00CD35C7">
          <w:rPr>
            <w:rFonts w:eastAsia="Calibri"/>
            <w:lang w:val="tr-TR"/>
            <w:rPrChange w:id="66" w:author="Ayperi Ülkü" w:date="2024-03-19T23:09:00Z">
              <w:rPr>
                <w:rFonts w:eastAsia="Calibri"/>
                <w:b/>
                <w:bCs/>
                <w:lang w:val="tr-TR"/>
              </w:rPr>
            </w:rPrChange>
          </w:rPr>
          <w:t xml:space="preserve"> as FinFET, </w:t>
        </w:r>
        <w:proofErr w:type="spellStart"/>
        <w:r w:rsidR="00CD35C7" w:rsidRPr="00CD35C7">
          <w:rPr>
            <w:rFonts w:eastAsia="Calibri"/>
            <w:lang w:val="tr-TR"/>
            <w:rPrChange w:id="67" w:author="Ayperi Ülkü" w:date="2024-03-19T23:09:00Z">
              <w:rPr>
                <w:rFonts w:eastAsia="Calibri"/>
                <w:b/>
                <w:bCs/>
                <w:lang w:val="tr-TR"/>
              </w:rPr>
            </w:rPrChange>
          </w:rPr>
          <w:t>which</w:t>
        </w:r>
        <w:proofErr w:type="spellEnd"/>
        <w:r w:rsidR="00CD35C7" w:rsidRPr="00CD35C7">
          <w:rPr>
            <w:rFonts w:eastAsia="Calibri"/>
            <w:lang w:val="tr-TR"/>
            <w:rPrChange w:id="68" w:author="Ayperi Ülkü" w:date="2024-03-19T23:09:00Z">
              <w:rPr>
                <w:rFonts w:eastAsia="Calibri"/>
                <w:b/>
                <w:bCs/>
                <w:lang w:val="tr-TR"/>
              </w:rPr>
            </w:rPrChange>
          </w:rPr>
          <w:t xml:space="preserve"> </w:t>
        </w:r>
        <w:proofErr w:type="spellStart"/>
        <w:r w:rsidR="00CD35C7" w:rsidRPr="00CD35C7">
          <w:rPr>
            <w:rFonts w:eastAsia="Calibri"/>
            <w:lang w:val="tr-TR"/>
            <w:rPrChange w:id="69" w:author="Ayperi Ülkü" w:date="2024-03-19T23:09:00Z">
              <w:rPr>
                <w:rFonts w:eastAsia="Calibri"/>
                <w:b/>
                <w:bCs/>
                <w:lang w:val="tr-TR"/>
              </w:rPr>
            </w:rPrChange>
          </w:rPr>
          <w:t>creates</w:t>
        </w:r>
        <w:proofErr w:type="spellEnd"/>
        <w:r w:rsidR="00CD35C7" w:rsidRPr="00CD35C7">
          <w:rPr>
            <w:rFonts w:eastAsia="Calibri"/>
            <w:lang w:val="tr-TR"/>
            <w:rPrChange w:id="70" w:author="Ayperi Ülkü" w:date="2024-03-19T23:09:00Z">
              <w:rPr>
                <w:rFonts w:eastAsia="Calibri"/>
                <w:b/>
                <w:bCs/>
                <w:lang w:val="tr-TR"/>
              </w:rPr>
            </w:rPrChange>
          </w:rPr>
          <w:t xml:space="preserve"> a </w:t>
        </w:r>
        <w:proofErr w:type="spellStart"/>
        <w:r w:rsidR="00CD35C7" w:rsidRPr="00CD35C7">
          <w:rPr>
            <w:rFonts w:eastAsia="Calibri"/>
            <w:lang w:val="tr-TR"/>
            <w:rPrChange w:id="71" w:author="Ayperi Ülkü" w:date="2024-03-19T23:09:00Z">
              <w:rPr>
                <w:rFonts w:eastAsia="Calibri"/>
                <w:b/>
                <w:bCs/>
                <w:lang w:val="tr-TR"/>
              </w:rPr>
            </w:rPrChange>
          </w:rPr>
          <w:t>vertical</w:t>
        </w:r>
        <w:proofErr w:type="spellEnd"/>
        <w:r w:rsidR="00CD35C7" w:rsidRPr="00CD35C7">
          <w:rPr>
            <w:rFonts w:eastAsia="Calibri"/>
            <w:lang w:val="tr-TR"/>
            <w:rPrChange w:id="72" w:author="Ayperi Ülkü" w:date="2024-03-19T23:09:00Z">
              <w:rPr>
                <w:rFonts w:eastAsia="Calibri"/>
                <w:b/>
                <w:bCs/>
                <w:lang w:val="tr-TR"/>
              </w:rPr>
            </w:rPrChange>
          </w:rPr>
          <w:t xml:space="preserve"> </w:t>
        </w:r>
        <w:proofErr w:type="spellStart"/>
        <w:r w:rsidR="00CD35C7" w:rsidRPr="00CD35C7">
          <w:rPr>
            <w:rFonts w:eastAsia="Calibri"/>
            <w:lang w:val="tr-TR"/>
            <w:rPrChange w:id="73" w:author="Ayperi Ülkü" w:date="2024-03-19T23:09:00Z">
              <w:rPr>
                <w:rFonts w:eastAsia="Calibri"/>
                <w:b/>
                <w:bCs/>
                <w:lang w:val="tr-TR"/>
              </w:rPr>
            </w:rPrChange>
          </w:rPr>
          <w:t>wrapping</w:t>
        </w:r>
        <w:proofErr w:type="spellEnd"/>
        <w:r w:rsidR="00CD35C7" w:rsidRPr="00CD35C7">
          <w:rPr>
            <w:rFonts w:eastAsia="Calibri"/>
            <w:lang w:val="tr-TR"/>
            <w:rPrChange w:id="74" w:author="Ayperi Ülkü" w:date="2024-03-19T23:09:00Z">
              <w:rPr>
                <w:rFonts w:eastAsia="Calibri"/>
                <w:b/>
                <w:bCs/>
                <w:lang w:val="tr-TR"/>
              </w:rPr>
            </w:rPrChange>
          </w:rPr>
          <w:t xml:space="preserve"> of </w:t>
        </w:r>
        <w:proofErr w:type="spellStart"/>
        <w:r w:rsidR="00CD35C7" w:rsidRPr="00CD35C7">
          <w:rPr>
            <w:rFonts w:eastAsia="Calibri"/>
            <w:lang w:val="tr-TR"/>
            <w:rPrChange w:id="75" w:author="Ayperi Ülkü" w:date="2024-03-19T23:09:00Z">
              <w:rPr>
                <w:rFonts w:eastAsia="Calibri"/>
                <w:b/>
                <w:bCs/>
                <w:lang w:val="tr-TR"/>
              </w:rPr>
            </w:rPrChange>
          </w:rPr>
          <w:t>the</w:t>
        </w:r>
        <w:proofErr w:type="spellEnd"/>
        <w:r w:rsidR="00CD35C7" w:rsidRPr="00CD35C7">
          <w:rPr>
            <w:rFonts w:eastAsia="Calibri"/>
            <w:lang w:val="tr-TR"/>
            <w:rPrChange w:id="76" w:author="Ayperi Ülkü" w:date="2024-03-19T23:09:00Z">
              <w:rPr>
                <w:rFonts w:eastAsia="Calibri"/>
                <w:b/>
                <w:bCs/>
                <w:lang w:val="tr-TR"/>
              </w:rPr>
            </w:rPrChange>
          </w:rPr>
          <w:t xml:space="preserve"> </w:t>
        </w:r>
        <w:proofErr w:type="spellStart"/>
        <w:r w:rsidR="00CD35C7" w:rsidRPr="00CD35C7">
          <w:rPr>
            <w:rFonts w:eastAsia="Calibri"/>
            <w:lang w:val="tr-TR"/>
            <w:rPrChange w:id="77" w:author="Ayperi Ülkü" w:date="2024-03-19T23:09:00Z">
              <w:rPr>
                <w:rFonts w:eastAsia="Calibri"/>
                <w:b/>
                <w:bCs/>
                <w:lang w:val="tr-TR"/>
              </w:rPr>
            </w:rPrChange>
          </w:rPr>
          <w:t>semiconducting</w:t>
        </w:r>
        <w:proofErr w:type="spellEnd"/>
        <w:r w:rsidR="00CD35C7" w:rsidRPr="00CD35C7">
          <w:rPr>
            <w:rFonts w:eastAsia="Calibri"/>
            <w:lang w:val="tr-TR"/>
            <w:rPrChange w:id="78" w:author="Ayperi Ülkü" w:date="2024-03-19T23:09:00Z">
              <w:rPr>
                <w:rFonts w:eastAsia="Calibri"/>
                <w:b/>
                <w:bCs/>
                <w:lang w:val="tr-TR"/>
              </w:rPr>
            </w:rPrChange>
          </w:rPr>
          <w:t xml:space="preserve"> </w:t>
        </w:r>
        <w:proofErr w:type="spellStart"/>
        <w:r w:rsidR="00CD35C7" w:rsidRPr="00CD35C7">
          <w:rPr>
            <w:rFonts w:eastAsia="Calibri"/>
            <w:lang w:val="tr-TR"/>
            <w:rPrChange w:id="79" w:author="Ayperi Ülkü" w:date="2024-03-19T23:09:00Z">
              <w:rPr>
                <w:rFonts w:eastAsia="Calibri"/>
                <w:b/>
                <w:bCs/>
                <w:lang w:val="tr-TR"/>
              </w:rPr>
            </w:rPrChange>
          </w:rPr>
          <w:t>channel</w:t>
        </w:r>
        <w:proofErr w:type="spellEnd"/>
        <w:r w:rsidR="00CD35C7" w:rsidRPr="00CD35C7">
          <w:rPr>
            <w:rFonts w:eastAsia="Calibri"/>
            <w:lang w:val="tr-TR"/>
            <w:rPrChange w:id="80" w:author="Ayperi Ülkü" w:date="2024-03-19T23:09:00Z">
              <w:rPr>
                <w:rFonts w:eastAsia="Calibri"/>
                <w:b/>
                <w:bCs/>
                <w:lang w:val="tr-TR"/>
              </w:rPr>
            </w:rPrChange>
          </w:rPr>
          <w:t xml:space="preserve"> </w:t>
        </w:r>
        <w:proofErr w:type="spellStart"/>
        <w:r w:rsidR="00CD35C7" w:rsidRPr="00CD35C7">
          <w:rPr>
            <w:rFonts w:eastAsia="Calibri"/>
            <w:lang w:val="tr-TR"/>
            <w:rPrChange w:id="81" w:author="Ayperi Ülkü" w:date="2024-03-19T23:09:00Z">
              <w:rPr>
                <w:rFonts w:eastAsia="Calibri"/>
                <w:b/>
                <w:bCs/>
                <w:lang w:val="tr-TR"/>
              </w:rPr>
            </w:rPrChange>
          </w:rPr>
          <w:t>by</w:t>
        </w:r>
        <w:proofErr w:type="spellEnd"/>
        <w:r w:rsidR="00CD35C7" w:rsidRPr="00CD35C7">
          <w:rPr>
            <w:rFonts w:eastAsia="Calibri"/>
            <w:lang w:val="tr-TR"/>
            <w:rPrChange w:id="82" w:author="Ayperi Ülkü" w:date="2024-03-19T23:09:00Z">
              <w:rPr>
                <w:rFonts w:eastAsia="Calibri"/>
                <w:b/>
                <w:bCs/>
                <w:lang w:val="tr-TR"/>
              </w:rPr>
            </w:rPrChange>
          </w:rPr>
          <w:t xml:space="preserve"> </w:t>
        </w:r>
        <w:proofErr w:type="spellStart"/>
        <w:r w:rsidR="00CD35C7" w:rsidRPr="00CD35C7">
          <w:rPr>
            <w:rFonts w:eastAsia="Calibri"/>
            <w:lang w:val="tr-TR"/>
            <w:rPrChange w:id="83" w:author="Ayperi Ülkü" w:date="2024-03-19T23:09:00Z">
              <w:rPr>
                <w:rFonts w:eastAsia="Calibri"/>
                <w:b/>
                <w:bCs/>
                <w:lang w:val="tr-TR"/>
              </w:rPr>
            </w:rPrChange>
          </w:rPr>
          <w:t>conformal</w:t>
        </w:r>
        <w:proofErr w:type="spellEnd"/>
        <w:r w:rsidR="00CD35C7" w:rsidRPr="00CD35C7">
          <w:rPr>
            <w:rFonts w:eastAsia="Calibri"/>
            <w:lang w:val="tr-TR"/>
            <w:rPrChange w:id="84" w:author="Ayperi Ülkü" w:date="2024-03-19T23:09:00Z">
              <w:rPr>
                <w:rFonts w:eastAsia="Calibri"/>
                <w:b/>
                <w:bCs/>
                <w:lang w:val="tr-TR"/>
              </w:rPr>
            </w:rPrChange>
          </w:rPr>
          <w:t xml:space="preserve"> </w:t>
        </w:r>
        <w:proofErr w:type="spellStart"/>
        <w:r w:rsidR="00CD35C7" w:rsidRPr="00CD35C7">
          <w:rPr>
            <w:rFonts w:eastAsia="Calibri"/>
            <w:lang w:val="tr-TR"/>
            <w:rPrChange w:id="85" w:author="Ayperi Ülkü" w:date="2024-03-19T23:09:00Z">
              <w:rPr>
                <w:rFonts w:eastAsia="Calibri"/>
                <w:b/>
                <w:bCs/>
                <w:lang w:val="tr-TR"/>
              </w:rPr>
            </w:rPrChange>
          </w:rPr>
          <w:t>gate</w:t>
        </w:r>
        <w:proofErr w:type="spellEnd"/>
        <w:r w:rsidR="00CD35C7" w:rsidRPr="00CD35C7">
          <w:rPr>
            <w:rFonts w:eastAsia="Calibri"/>
            <w:lang w:val="tr-TR"/>
            <w:rPrChange w:id="86" w:author="Ayperi Ülkü" w:date="2024-03-19T23:09:00Z">
              <w:rPr>
                <w:rFonts w:eastAsia="Calibri"/>
                <w:b/>
                <w:bCs/>
                <w:lang w:val="tr-TR"/>
              </w:rPr>
            </w:rPrChange>
          </w:rPr>
          <w:t xml:space="preserve"> </w:t>
        </w:r>
        <w:proofErr w:type="spellStart"/>
        <w:r w:rsidR="00CD35C7" w:rsidRPr="00CD35C7">
          <w:rPr>
            <w:rFonts w:eastAsia="Calibri"/>
            <w:lang w:val="tr-TR"/>
            <w:rPrChange w:id="87" w:author="Ayperi Ülkü" w:date="2024-03-19T23:09:00Z">
              <w:rPr>
                <w:rFonts w:eastAsia="Calibri"/>
                <w:b/>
                <w:bCs/>
                <w:lang w:val="tr-TR"/>
              </w:rPr>
            </w:rPrChange>
          </w:rPr>
          <w:t>electrodes</w:t>
        </w:r>
        <w:proofErr w:type="spellEnd"/>
        <w:r w:rsidR="00CD35C7" w:rsidRPr="00CD35C7">
          <w:rPr>
            <w:rFonts w:eastAsia="Calibri"/>
            <w:lang w:val="tr-TR"/>
            <w:rPrChange w:id="88" w:author="Ayperi Ülkü" w:date="2024-03-19T23:09:00Z">
              <w:rPr>
                <w:rFonts w:eastAsia="Calibri"/>
                <w:b/>
                <w:bCs/>
                <w:lang w:val="tr-TR"/>
              </w:rPr>
            </w:rPrChange>
          </w:rPr>
          <w:t>.</w:t>
        </w:r>
      </w:ins>
      <w:ins w:id="89" w:author="Ayperi Ülkü" w:date="2024-03-19T23:28:00Z">
        <w:r w:rsidR="009F529F">
          <w:rPr>
            <w:rFonts w:eastAsia="Calibri"/>
            <w:lang w:val="tr-TR"/>
          </w:rPr>
          <w:t xml:space="preserve"> </w:t>
        </w:r>
        <w:proofErr w:type="spellStart"/>
        <w:r w:rsidR="009F529F" w:rsidRPr="009F529F">
          <w:rPr>
            <w:rFonts w:eastAsia="Calibri"/>
            <w:lang w:val="tr-TR"/>
          </w:rPr>
          <w:t>Nanoscaled</w:t>
        </w:r>
        <w:proofErr w:type="spellEnd"/>
        <w:r w:rsidR="009F529F" w:rsidRPr="009F529F">
          <w:rPr>
            <w:rFonts w:eastAsia="Calibri"/>
            <w:lang w:val="tr-TR"/>
          </w:rPr>
          <w:t xml:space="preserve"> </w:t>
        </w:r>
        <w:proofErr w:type="spellStart"/>
        <w:r w:rsidR="009F529F" w:rsidRPr="009F529F">
          <w:rPr>
            <w:rFonts w:eastAsia="Calibri"/>
            <w:lang w:val="tr-TR"/>
          </w:rPr>
          <w:t>dielectric</w:t>
        </w:r>
        <w:proofErr w:type="spellEnd"/>
        <w:r w:rsidR="009F529F" w:rsidRPr="009F529F">
          <w:rPr>
            <w:rFonts w:eastAsia="Calibri"/>
            <w:lang w:val="tr-TR"/>
          </w:rPr>
          <w:t xml:space="preserve"> </w:t>
        </w:r>
        <w:proofErr w:type="spellStart"/>
        <w:r w:rsidR="009F529F" w:rsidRPr="009F529F">
          <w:rPr>
            <w:rFonts w:eastAsia="Calibri"/>
            <w:lang w:val="tr-TR"/>
          </w:rPr>
          <w:t>materials</w:t>
        </w:r>
        <w:proofErr w:type="spellEnd"/>
        <w:r w:rsidR="009F529F" w:rsidRPr="009F529F">
          <w:rPr>
            <w:rFonts w:eastAsia="Calibri"/>
            <w:lang w:val="tr-TR"/>
          </w:rPr>
          <w:t xml:space="preserve"> </w:t>
        </w:r>
        <w:proofErr w:type="spellStart"/>
        <w:r w:rsidR="009F529F" w:rsidRPr="009F529F">
          <w:rPr>
            <w:rFonts w:eastAsia="Calibri"/>
            <w:lang w:val="tr-TR"/>
          </w:rPr>
          <w:t>enable</w:t>
        </w:r>
        <w:proofErr w:type="spellEnd"/>
        <w:r w:rsidR="009F529F" w:rsidRPr="009F529F">
          <w:rPr>
            <w:rFonts w:eastAsia="Calibri"/>
            <w:lang w:val="tr-TR"/>
          </w:rPr>
          <w:t xml:space="preserve"> </w:t>
        </w:r>
        <w:proofErr w:type="spellStart"/>
        <w:r w:rsidR="009F529F" w:rsidRPr="009F529F">
          <w:rPr>
            <w:rFonts w:eastAsia="Calibri"/>
            <w:lang w:val="tr-TR"/>
          </w:rPr>
          <w:t>semiconductor-to-gate</w:t>
        </w:r>
        <w:proofErr w:type="spellEnd"/>
        <w:r w:rsidR="009F529F" w:rsidRPr="009F529F">
          <w:rPr>
            <w:rFonts w:eastAsia="Calibri"/>
            <w:lang w:val="tr-TR"/>
          </w:rPr>
          <w:t xml:space="preserve"> </w:t>
        </w:r>
        <w:proofErr w:type="spellStart"/>
        <w:r w:rsidR="009F529F">
          <w:rPr>
            <w:rFonts w:eastAsia="Calibri"/>
            <w:lang w:val="tr-TR"/>
          </w:rPr>
          <w:t>ins</w:t>
        </w:r>
      </w:ins>
      <w:ins w:id="90" w:author="Ayperi Ülkü" w:date="2024-03-19T23:29:00Z">
        <w:r w:rsidR="009F529F">
          <w:rPr>
            <w:rFonts w:eastAsia="Calibri"/>
            <w:lang w:val="tr-TR"/>
          </w:rPr>
          <w:t>ulation</w:t>
        </w:r>
      </w:ins>
      <w:proofErr w:type="spellEnd"/>
      <w:ins w:id="91" w:author="Ayperi Ülkü" w:date="2024-03-19T23:28:00Z">
        <w:r w:rsidR="009F529F" w:rsidRPr="009F529F">
          <w:rPr>
            <w:rFonts w:eastAsia="Calibri"/>
            <w:lang w:val="tr-TR"/>
          </w:rPr>
          <w:t xml:space="preserve"> </w:t>
        </w:r>
        <w:proofErr w:type="spellStart"/>
        <w:r w:rsidR="009F529F" w:rsidRPr="009F529F">
          <w:rPr>
            <w:rFonts w:eastAsia="Calibri"/>
            <w:lang w:val="tr-TR"/>
          </w:rPr>
          <w:t>function</w:t>
        </w:r>
        <w:proofErr w:type="spellEnd"/>
        <w:r w:rsidR="009F529F" w:rsidRPr="009F529F">
          <w:rPr>
            <w:rFonts w:eastAsia="Calibri"/>
            <w:lang w:val="tr-TR"/>
          </w:rPr>
          <w:t xml:space="preserve"> in </w:t>
        </w:r>
        <w:proofErr w:type="spellStart"/>
        <w:r w:rsidR="009F529F" w:rsidRPr="009F529F">
          <w:rPr>
            <w:rFonts w:eastAsia="Calibri"/>
            <w:lang w:val="tr-TR"/>
          </w:rPr>
          <w:t>all</w:t>
        </w:r>
        <w:proofErr w:type="spellEnd"/>
        <w:r w:rsidR="009F529F" w:rsidRPr="009F529F">
          <w:rPr>
            <w:rFonts w:eastAsia="Calibri"/>
            <w:lang w:val="tr-TR"/>
          </w:rPr>
          <w:t xml:space="preserve"> FinFET </w:t>
        </w:r>
        <w:proofErr w:type="spellStart"/>
        <w:r w:rsidR="009F529F" w:rsidRPr="009F529F">
          <w:rPr>
            <w:rFonts w:eastAsia="Calibri"/>
            <w:lang w:val="tr-TR"/>
          </w:rPr>
          <w:t>topologies</w:t>
        </w:r>
        <w:proofErr w:type="spellEnd"/>
        <w:r w:rsidR="009F529F" w:rsidRPr="009F529F">
          <w:rPr>
            <w:rFonts w:eastAsia="Calibri"/>
            <w:lang w:val="tr-TR"/>
          </w:rPr>
          <w:t xml:space="preserve">. </w:t>
        </w:r>
        <w:r w:rsidR="009F529F">
          <w:rPr>
            <w:rFonts w:eastAsia="Calibri"/>
            <w:lang w:val="tr-TR"/>
          </w:rPr>
          <w:t xml:space="preserve">Yet </w:t>
        </w:r>
      </w:ins>
      <w:del w:id="92" w:author="Ayperi Ülkü" w:date="2024-03-19T23:28:00Z">
        <w:r w:rsidR="00D02B37" w:rsidDel="009F529F">
          <w:rPr>
            <w:bCs/>
            <w:lang w:val="tr-TR"/>
          </w:rPr>
          <w:delText>T</w:delText>
        </w:r>
        <w:r w:rsidR="00D02B37" w:rsidRPr="00A14C2E" w:rsidDel="009F529F">
          <w:rPr>
            <w:bCs/>
            <w:lang w:val="tr-TR"/>
          </w:rPr>
          <w:delText xml:space="preserve">here </w:delText>
        </w:r>
      </w:del>
      <w:proofErr w:type="spellStart"/>
      <w:ins w:id="93" w:author="Ayperi Ülkü" w:date="2024-03-19T23:28:00Z">
        <w:r w:rsidR="009F529F">
          <w:rPr>
            <w:bCs/>
            <w:lang w:val="tr-TR"/>
          </w:rPr>
          <w:t>t</w:t>
        </w:r>
        <w:r w:rsidR="009F529F" w:rsidRPr="00A14C2E">
          <w:rPr>
            <w:bCs/>
            <w:lang w:val="tr-TR"/>
          </w:rPr>
          <w:t>here</w:t>
        </w:r>
        <w:proofErr w:type="spellEnd"/>
        <w:r w:rsidR="009F529F" w:rsidRPr="00A14C2E">
          <w:rPr>
            <w:bCs/>
            <w:lang w:val="tr-TR"/>
          </w:rPr>
          <w:t xml:space="preserve"> </w:t>
        </w:r>
      </w:ins>
      <w:proofErr w:type="spellStart"/>
      <w:r w:rsidR="00D02B37" w:rsidRPr="00A14C2E">
        <w:rPr>
          <w:bCs/>
          <w:lang w:val="tr-TR"/>
        </w:rPr>
        <w:t>exists</w:t>
      </w:r>
      <w:proofErr w:type="spellEnd"/>
      <w:r w:rsidR="00D02B37" w:rsidRPr="00A14C2E">
        <w:rPr>
          <w:bCs/>
          <w:lang w:val="tr-TR"/>
        </w:rPr>
        <w:t xml:space="preserve"> </w:t>
      </w:r>
      <w:proofErr w:type="spellStart"/>
      <w:r w:rsidR="00D02B37" w:rsidRPr="00A14C2E">
        <w:rPr>
          <w:bCs/>
          <w:lang w:val="tr-TR"/>
        </w:rPr>
        <w:t>no</w:t>
      </w:r>
      <w:proofErr w:type="spellEnd"/>
      <w:r w:rsidR="00D02B37" w:rsidRPr="00A14C2E">
        <w:rPr>
          <w:bCs/>
          <w:lang w:val="tr-TR"/>
        </w:rPr>
        <w:t xml:space="preserve"> </w:t>
      </w:r>
      <w:proofErr w:type="spellStart"/>
      <w:r w:rsidR="00D02B37" w:rsidRPr="00A14C2E">
        <w:rPr>
          <w:bCs/>
          <w:lang w:val="tr-TR"/>
        </w:rPr>
        <w:t>simple</w:t>
      </w:r>
      <w:proofErr w:type="spellEnd"/>
      <w:r w:rsidR="00D02B37" w:rsidRPr="00A14C2E">
        <w:rPr>
          <w:bCs/>
          <w:lang w:val="tr-TR"/>
        </w:rPr>
        <w:t xml:space="preserve"> </w:t>
      </w:r>
      <w:proofErr w:type="spellStart"/>
      <w:r w:rsidR="00D02B37" w:rsidRPr="00A14C2E">
        <w:rPr>
          <w:bCs/>
          <w:lang w:val="tr-TR"/>
        </w:rPr>
        <w:t>binary</w:t>
      </w:r>
      <w:proofErr w:type="spellEnd"/>
      <w:r w:rsidR="00D02B37" w:rsidRPr="00A14C2E">
        <w:rPr>
          <w:bCs/>
          <w:lang w:val="tr-TR"/>
        </w:rPr>
        <w:t xml:space="preserve"> </w:t>
      </w:r>
      <w:proofErr w:type="spellStart"/>
      <w:r w:rsidR="00D02B37" w:rsidRPr="00A14C2E">
        <w:rPr>
          <w:bCs/>
          <w:lang w:val="tr-TR"/>
        </w:rPr>
        <w:t>oxide</w:t>
      </w:r>
      <w:proofErr w:type="spellEnd"/>
      <w:r w:rsidR="00D02B37" w:rsidRPr="00A14C2E">
        <w:rPr>
          <w:bCs/>
          <w:lang w:val="tr-TR"/>
        </w:rPr>
        <w:t xml:space="preserve"> </w:t>
      </w:r>
      <w:proofErr w:type="spellStart"/>
      <w:r w:rsidR="00D02B37" w:rsidRPr="00A14C2E">
        <w:rPr>
          <w:bCs/>
          <w:lang w:val="tr-TR"/>
        </w:rPr>
        <w:t>dielectric</w:t>
      </w:r>
      <w:proofErr w:type="spellEnd"/>
      <w:r w:rsidR="00D02B37" w:rsidRPr="00A14C2E">
        <w:rPr>
          <w:bCs/>
          <w:lang w:val="tr-TR"/>
        </w:rPr>
        <w:t xml:space="preserve"> </w:t>
      </w:r>
      <w:proofErr w:type="spellStart"/>
      <w:r w:rsidR="00D02B37" w:rsidRPr="00A14C2E">
        <w:rPr>
          <w:bCs/>
          <w:lang w:val="tr-TR"/>
        </w:rPr>
        <w:t>between</w:t>
      </w:r>
      <w:proofErr w:type="spellEnd"/>
      <w:r w:rsidR="00D02B37" w:rsidRPr="00A14C2E">
        <w:rPr>
          <w:bCs/>
          <w:lang w:val="tr-TR"/>
        </w:rPr>
        <w:t xml:space="preserve"> </w:t>
      </w:r>
      <w:proofErr w:type="spellStart"/>
      <w:r w:rsidR="00D02B37" w:rsidRPr="00A14C2E">
        <w:rPr>
          <w:bCs/>
          <w:lang w:val="tr-TR"/>
        </w:rPr>
        <w:t>the</w:t>
      </w:r>
      <w:proofErr w:type="spellEnd"/>
      <w:r w:rsidR="00D02B37" w:rsidRPr="00A14C2E">
        <w:rPr>
          <w:bCs/>
          <w:lang w:val="tr-TR"/>
        </w:rPr>
        <w:t xml:space="preserve"> </w:t>
      </w:r>
      <w:proofErr w:type="spellStart"/>
      <w:r w:rsidR="00D02B37">
        <w:rPr>
          <w:bCs/>
          <w:lang w:val="tr-TR"/>
        </w:rPr>
        <w:t>dielectric</w:t>
      </w:r>
      <w:proofErr w:type="spellEnd"/>
      <w:r w:rsidR="00D02B37">
        <w:rPr>
          <w:bCs/>
          <w:lang w:val="tr-TR"/>
        </w:rPr>
        <w:t xml:space="preserve"> </w:t>
      </w:r>
      <w:proofErr w:type="spellStart"/>
      <w:r w:rsidR="00D02B37">
        <w:rPr>
          <w:bCs/>
          <w:lang w:val="tr-TR"/>
        </w:rPr>
        <w:t>constant</w:t>
      </w:r>
      <w:proofErr w:type="spellEnd"/>
      <w:r w:rsidR="00D02B37">
        <w:rPr>
          <w:bCs/>
          <w:lang w:val="tr-TR"/>
        </w:rPr>
        <w:t xml:space="preserve"> </w:t>
      </w:r>
      <w:ins w:id="94" w:author="Ayperi Ülkü" w:date="2024-03-19T22:21:00Z">
        <w:r w:rsidR="009B7320">
          <w:rPr>
            <w:bCs/>
            <w:lang w:val="tr-TR"/>
          </w:rPr>
          <w:t>(</w:t>
        </w:r>
      </w:ins>
      <w:r w:rsidR="00D02B37" w:rsidRPr="00A14C2E">
        <w:t>κ</w:t>
      </w:r>
      <w:ins w:id="95" w:author="Ayperi Ülkü" w:date="2024-03-19T22:21:00Z">
        <w:r w:rsidR="009B7320">
          <w:t>)</w:t>
        </w:r>
      </w:ins>
      <w:r w:rsidR="00D02B37" w:rsidRPr="00A14C2E">
        <w:rPr>
          <w:bCs/>
          <w:lang w:val="tr-TR"/>
        </w:rPr>
        <w:t xml:space="preserve"> </w:t>
      </w:r>
      <w:proofErr w:type="spellStart"/>
      <w:r w:rsidR="00D02B37" w:rsidRPr="00A14C2E">
        <w:rPr>
          <w:bCs/>
          <w:lang w:val="tr-TR"/>
        </w:rPr>
        <w:t>greater</w:t>
      </w:r>
      <w:proofErr w:type="spellEnd"/>
      <w:r w:rsidR="00D02B37" w:rsidRPr="00A14C2E">
        <w:rPr>
          <w:bCs/>
          <w:lang w:val="tr-TR"/>
        </w:rPr>
        <w:t xml:space="preserve"> </w:t>
      </w:r>
      <w:proofErr w:type="spellStart"/>
      <w:r w:rsidR="00D02B37" w:rsidRPr="00A14C2E">
        <w:rPr>
          <w:bCs/>
          <w:lang w:val="tr-TR"/>
        </w:rPr>
        <w:t>than</w:t>
      </w:r>
      <w:proofErr w:type="spellEnd"/>
      <w:r w:rsidR="00D02B37" w:rsidRPr="00A14C2E">
        <w:rPr>
          <w:bCs/>
          <w:lang w:val="tr-TR"/>
        </w:rPr>
        <w:t xml:space="preserve"> 35 (of Nb</w:t>
      </w:r>
      <w:r w:rsidR="00D02B37" w:rsidRPr="00A14C2E">
        <w:rPr>
          <w:bCs/>
          <w:vertAlign w:val="subscript"/>
          <w:lang w:val="tr-TR"/>
        </w:rPr>
        <w:t>2</w:t>
      </w:r>
      <w:r w:rsidR="00D02B37" w:rsidRPr="00A14C2E">
        <w:rPr>
          <w:bCs/>
          <w:lang w:val="tr-TR"/>
        </w:rPr>
        <w:t>O</w:t>
      </w:r>
      <w:r w:rsidR="00D02B37" w:rsidRPr="00A14C2E">
        <w:rPr>
          <w:bCs/>
          <w:vertAlign w:val="subscript"/>
          <w:lang w:val="tr-TR"/>
        </w:rPr>
        <w:t>5</w:t>
      </w:r>
      <w:r w:rsidR="00D02B37" w:rsidRPr="00A14C2E">
        <w:rPr>
          <w:bCs/>
          <w:lang w:val="tr-TR"/>
        </w:rPr>
        <w:t xml:space="preserve">) </w:t>
      </w:r>
      <w:proofErr w:type="spellStart"/>
      <w:r w:rsidR="00D02B37" w:rsidRPr="00A14C2E">
        <w:rPr>
          <w:bCs/>
          <w:lang w:val="tr-TR"/>
        </w:rPr>
        <w:t>and</w:t>
      </w:r>
      <w:proofErr w:type="spellEnd"/>
      <w:r w:rsidR="00D02B37" w:rsidRPr="00A14C2E">
        <w:rPr>
          <w:bCs/>
          <w:lang w:val="tr-TR"/>
        </w:rPr>
        <w:t xml:space="preserve"> </w:t>
      </w:r>
      <w:proofErr w:type="spellStart"/>
      <w:r w:rsidR="00D02B37" w:rsidRPr="00A14C2E">
        <w:rPr>
          <w:bCs/>
          <w:lang w:val="tr-TR"/>
        </w:rPr>
        <w:t>less</w:t>
      </w:r>
      <w:proofErr w:type="spellEnd"/>
      <w:r w:rsidR="00D02B37" w:rsidRPr="00A14C2E">
        <w:rPr>
          <w:bCs/>
          <w:lang w:val="tr-TR"/>
        </w:rPr>
        <w:t xml:space="preserve"> </w:t>
      </w:r>
      <w:proofErr w:type="spellStart"/>
      <w:r w:rsidR="00D02B37" w:rsidRPr="00A14C2E">
        <w:rPr>
          <w:bCs/>
          <w:lang w:val="tr-TR"/>
        </w:rPr>
        <w:t>than</w:t>
      </w:r>
      <w:proofErr w:type="spellEnd"/>
      <w:r w:rsidR="00D02B37" w:rsidRPr="00A14C2E">
        <w:rPr>
          <w:bCs/>
          <w:lang w:val="tr-TR"/>
        </w:rPr>
        <w:t xml:space="preserve"> 95 (of TiO</w:t>
      </w:r>
      <w:r w:rsidR="00D02B37" w:rsidRPr="00A14C2E">
        <w:rPr>
          <w:bCs/>
          <w:vertAlign w:val="subscript"/>
          <w:lang w:val="tr-TR"/>
        </w:rPr>
        <w:t>2</w:t>
      </w:r>
      <w:r w:rsidR="00D02B37" w:rsidRPr="00A14C2E">
        <w:rPr>
          <w:bCs/>
          <w:lang w:val="tr-TR"/>
        </w:rPr>
        <w:t>).</w:t>
      </w:r>
      <w:del w:id="96" w:author="Ayperi Ülkü" w:date="2024-03-16T23:20:00Z">
        <w:r w:rsidR="00D02B37" w:rsidRPr="00A14C2E" w:rsidDel="00394086">
          <w:rPr>
            <w:bCs/>
            <w:lang w:val="tr-TR"/>
          </w:rPr>
          <w:delText xml:space="preserve"> </w:delText>
        </w:r>
      </w:del>
      <w:r w:rsidR="00D02B37" w:rsidRPr="00A14C2E">
        <w:rPr>
          <w:bCs/>
          <w:lang w:val="tr-TR"/>
        </w:rPr>
        <w:t xml:space="preserve"> </w:t>
      </w:r>
      <w:del w:id="97" w:author="Ayperi Ülkü" w:date="2024-03-19T22:21:00Z">
        <w:r w:rsidR="00D02B37" w:rsidDel="009B7320">
          <w:rPr>
            <w:bCs/>
            <w:lang w:val="tr-TR"/>
          </w:rPr>
          <w:delText>T</w:delText>
        </w:r>
        <w:r w:rsidR="00D02B37" w:rsidRPr="00A14C2E" w:rsidDel="009B7320">
          <w:rPr>
            <w:bCs/>
            <w:lang w:val="tr-TR"/>
          </w:rPr>
          <w:delText xml:space="preserve">here </w:delText>
        </w:r>
      </w:del>
      <w:ins w:id="98" w:author="Ayperi Ülkü" w:date="2024-03-19T22:21:00Z">
        <w:r w:rsidR="009B7320">
          <w:rPr>
            <w:bCs/>
            <w:lang w:val="tr-TR"/>
          </w:rPr>
          <w:t>Here</w:t>
        </w:r>
        <w:r w:rsidR="009B7320" w:rsidRPr="00A14C2E">
          <w:rPr>
            <w:bCs/>
            <w:lang w:val="tr-TR"/>
          </w:rPr>
          <w:t xml:space="preserve"> </w:t>
        </w:r>
      </w:ins>
      <w:del w:id="99" w:author="Ayperi Ülkü" w:date="2024-03-19T22:21:00Z">
        <w:r w:rsidR="00D02B37" w:rsidRPr="00A14C2E" w:rsidDel="009B7320">
          <w:rPr>
            <w:bCs/>
            <w:lang w:val="tr-TR"/>
          </w:rPr>
          <w:delText xml:space="preserve">starts </w:delText>
        </w:r>
      </w:del>
      <w:proofErr w:type="spellStart"/>
      <w:ins w:id="100" w:author="Ayperi Ülkü" w:date="2024-03-19T22:21:00Z">
        <w:r w:rsidR="009B7320">
          <w:rPr>
            <w:bCs/>
            <w:lang w:val="tr-TR"/>
          </w:rPr>
          <w:t>emer</w:t>
        </w:r>
      </w:ins>
      <w:ins w:id="101" w:author="Ayperi Ülkü" w:date="2024-03-19T22:22:00Z">
        <w:r w:rsidR="009B7320">
          <w:rPr>
            <w:bCs/>
            <w:lang w:val="tr-TR"/>
          </w:rPr>
          <w:t>ges</w:t>
        </w:r>
      </w:ins>
      <w:proofErr w:type="spellEnd"/>
      <w:ins w:id="102" w:author="Ayperi Ülkü" w:date="2024-03-19T22:21:00Z">
        <w:r w:rsidR="009B7320" w:rsidRPr="00A14C2E">
          <w:rPr>
            <w:bCs/>
            <w:lang w:val="tr-TR"/>
          </w:rPr>
          <w:t xml:space="preserve"> </w:t>
        </w:r>
      </w:ins>
      <w:proofErr w:type="spellStart"/>
      <w:r w:rsidR="00D02B37" w:rsidRPr="00A14C2E">
        <w:rPr>
          <w:bCs/>
          <w:lang w:val="tr-TR"/>
        </w:rPr>
        <w:t>the</w:t>
      </w:r>
      <w:proofErr w:type="spellEnd"/>
      <w:r w:rsidR="00D02B37" w:rsidRPr="00A14C2E">
        <w:rPr>
          <w:bCs/>
          <w:lang w:val="tr-TR"/>
        </w:rPr>
        <w:t xml:space="preserve"> </w:t>
      </w:r>
      <w:proofErr w:type="spellStart"/>
      <w:r w:rsidR="00D02B37" w:rsidRPr="00A14C2E">
        <w:rPr>
          <w:bCs/>
          <w:lang w:val="tr-TR"/>
        </w:rPr>
        <w:t>opportunity</w:t>
      </w:r>
      <w:proofErr w:type="spellEnd"/>
      <w:r w:rsidR="00D02B37" w:rsidRPr="00A14C2E">
        <w:rPr>
          <w:bCs/>
          <w:lang w:val="tr-TR"/>
        </w:rPr>
        <w:t xml:space="preserve"> </w:t>
      </w:r>
      <w:proofErr w:type="spellStart"/>
      <w:r w:rsidR="00D02B37" w:rsidRPr="00A14C2E">
        <w:rPr>
          <w:bCs/>
          <w:lang w:val="tr-TR"/>
        </w:rPr>
        <w:t>to</w:t>
      </w:r>
      <w:proofErr w:type="spellEnd"/>
      <w:r w:rsidR="00D02B37" w:rsidRPr="00A14C2E">
        <w:rPr>
          <w:bCs/>
          <w:lang w:val="tr-TR"/>
        </w:rPr>
        <w:t xml:space="preserve"> </w:t>
      </w:r>
      <w:proofErr w:type="spellStart"/>
      <w:r w:rsidR="00D02B37" w:rsidRPr="00A14C2E">
        <w:rPr>
          <w:bCs/>
          <w:lang w:val="tr-TR"/>
        </w:rPr>
        <w:t>generate</w:t>
      </w:r>
      <w:proofErr w:type="spellEnd"/>
      <w:r w:rsidR="00D02B37" w:rsidRPr="00A14C2E">
        <w:rPr>
          <w:bCs/>
          <w:lang w:val="tr-TR"/>
        </w:rPr>
        <w:t xml:space="preserve"> </w:t>
      </w:r>
      <w:proofErr w:type="spellStart"/>
      <w:r w:rsidR="00D02B37" w:rsidRPr="00A14C2E">
        <w:rPr>
          <w:bCs/>
          <w:lang w:val="tr-TR"/>
        </w:rPr>
        <w:t>materials</w:t>
      </w:r>
      <w:proofErr w:type="spellEnd"/>
      <w:r w:rsidR="00D02B37" w:rsidRPr="00A14C2E">
        <w:rPr>
          <w:bCs/>
          <w:lang w:val="tr-TR"/>
        </w:rPr>
        <w:t xml:space="preserve"> </w:t>
      </w:r>
      <w:proofErr w:type="spellStart"/>
      <w:r w:rsidR="00D02B37" w:rsidRPr="00A14C2E">
        <w:rPr>
          <w:bCs/>
          <w:lang w:val="tr-TR"/>
        </w:rPr>
        <w:t>with</w:t>
      </w:r>
      <w:proofErr w:type="spellEnd"/>
      <w:r w:rsidR="00D02B37" w:rsidRPr="00A14C2E">
        <w:rPr>
          <w:bCs/>
          <w:lang w:val="tr-TR"/>
        </w:rPr>
        <w:t xml:space="preserve"> </w:t>
      </w:r>
      <w:r w:rsidR="00D02B37" w:rsidRPr="00A14C2E">
        <w:t>κ</w:t>
      </w:r>
      <w:r w:rsidR="00D02B37" w:rsidRPr="00A14C2E">
        <w:rPr>
          <w:bCs/>
          <w:lang w:val="tr-TR"/>
        </w:rPr>
        <w:t xml:space="preserve"> in </w:t>
      </w:r>
      <w:proofErr w:type="spellStart"/>
      <w:r w:rsidR="00D02B37" w:rsidRPr="00A14C2E">
        <w:rPr>
          <w:bCs/>
          <w:lang w:val="tr-TR"/>
        </w:rPr>
        <w:t>the</w:t>
      </w:r>
      <w:proofErr w:type="spellEnd"/>
      <w:r w:rsidR="00D02B37" w:rsidRPr="00A14C2E">
        <w:rPr>
          <w:bCs/>
          <w:lang w:val="tr-TR"/>
        </w:rPr>
        <w:t xml:space="preserve"> </w:t>
      </w:r>
      <w:proofErr w:type="spellStart"/>
      <w:r w:rsidR="00D02B37" w:rsidRPr="00A14C2E">
        <w:rPr>
          <w:bCs/>
          <w:lang w:val="tr-TR"/>
        </w:rPr>
        <w:t>range</w:t>
      </w:r>
      <w:proofErr w:type="spellEnd"/>
      <w:r w:rsidR="00D02B37" w:rsidRPr="00A14C2E">
        <w:rPr>
          <w:bCs/>
          <w:lang w:val="tr-TR"/>
        </w:rPr>
        <w:t xml:space="preserve"> of 35-95 </w:t>
      </w:r>
      <w:proofErr w:type="spellStart"/>
      <w:r w:rsidR="00D02B37" w:rsidRPr="00A14C2E">
        <w:rPr>
          <w:bCs/>
          <w:lang w:val="tr-TR"/>
        </w:rPr>
        <w:t>through</w:t>
      </w:r>
      <w:proofErr w:type="spellEnd"/>
      <w:r w:rsidR="00D02B37" w:rsidRPr="00A14C2E">
        <w:rPr>
          <w:bCs/>
          <w:lang w:val="tr-TR"/>
        </w:rPr>
        <w:t xml:space="preserve"> </w:t>
      </w:r>
      <w:proofErr w:type="spellStart"/>
      <w:r w:rsidR="00D02B37">
        <w:rPr>
          <w:bCs/>
          <w:lang w:val="tr-TR"/>
        </w:rPr>
        <w:t>utilization</w:t>
      </w:r>
      <w:proofErr w:type="spellEnd"/>
      <w:r w:rsidR="00D02B37">
        <w:rPr>
          <w:bCs/>
          <w:lang w:val="tr-TR"/>
        </w:rPr>
        <w:t xml:space="preserve"> of </w:t>
      </w:r>
      <w:r w:rsidR="00D02B37" w:rsidRPr="00A14C2E">
        <w:t>κ</w:t>
      </w:r>
      <w:r w:rsidR="00D02B37">
        <w:t>-</w:t>
      </w:r>
      <w:del w:id="103" w:author="Ayperi Ülkü" w:date="2024-03-19T22:22:00Z">
        <w:r w:rsidR="00D02B37" w:rsidRPr="00A14C2E" w:rsidDel="009B7320">
          <w:rPr>
            <w:bCs/>
            <w:lang w:val="tr-TR"/>
          </w:rPr>
          <w:delText xml:space="preserve"> </w:delText>
        </w:r>
      </w:del>
      <w:proofErr w:type="spellStart"/>
      <w:r w:rsidR="00D02B37">
        <w:rPr>
          <w:bCs/>
          <w:lang w:val="tr-TR"/>
        </w:rPr>
        <w:t>grading</w:t>
      </w:r>
      <w:proofErr w:type="spellEnd"/>
      <w:r w:rsidR="00D02B37">
        <w:rPr>
          <w:bCs/>
          <w:lang w:val="tr-TR"/>
        </w:rPr>
        <w:t xml:space="preserve"> in </w:t>
      </w:r>
      <w:proofErr w:type="spellStart"/>
      <w:r w:rsidR="00D02B37">
        <w:rPr>
          <w:bCs/>
          <w:lang w:val="tr-TR"/>
        </w:rPr>
        <w:t>gate</w:t>
      </w:r>
      <w:proofErr w:type="spellEnd"/>
      <w:r w:rsidR="00D02B37">
        <w:rPr>
          <w:bCs/>
          <w:lang w:val="tr-TR"/>
        </w:rPr>
        <w:t xml:space="preserve"> </w:t>
      </w:r>
      <w:proofErr w:type="spellStart"/>
      <w:r w:rsidR="00D02B37">
        <w:rPr>
          <w:bCs/>
          <w:lang w:val="tr-TR"/>
        </w:rPr>
        <w:t>dielectrics</w:t>
      </w:r>
      <w:proofErr w:type="spellEnd"/>
      <w:r w:rsidR="00D02B37">
        <w:rPr>
          <w:bCs/>
          <w:lang w:val="tr-TR"/>
        </w:rPr>
        <w:t xml:space="preserve">. </w:t>
      </w:r>
      <w:proofErr w:type="spellStart"/>
      <w:ins w:id="104" w:author="Ayperi Ülkü" w:date="2024-03-19T22:16:00Z">
        <w:r w:rsidR="009B7320">
          <w:rPr>
            <w:bCs/>
            <w:lang w:val="tr-TR"/>
          </w:rPr>
          <w:t>Studies</w:t>
        </w:r>
        <w:proofErr w:type="spellEnd"/>
        <w:r w:rsidR="009B7320">
          <w:rPr>
            <w:bCs/>
            <w:lang w:val="tr-TR"/>
          </w:rPr>
          <w:t xml:space="preserve"> </w:t>
        </w:r>
        <w:proofErr w:type="spellStart"/>
        <w:r w:rsidR="009B7320">
          <w:rPr>
            <w:bCs/>
            <w:lang w:val="tr-TR"/>
          </w:rPr>
          <w:t>show</w:t>
        </w:r>
        <w:proofErr w:type="spellEnd"/>
        <w:r w:rsidR="009B7320">
          <w:rPr>
            <w:bCs/>
            <w:lang w:val="tr-TR"/>
          </w:rPr>
          <w:t xml:space="preserve"> </w:t>
        </w:r>
      </w:ins>
      <w:del w:id="105" w:author="Ayperi Ülkü" w:date="2024-03-19T22:15:00Z">
        <w:r w:rsidR="00D02B37" w:rsidRPr="009B7320" w:rsidDel="009B7320">
          <w:rPr>
            <w:bCs/>
            <w:shd w:val="clear" w:color="auto" w:fill="FFFFFF" w:themeFill="background1"/>
            <w:lang w:val="tr-TR"/>
            <w:rPrChange w:id="106" w:author="Ayperi Ülkü" w:date="2024-03-19T22:15:00Z">
              <w:rPr>
                <w:bCs/>
                <w:highlight w:val="yellow"/>
                <w:lang w:val="tr-TR"/>
              </w:rPr>
            </w:rPrChange>
          </w:rPr>
          <w:delText>Functionally Graded Materials</w:delText>
        </w:r>
      </w:del>
      <w:proofErr w:type="spellStart"/>
      <w:ins w:id="107" w:author="Ayperi Ülkü" w:date="2024-03-19T22:16:00Z">
        <w:r w:rsidR="009B7320" w:rsidRPr="00A70B73">
          <w:rPr>
            <w:bCs/>
            <w:shd w:val="clear" w:color="auto" w:fill="FFFFFF" w:themeFill="background1"/>
            <w:lang w:val="tr-TR"/>
          </w:rPr>
          <w:t>multi-material</w:t>
        </w:r>
        <w:proofErr w:type="spellEnd"/>
        <w:r w:rsidR="009B7320" w:rsidRPr="00A70B73">
          <w:rPr>
            <w:bCs/>
            <w:shd w:val="clear" w:color="auto" w:fill="FFFFFF" w:themeFill="background1"/>
            <w:lang w:val="tr-TR"/>
          </w:rPr>
          <w:t xml:space="preserve"> </w:t>
        </w:r>
        <w:proofErr w:type="spellStart"/>
        <w:r w:rsidR="009B7320" w:rsidRPr="00A70B73">
          <w:rPr>
            <w:bCs/>
            <w:shd w:val="clear" w:color="auto" w:fill="FFFFFF" w:themeFill="background1"/>
            <w:lang w:val="tr-TR"/>
          </w:rPr>
          <w:t>stacked</w:t>
        </w:r>
        <w:proofErr w:type="spellEnd"/>
        <w:r w:rsidR="009B7320" w:rsidRPr="00A70B73">
          <w:rPr>
            <w:bCs/>
            <w:shd w:val="clear" w:color="auto" w:fill="FFFFFF" w:themeFill="background1"/>
            <w:lang w:val="tr-TR"/>
          </w:rPr>
          <w:t xml:space="preserve"> </w:t>
        </w:r>
        <w:proofErr w:type="spellStart"/>
        <w:r w:rsidR="009B7320" w:rsidRPr="00A70B73">
          <w:rPr>
            <w:bCs/>
            <w:shd w:val="clear" w:color="auto" w:fill="FFFFFF" w:themeFill="background1"/>
            <w:lang w:val="tr-TR"/>
          </w:rPr>
          <w:t>gate-oxides</w:t>
        </w:r>
        <w:proofErr w:type="spellEnd"/>
        <w:r w:rsidR="009B7320" w:rsidRPr="00A70B73">
          <w:rPr>
            <w:bCs/>
            <w:shd w:val="clear" w:color="auto" w:fill="FFFFFF" w:themeFill="background1"/>
            <w:lang w:val="tr-TR"/>
          </w:rPr>
          <w:t xml:space="preserve"> </w:t>
        </w:r>
      </w:ins>
      <w:del w:id="108" w:author="Ayperi Ülkü" w:date="2024-03-19T22:17:00Z">
        <w:r w:rsidR="00D02B37" w:rsidRPr="009B7320" w:rsidDel="009B7320">
          <w:rPr>
            <w:bCs/>
            <w:shd w:val="clear" w:color="auto" w:fill="FFFFFF" w:themeFill="background1"/>
            <w:lang w:val="tr-TR"/>
            <w:rPrChange w:id="109" w:author="Ayperi Ülkü" w:date="2024-03-19T22:15:00Z">
              <w:rPr>
                <w:bCs/>
                <w:highlight w:val="yellow"/>
                <w:lang w:val="tr-TR"/>
              </w:rPr>
            </w:rPrChange>
          </w:rPr>
          <w:delText xml:space="preserve"> </w:delText>
        </w:r>
      </w:del>
      <w:del w:id="110" w:author="Ayperi Ülkü" w:date="2024-03-19T22:15:00Z">
        <w:r w:rsidR="00D02B37" w:rsidRPr="009B7320" w:rsidDel="009B7320">
          <w:rPr>
            <w:bCs/>
            <w:shd w:val="clear" w:color="auto" w:fill="FFFFFF" w:themeFill="background1"/>
            <w:lang w:val="tr-TR"/>
            <w:rPrChange w:id="111" w:author="Ayperi Ülkü" w:date="2024-03-19T22:15:00Z">
              <w:rPr>
                <w:bCs/>
                <w:highlight w:val="yellow"/>
                <w:lang w:val="tr-TR"/>
              </w:rPr>
            </w:rPrChange>
          </w:rPr>
          <w:delText xml:space="preserve">(FGMs) </w:delText>
        </w:r>
      </w:del>
      <w:proofErr w:type="spellStart"/>
      <w:r w:rsidR="00A62F7E" w:rsidRPr="009B7320">
        <w:rPr>
          <w:bCs/>
          <w:shd w:val="clear" w:color="auto" w:fill="FFFFFF" w:themeFill="background1"/>
          <w:lang w:val="tr-TR"/>
          <w:rPrChange w:id="112" w:author="Ayperi Ülkü" w:date="2024-03-19T22:15:00Z">
            <w:rPr>
              <w:bCs/>
              <w:highlight w:val="yellow"/>
              <w:lang w:val="tr-TR"/>
            </w:rPr>
          </w:rPrChange>
        </w:rPr>
        <w:t>continue</w:t>
      </w:r>
      <w:proofErr w:type="spellEnd"/>
      <w:r w:rsidR="00D02B37" w:rsidRPr="009B7320">
        <w:rPr>
          <w:bCs/>
          <w:shd w:val="clear" w:color="auto" w:fill="FFFFFF" w:themeFill="background1"/>
          <w:lang w:val="tr-TR"/>
          <w:rPrChange w:id="113" w:author="Ayperi Ülkü" w:date="2024-03-19T22:15:00Z">
            <w:rPr>
              <w:bCs/>
              <w:highlight w:val="yellow"/>
              <w:lang w:val="tr-TR"/>
            </w:rPr>
          </w:rPrChange>
        </w:rPr>
        <w:t xml:space="preserve"> </w:t>
      </w:r>
      <w:proofErr w:type="spellStart"/>
      <w:r w:rsidR="00A62F7E" w:rsidRPr="009B7320">
        <w:rPr>
          <w:bCs/>
          <w:shd w:val="clear" w:color="auto" w:fill="FFFFFF" w:themeFill="background1"/>
          <w:lang w:val="tr-TR"/>
          <w:rPrChange w:id="114" w:author="Ayperi Ülkü" w:date="2024-03-19T22:15:00Z">
            <w:rPr>
              <w:bCs/>
              <w:highlight w:val="yellow"/>
              <w:lang w:val="tr-TR"/>
            </w:rPr>
          </w:rPrChange>
        </w:rPr>
        <w:t>to</w:t>
      </w:r>
      <w:proofErr w:type="spellEnd"/>
      <w:r w:rsidR="00A62F7E" w:rsidRPr="009B7320">
        <w:rPr>
          <w:bCs/>
          <w:shd w:val="clear" w:color="auto" w:fill="FFFFFF" w:themeFill="background1"/>
          <w:lang w:val="tr-TR"/>
          <w:rPrChange w:id="115" w:author="Ayperi Ülkü" w:date="2024-03-19T22:15:00Z">
            <w:rPr>
              <w:bCs/>
              <w:highlight w:val="yellow"/>
              <w:lang w:val="tr-TR"/>
            </w:rPr>
          </w:rPrChange>
        </w:rPr>
        <w:t xml:space="preserve"> </w:t>
      </w:r>
      <w:proofErr w:type="spellStart"/>
      <w:r w:rsidR="00A62F7E" w:rsidRPr="009B7320">
        <w:rPr>
          <w:bCs/>
          <w:shd w:val="clear" w:color="auto" w:fill="FFFFFF" w:themeFill="background1"/>
          <w:lang w:val="tr-TR"/>
          <w:rPrChange w:id="116" w:author="Ayperi Ülkü" w:date="2024-03-19T22:15:00Z">
            <w:rPr>
              <w:bCs/>
              <w:highlight w:val="yellow"/>
              <w:lang w:val="tr-TR"/>
            </w:rPr>
          </w:rPrChange>
        </w:rPr>
        <w:t>demonstrate</w:t>
      </w:r>
      <w:proofErr w:type="spellEnd"/>
      <w:r w:rsidR="00A62F7E" w:rsidRPr="009B7320">
        <w:rPr>
          <w:bCs/>
          <w:shd w:val="clear" w:color="auto" w:fill="FFFFFF" w:themeFill="background1"/>
          <w:lang w:val="tr-TR"/>
          <w:rPrChange w:id="117" w:author="Ayperi Ülkü" w:date="2024-03-19T22:15:00Z">
            <w:rPr>
              <w:bCs/>
              <w:highlight w:val="yellow"/>
              <w:lang w:val="tr-TR"/>
            </w:rPr>
          </w:rPrChange>
        </w:rPr>
        <w:t xml:space="preserve"> </w:t>
      </w:r>
      <w:proofErr w:type="spellStart"/>
      <w:r w:rsidR="00A62F7E" w:rsidRPr="009B7320">
        <w:rPr>
          <w:bCs/>
          <w:shd w:val="clear" w:color="auto" w:fill="FFFFFF" w:themeFill="background1"/>
          <w:lang w:val="tr-TR"/>
          <w:rPrChange w:id="118" w:author="Ayperi Ülkü" w:date="2024-03-19T22:15:00Z">
            <w:rPr>
              <w:bCs/>
              <w:highlight w:val="yellow"/>
              <w:lang w:val="tr-TR"/>
            </w:rPr>
          </w:rPrChange>
        </w:rPr>
        <w:t>their</w:t>
      </w:r>
      <w:proofErr w:type="spellEnd"/>
      <w:r w:rsidR="00A62F7E" w:rsidRPr="009B7320">
        <w:rPr>
          <w:bCs/>
          <w:shd w:val="clear" w:color="auto" w:fill="FFFFFF" w:themeFill="background1"/>
          <w:lang w:val="tr-TR"/>
          <w:rPrChange w:id="119" w:author="Ayperi Ülkü" w:date="2024-03-19T22:15:00Z">
            <w:rPr>
              <w:bCs/>
              <w:highlight w:val="yellow"/>
              <w:lang w:val="tr-TR"/>
            </w:rPr>
          </w:rPrChange>
        </w:rPr>
        <w:t xml:space="preserve"> </w:t>
      </w:r>
      <w:proofErr w:type="spellStart"/>
      <w:r w:rsidR="00D02B37" w:rsidRPr="009B7320">
        <w:rPr>
          <w:bCs/>
          <w:shd w:val="clear" w:color="auto" w:fill="FFFFFF" w:themeFill="background1"/>
          <w:lang w:val="tr-TR"/>
          <w:rPrChange w:id="120" w:author="Ayperi Ülkü" w:date="2024-03-19T22:15:00Z">
            <w:rPr>
              <w:bCs/>
              <w:highlight w:val="yellow"/>
              <w:lang w:val="tr-TR"/>
            </w:rPr>
          </w:rPrChange>
        </w:rPr>
        <w:t>potential</w:t>
      </w:r>
      <w:proofErr w:type="spellEnd"/>
      <w:ins w:id="121" w:author="Ayperi Ülkü" w:date="2024-03-19T23:12:00Z">
        <w:r w:rsidR="00CD35C7">
          <w:rPr>
            <w:bCs/>
            <w:shd w:val="clear" w:color="auto" w:fill="FFFFFF" w:themeFill="background1"/>
            <w:lang w:val="tr-TR"/>
          </w:rPr>
          <w:t xml:space="preserve"> as</w:t>
        </w:r>
      </w:ins>
      <w:del w:id="122" w:author="Ayperi Ülkü" w:date="2024-03-19T23:12:00Z">
        <w:r w:rsidR="00D02B37" w:rsidRPr="009B7320" w:rsidDel="00CD35C7">
          <w:rPr>
            <w:bCs/>
            <w:shd w:val="clear" w:color="auto" w:fill="FFFFFF" w:themeFill="background1"/>
            <w:lang w:val="tr-TR"/>
            <w:rPrChange w:id="123" w:author="Ayperi Ülkü" w:date="2024-03-19T22:15:00Z">
              <w:rPr>
                <w:bCs/>
                <w:highlight w:val="yellow"/>
                <w:lang w:val="tr-TR"/>
              </w:rPr>
            </w:rPrChange>
          </w:rPr>
          <w:delText xml:space="preserve"> to be utilized </w:delText>
        </w:r>
      </w:del>
      <w:del w:id="124" w:author="Ayperi Ülkü" w:date="2024-03-19T22:17:00Z">
        <w:r w:rsidR="00D02B37" w:rsidRPr="009B7320" w:rsidDel="009B7320">
          <w:rPr>
            <w:bCs/>
            <w:shd w:val="clear" w:color="auto" w:fill="FFFFFF" w:themeFill="background1"/>
            <w:lang w:val="tr-TR"/>
            <w:rPrChange w:id="125" w:author="Ayperi Ülkü" w:date="2024-03-19T22:15:00Z">
              <w:rPr>
                <w:bCs/>
                <w:highlight w:val="yellow"/>
                <w:lang w:val="tr-TR"/>
              </w:rPr>
            </w:rPrChange>
          </w:rPr>
          <w:delText xml:space="preserve">as </w:delText>
        </w:r>
      </w:del>
      <w:del w:id="126" w:author="Ayperi Ülkü" w:date="2024-03-19T22:16:00Z">
        <w:r w:rsidR="00A62F7E" w:rsidRPr="009B7320" w:rsidDel="009B7320">
          <w:rPr>
            <w:bCs/>
            <w:shd w:val="clear" w:color="auto" w:fill="FFFFFF" w:themeFill="background1"/>
            <w:lang w:val="tr-TR"/>
            <w:rPrChange w:id="127" w:author="Ayperi Ülkü" w:date="2024-03-19T22:15:00Z">
              <w:rPr>
                <w:bCs/>
                <w:highlight w:val="yellow"/>
                <w:lang w:val="tr-TR"/>
              </w:rPr>
            </w:rPrChange>
          </w:rPr>
          <w:delText xml:space="preserve">multi-material stacked </w:delText>
        </w:r>
      </w:del>
      <w:del w:id="128" w:author="Ayperi Ülkü" w:date="2024-03-16T23:20:00Z">
        <w:r w:rsidR="00D02B37" w:rsidRPr="009B7320" w:rsidDel="00394086">
          <w:rPr>
            <w:bCs/>
            <w:shd w:val="clear" w:color="auto" w:fill="FFFFFF" w:themeFill="background1"/>
            <w:lang w:val="tr-TR"/>
            <w:rPrChange w:id="129" w:author="Ayperi Ülkü" w:date="2024-03-19T22:15:00Z">
              <w:rPr>
                <w:bCs/>
                <w:highlight w:val="yellow"/>
                <w:lang w:val="tr-TR"/>
              </w:rPr>
            </w:rPrChange>
          </w:rPr>
          <w:delText>HfO</w:delText>
        </w:r>
        <w:r w:rsidR="00D02B37" w:rsidRPr="009B7320" w:rsidDel="00394086">
          <w:rPr>
            <w:bCs/>
            <w:shd w:val="clear" w:color="auto" w:fill="FFFFFF" w:themeFill="background1"/>
            <w:vertAlign w:val="subscript"/>
            <w:lang w:val="tr-TR"/>
            <w:rPrChange w:id="130" w:author="Ayperi Ülkü" w:date="2024-03-19T22:15:00Z">
              <w:rPr>
                <w:bCs/>
                <w:highlight w:val="yellow"/>
                <w:vertAlign w:val="subscript"/>
                <w:lang w:val="tr-TR"/>
              </w:rPr>
            </w:rPrChange>
          </w:rPr>
          <w:delText>2</w:delText>
        </w:r>
      </w:del>
      <w:del w:id="131" w:author="Ayperi Ülkü" w:date="2024-03-19T22:16:00Z">
        <w:r w:rsidR="00A62F7E" w:rsidRPr="009B7320" w:rsidDel="009B7320">
          <w:rPr>
            <w:bCs/>
            <w:shd w:val="clear" w:color="auto" w:fill="FFFFFF" w:themeFill="background1"/>
            <w:lang w:val="tr-TR"/>
            <w:rPrChange w:id="132" w:author="Ayperi Ülkü" w:date="2024-03-19T22:15:00Z">
              <w:rPr>
                <w:bCs/>
                <w:highlight w:val="yellow"/>
                <w:lang w:val="tr-TR"/>
              </w:rPr>
            </w:rPrChange>
          </w:rPr>
          <w:delText xml:space="preserve"> with </w:delText>
        </w:r>
      </w:del>
      <w:del w:id="133" w:author="Ayperi Ülkü" w:date="2024-03-19T22:17:00Z">
        <w:r w:rsidR="00A62F7E" w:rsidRPr="009B7320" w:rsidDel="009B7320">
          <w:rPr>
            <w:bCs/>
            <w:shd w:val="clear" w:color="auto" w:fill="FFFFFF" w:themeFill="background1"/>
            <w:lang w:val="tr-TR"/>
            <w:rPrChange w:id="134" w:author="Ayperi Ülkü" w:date="2024-03-19T22:15:00Z">
              <w:rPr>
                <w:bCs/>
                <w:highlight w:val="yellow"/>
                <w:lang w:val="tr-TR"/>
              </w:rPr>
            </w:rPrChange>
          </w:rPr>
          <w:delText>SiO2-HfO2, SiO2-Al2O3</w:delText>
        </w:r>
      </w:del>
      <w:ins w:id="135" w:author="Ayperi Ülkü" w:date="2024-03-19T22:17:00Z">
        <w:r w:rsidR="009B7320">
          <w:rPr>
            <w:bCs/>
            <w:shd w:val="clear" w:color="auto" w:fill="FFFFFF" w:themeFill="background1"/>
            <w:lang w:val="tr-TR"/>
          </w:rPr>
          <w:t xml:space="preserve"> </w:t>
        </w:r>
        <w:proofErr w:type="spellStart"/>
        <w:r w:rsidR="009B7320">
          <w:rPr>
            <w:bCs/>
            <w:shd w:val="clear" w:color="auto" w:fill="FFFFFF" w:themeFill="background1"/>
            <w:lang w:val="tr-TR"/>
          </w:rPr>
          <w:t>semiconductor-to-</w:t>
        </w:r>
      </w:ins>
      <w:ins w:id="136" w:author="Ayperi Ülkü" w:date="2024-03-19T22:18:00Z">
        <w:r w:rsidR="009B7320">
          <w:rPr>
            <w:bCs/>
            <w:shd w:val="clear" w:color="auto" w:fill="FFFFFF" w:themeFill="background1"/>
            <w:lang w:val="tr-TR"/>
          </w:rPr>
          <w:t>gate</w:t>
        </w:r>
      </w:ins>
      <w:proofErr w:type="spellEnd"/>
      <w:ins w:id="137" w:author="Ayperi Ülkü" w:date="2024-03-19T22:17:00Z">
        <w:r w:rsidR="009B7320">
          <w:rPr>
            <w:bCs/>
            <w:shd w:val="clear" w:color="auto" w:fill="FFFFFF" w:themeFill="background1"/>
            <w:lang w:val="tr-TR"/>
          </w:rPr>
          <w:t xml:space="preserve"> </w:t>
        </w:r>
        <w:proofErr w:type="spellStart"/>
        <w:r w:rsidR="009B7320">
          <w:rPr>
            <w:bCs/>
            <w:shd w:val="clear" w:color="auto" w:fill="FFFFFF" w:themeFill="background1"/>
            <w:lang w:val="tr-TR"/>
          </w:rPr>
          <w:t>insulators</w:t>
        </w:r>
      </w:ins>
      <w:proofErr w:type="spellEnd"/>
      <w:r w:rsidR="00A62F7E" w:rsidRPr="009B7320">
        <w:rPr>
          <w:bCs/>
          <w:shd w:val="clear" w:color="auto" w:fill="FFFFFF" w:themeFill="background1"/>
          <w:lang w:val="tr-TR"/>
          <w:rPrChange w:id="138" w:author="Ayperi Ülkü" w:date="2024-03-19T22:15:00Z">
            <w:rPr>
              <w:bCs/>
              <w:highlight w:val="yellow"/>
              <w:lang w:val="tr-TR"/>
            </w:rPr>
          </w:rPrChange>
        </w:rPr>
        <w:t xml:space="preserve">, </w:t>
      </w:r>
      <w:del w:id="139" w:author="Ayperi Ülkü" w:date="2024-03-19T22:18:00Z">
        <w:r w:rsidR="00A62F7E" w:rsidRPr="009B7320" w:rsidDel="009B7320">
          <w:rPr>
            <w:bCs/>
            <w:shd w:val="clear" w:color="auto" w:fill="FFFFFF" w:themeFill="background1"/>
            <w:lang w:val="tr-TR"/>
            <w:rPrChange w:id="140" w:author="Ayperi Ülkü" w:date="2024-03-19T22:15:00Z">
              <w:rPr>
                <w:bCs/>
                <w:highlight w:val="yellow"/>
                <w:lang w:val="tr-TR"/>
              </w:rPr>
            </w:rPrChange>
          </w:rPr>
          <w:delText>Al2O3-HfO2 combinations</w:delText>
        </w:r>
        <w:r w:rsidR="00074C7C" w:rsidRPr="009B7320" w:rsidDel="009B7320">
          <w:rPr>
            <w:bCs/>
            <w:shd w:val="clear" w:color="auto" w:fill="FFFFFF" w:themeFill="background1"/>
            <w:lang w:val="tr-TR"/>
            <w:rPrChange w:id="141" w:author="Ayperi Ülkü" w:date="2024-03-19T22:15:00Z">
              <w:rPr>
                <w:bCs/>
                <w:highlight w:val="yellow"/>
                <w:lang w:val="tr-TR"/>
              </w:rPr>
            </w:rPrChange>
          </w:rPr>
          <w:delText xml:space="preserve"> but</w:delText>
        </w:r>
      </w:del>
      <w:ins w:id="142" w:author="Ayperi Ülkü" w:date="2024-03-19T22:18:00Z">
        <w:r w:rsidR="009B7320">
          <w:rPr>
            <w:bCs/>
            <w:shd w:val="clear" w:color="auto" w:fill="FFFFFF" w:themeFill="background1"/>
            <w:lang w:val="tr-TR"/>
          </w:rPr>
          <w:t>yet</w:t>
        </w:r>
      </w:ins>
      <w:r w:rsidR="00074C7C" w:rsidRPr="009B7320">
        <w:rPr>
          <w:bCs/>
          <w:shd w:val="clear" w:color="auto" w:fill="FFFFFF" w:themeFill="background1"/>
          <w:lang w:val="tr-TR"/>
          <w:rPrChange w:id="143" w:author="Ayperi Ülkü" w:date="2024-03-19T22:15:00Z">
            <w:rPr>
              <w:bCs/>
              <w:highlight w:val="yellow"/>
              <w:lang w:val="tr-TR"/>
            </w:rPr>
          </w:rPrChange>
        </w:rPr>
        <w:t xml:space="preserve"> in </w:t>
      </w:r>
      <w:proofErr w:type="spellStart"/>
      <w:r w:rsidR="00074C7C" w:rsidRPr="009B7320">
        <w:rPr>
          <w:bCs/>
          <w:shd w:val="clear" w:color="auto" w:fill="FFFFFF" w:themeFill="background1"/>
          <w:lang w:val="tr-TR"/>
          <w:rPrChange w:id="144" w:author="Ayperi Ülkü" w:date="2024-03-19T22:15:00Z">
            <w:rPr>
              <w:bCs/>
              <w:highlight w:val="yellow"/>
              <w:lang w:val="tr-TR"/>
            </w:rPr>
          </w:rPrChange>
        </w:rPr>
        <w:t>these</w:t>
      </w:r>
      <w:proofErr w:type="spellEnd"/>
      <w:r w:rsidR="00074C7C" w:rsidRPr="009B7320">
        <w:rPr>
          <w:bCs/>
          <w:shd w:val="clear" w:color="auto" w:fill="FFFFFF" w:themeFill="background1"/>
          <w:lang w:val="tr-TR"/>
          <w:rPrChange w:id="145" w:author="Ayperi Ülkü" w:date="2024-03-19T22:15:00Z">
            <w:rPr>
              <w:bCs/>
              <w:highlight w:val="yellow"/>
              <w:lang w:val="tr-TR"/>
            </w:rPr>
          </w:rPrChange>
        </w:rPr>
        <w:t xml:space="preserve"> </w:t>
      </w:r>
      <w:proofErr w:type="spellStart"/>
      <w:r w:rsidR="00074C7C" w:rsidRPr="009B7320">
        <w:rPr>
          <w:bCs/>
          <w:shd w:val="clear" w:color="auto" w:fill="FFFFFF" w:themeFill="background1"/>
          <w:lang w:val="tr-TR"/>
          <w:rPrChange w:id="146" w:author="Ayperi Ülkü" w:date="2024-03-19T22:15:00Z">
            <w:rPr>
              <w:bCs/>
              <w:highlight w:val="yellow"/>
              <w:lang w:val="tr-TR"/>
            </w:rPr>
          </w:rPrChange>
        </w:rPr>
        <w:t>studies</w:t>
      </w:r>
      <w:proofErr w:type="spellEnd"/>
      <w:r w:rsidR="00074C7C" w:rsidRPr="009B7320">
        <w:rPr>
          <w:bCs/>
          <w:shd w:val="clear" w:color="auto" w:fill="FFFFFF" w:themeFill="background1"/>
          <w:lang w:val="tr-TR"/>
          <w:rPrChange w:id="147" w:author="Ayperi Ülkü" w:date="2024-03-19T22:15:00Z">
            <w:rPr>
              <w:bCs/>
              <w:highlight w:val="yellow"/>
              <w:lang w:val="tr-TR"/>
            </w:rPr>
          </w:rPrChange>
        </w:rPr>
        <w:t xml:space="preserve"> </w:t>
      </w:r>
      <w:proofErr w:type="spellStart"/>
      <w:r w:rsidR="00074C7C" w:rsidRPr="009B7320">
        <w:rPr>
          <w:bCs/>
          <w:shd w:val="clear" w:color="auto" w:fill="FFFFFF" w:themeFill="background1"/>
          <w:lang w:val="tr-TR"/>
          <w:rPrChange w:id="148" w:author="Ayperi Ülkü" w:date="2024-03-19T22:15:00Z">
            <w:rPr>
              <w:bCs/>
              <w:highlight w:val="yellow"/>
              <w:lang w:val="tr-TR"/>
            </w:rPr>
          </w:rPrChange>
        </w:rPr>
        <w:t>the</w:t>
      </w:r>
      <w:proofErr w:type="spellEnd"/>
      <w:r w:rsidR="00074C7C" w:rsidRPr="009B7320">
        <w:rPr>
          <w:bCs/>
          <w:shd w:val="clear" w:color="auto" w:fill="FFFFFF" w:themeFill="background1"/>
          <w:lang w:val="tr-TR"/>
          <w:rPrChange w:id="149" w:author="Ayperi Ülkü" w:date="2024-03-19T22:15:00Z">
            <w:rPr>
              <w:bCs/>
              <w:highlight w:val="yellow"/>
              <w:lang w:val="tr-TR"/>
            </w:rPr>
          </w:rPrChange>
        </w:rPr>
        <w:t xml:space="preserve"> </w:t>
      </w:r>
      <w:proofErr w:type="spellStart"/>
      <w:r w:rsidR="00074C7C" w:rsidRPr="009B7320">
        <w:rPr>
          <w:bCs/>
          <w:shd w:val="clear" w:color="auto" w:fill="FFFFFF" w:themeFill="background1"/>
          <w:lang w:val="tr-TR"/>
          <w:rPrChange w:id="150" w:author="Ayperi Ülkü" w:date="2024-03-19T22:15:00Z">
            <w:rPr>
              <w:bCs/>
              <w:highlight w:val="yellow"/>
              <w:lang w:val="tr-TR"/>
            </w:rPr>
          </w:rPrChange>
        </w:rPr>
        <w:t>effective</w:t>
      </w:r>
      <w:proofErr w:type="spellEnd"/>
      <w:r w:rsidR="00074C7C" w:rsidRPr="009B7320">
        <w:rPr>
          <w:bCs/>
          <w:shd w:val="clear" w:color="auto" w:fill="FFFFFF" w:themeFill="background1"/>
          <w:lang w:val="tr-TR"/>
          <w:rPrChange w:id="151" w:author="Ayperi Ülkü" w:date="2024-03-19T22:15:00Z">
            <w:rPr>
              <w:bCs/>
              <w:highlight w:val="yellow"/>
              <w:lang w:val="tr-TR"/>
            </w:rPr>
          </w:rPrChange>
        </w:rPr>
        <w:t xml:space="preserve"> </w:t>
      </w:r>
      <w:proofErr w:type="spellStart"/>
      <w:r w:rsidR="00074C7C" w:rsidRPr="009B7320">
        <w:rPr>
          <w:bCs/>
          <w:shd w:val="clear" w:color="auto" w:fill="FFFFFF" w:themeFill="background1"/>
          <w:lang w:val="tr-TR"/>
          <w:rPrChange w:id="152" w:author="Ayperi Ülkü" w:date="2024-03-19T22:15:00Z">
            <w:rPr>
              <w:bCs/>
              <w:highlight w:val="yellow"/>
              <w:lang w:val="tr-TR"/>
            </w:rPr>
          </w:rPrChange>
        </w:rPr>
        <w:t>dielectric</w:t>
      </w:r>
      <w:proofErr w:type="spellEnd"/>
      <w:r w:rsidR="00074C7C" w:rsidRPr="009B7320">
        <w:rPr>
          <w:bCs/>
          <w:shd w:val="clear" w:color="auto" w:fill="FFFFFF" w:themeFill="background1"/>
          <w:lang w:val="tr-TR"/>
          <w:rPrChange w:id="153" w:author="Ayperi Ülkü" w:date="2024-03-19T22:15:00Z">
            <w:rPr>
              <w:bCs/>
              <w:highlight w:val="yellow"/>
              <w:lang w:val="tr-TR"/>
            </w:rPr>
          </w:rPrChange>
        </w:rPr>
        <w:t xml:space="preserve"> </w:t>
      </w:r>
      <w:proofErr w:type="spellStart"/>
      <w:r w:rsidR="00074C7C" w:rsidRPr="009B7320">
        <w:rPr>
          <w:bCs/>
          <w:shd w:val="clear" w:color="auto" w:fill="FFFFFF" w:themeFill="background1"/>
          <w:lang w:val="tr-TR"/>
          <w:rPrChange w:id="154" w:author="Ayperi Ülkü" w:date="2024-03-19T22:15:00Z">
            <w:rPr>
              <w:bCs/>
              <w:highlight w:val="yellow"/>
              <w:lang w:val="tr-TR"/>
            </w:rPr>
          </w:rPrChange>
        </w:rPr>
        <w:t>constant</w:t>
      </w:r>
      <w:proofErr w:type="spellEnd"/>
      <w:r w:rsidR="00074C7C" w:rsidRPr="009B7320">
        <w:rPr>
          <w:bCs/>
          <w:shd w:val="clear" w:color="auto" w:fill="FFFFFF" w:themeFill="background1"/>
          <w:lang w:val="tr-TR"/>
          <w:rPrChange w:id="155" w:author="Ayperi Ülkü" w:date="2024-03-19T22:15:00Z">
            <w:rPr>
              <w:bCs/>
              <w:highlight w:val="yellow"/>
              <w:lang w:val="tr-TR"/>
            </w:rPr>
          </w:rPrChange>
        </w:rPr>
        <w:t xml:space="preserve"> </w:t>
      </w:r>
      <w:r w:rsidR="00323396">
        <w:rPr>
          <w:bCs/>
          <w:shd w:val="clear" w:color="auto" w:fill="FFFFFF" w:themeFill="background1"/>
          <w:lang w:val="tr-TR"/>
        </w:rPr>
        <w:t>(</w:t>
      </w:r>
      <m:oMath>
        <m:sSub>
          <m:sSubPr>
            <m:ctrlPr>
              <w:ins w:id="156" w:author="Ayperi Ülkü" w:date="2024-03-19T21:45:00Z">
                <w:rPr>
                  <w:rFonts w:ascii="Cambria Math" w:hAnsi="Cambria Math"/>
                  <w:shd w:val="clear" w:color="auto" w:fill="FFFFFF" w:themeFill="background1"/>
                </w:rPr>
              </w:ins>
            </m:ctrlPr>
          </m:sSubPr>
          <m:e>
            <m:r>
              <w:ins w:id="157" w:author="Ayperi Ülkü" w:date="2024-03-19T21:45:00Z">
                <m:rPr>
                  <m:sty m:val="p"/>
                </m:rPr>
                <w:rPr>
                  <w:rFonts w:ascii="Cambria Math" w:hAnsi="Cambria Math"/>
                  <w:shd w:val="clear" w:color="auto" w:fill="FFFFFF" w:themeFill="background1"/>
                  <w:rPrChange w:id="158" w:author="Ayperi Ülkü" w:date="2024-03-19T22:15:00Z">
                    <w:rPr>
                      <w:rFonts w:ascii="Cambria Math" w:hAnsi="Cambria Math"/>
                    </w:rPr>
                  </w:rPrChange>
                </w:rPr>
                <w:sym w:font="Symbol" w:char="F06B"/>
              </w:ins>
            </m:r>
          </m:e>
          <m:sub>
            <m:r>
              <w:ins w:id="159" w:author="Ayperi Ülkü" w:date="2024-03-19T21:45:00Z">
                <m:rPr>
                  <m:sty m:val="p"/>
                </m:rPr>
                <w:rPr>
                  <w:rFonts w:ascii="Cambria Math" w:hAnsi="Cambria Math"/>
                  <w:shd w:val="clear" w:color="auto" w:fill="FFFFFF" w:themeFill="background1"/>
                  <w:rPrChange w:id="160" w:author="Ayperi Ülkü" w:date="2024-03-19T22:15:00Z">
                    <w:rPr>
                      <w:rFonts w:ascii="Cambria Math" w:hAnsi="Cambria Math"/>
                    </w:rPr>
                  </w:rPrChange>
                </w:rPr>
                <m:t>EFF</m:t>
              </w:ins>
            </m:r>
          </m:sub>
        </m:sSub>
      </m:oMath>
      <w:r w:rsidR="00323396">
        <w:rPr>
          <w:shd w:val="clear" w:color="auto" w:fill="FFFFFF" w:themeFill="background1"/>
        </w:rPr>
        <w:t xml:space="preserve">) </w:t>
      </w:r>
      <w:proofErr w:type="spellStart"/>
      <w:r w:rsidR="00074C7C" w:rsidRPr="009B7320">
        <w:rPr>
          <w:bCs/>
          <w:shd w:val="clear" w:color="auto" w:fill="FFFFFF" w:themeFill="background1"/>
          <w:lang w:val="tr-TR"/>
          <w:rPrChange w:id="161" w:author="Ayperi Ülkü" w:date="2024-03-19T22:15:00Z">
            <w:rPr>
              <w:bCs/>
              <w:highlight w:val="yellow"/>
              <w:lang w:val="tr-TR"/>
            </w:rPr>
          </w:rPrChange>
        </w:rPr>
        <w:t>calculation</w:t>
      </w:r>
      <w:proofErr w:type="spellEnd"/>
      <w:ins w:id="162" w:author="Ayperi Ülkü" w:date="2024-03-19T21:41:00Z">
        <w:r w:rsidR="009B7320" w:rsidRPr="009B7320">
          <w:rPr>
            <w:bCs/>
            <w:shd w:val="clear" w:color="auto" w:fill="FFFFFF" w:themeFill="background1"/>
            <w:lang w:val="tr-TR"/>
            <w:rPrChange w:id="163" w:author="Ayperi Ülkü" w:date="2024-03-19T22:15:00Z">
              <w:rPr>
                <w:bCs/>
                <w:highlight w:val="yellow"/>
                <w:lang w:val="tr-TR"/>
              </w:rPr>
            </w:rPrChange>
          </w:rPr>
          <w:t xml:space="preserve"> step</w:t>
        </w:r>
      </w:ins>
      <w:del w:id="164" w:author="Ayperi Ülkü" w:date="2024-03-19T21:41:00Z">
        <w:r w:rsidR="00074C7C" w:rsidRPr="009B7320" w:rsidDel="009B7320">
          <w:rPr>
            <w:bCs/>
            <w:shd w:val="clear" w:color="auto" w:fill="FFFFFF" w:themeFill="background1"/>
            <w:lang w:val="tr-TR"/>
            <w:rPrChange w:id="165" w:author="Ayperi Ülkü" w:date="2024-03-19T22:15:00Z">
              <w:rPr>
                <w:bCs/>
                <w:highlight w:val="yellow"/>
                <w:lang w:val="tr-TR"/>
              </w:rPr>
            </w:rPrChange>
          </w:rPr>
          <w:delText>s</w:delText>
        </w:r>
      </w:del>
      <w:r w:rsidR="00074C7C" w:rsidRPr="009B7320">
        <w:rPr>
          <w:bCs/>
          <w:shd w:val="clear" w:color="auto" w:fill="FFFFFF" w:themeFill="background1"/>
          <w:lang w:val="tr-TR"/>
          <w:rPrChange w:id="166" w:author="Ayperi Ülkü" w:date="2024-03-19T22:15:00Z">
            <w:rPr>
              <w:bCs/>
              <w:highlight w:val="yellow"/>
              <w:lang w:val="tr-TR"/>
            </w:rPr>
          </w:rPrChange>
        </w:rPr>
        <w:t xml:space="preserve"> </w:t>
      </w:r>
      <w:proofErr w:type="spellStart"/>
      <w:ins w:id="167" w:author="Ayperi Ülkü" w:date="2024-03-19T22:22:00Z">
        <w:r w:rsidR="009B7320">
          <w:rPr>
            <w:bCs/>
            <w:shd w:val="clear" w:color="auto" w:fill="FFFFFF" w:themeFill="background1"/>
            <w:lang w:val="tr-TR"/>
          </w:rPr>
          <w:t>and</w:t>
        </w:r>
        <w:proofErr w:type="spellEnd"/>
        <w:r w:rsidR="009B7320">
          <w:rPr>
            <w:bCs/>
            <w:shd w:val="clear" w:color="auto" w:fill="FFFFFF" w:themeFill="background1"/>
            <w:lang w:val="tr-TR"/>
          </w:rPr>
          <w:t xml:space="preserve"> </w:t>
        </w:r>
      </w:ins>
      <w:proofErr w:type="spellStart"/>
      <w:r w:rsidR="00323396">
        <w:rPr>
          <w:bCs/>
          <w:shd w:val="clear" w:color="auto" w:fill="FFFFFF" w:themeFill="background1"/>
          <w:lang w:val="tr-TR"/>
        </w:rPr>
        <w:t>effect</w:t>
      </w:r>
      <w:proofErr w:type="spellEnd"/>
      <w:r w:rsidR="00323396">
        <w:rPr>
          <w:bCs/>
          <w:shd w:val="clear" w:color="auto" w:fill="FFFFFF" w:themeFill="background1"/>
          <w:lang w:val="tr-TR"/>
        </w:rPr>
        <w:t xml:space="preserve"> of </w:t>
      </w:r>
      <w:ins w:id="168" w:author="Ayperi Ülkü" w:date="2024-03-19T22:23:00Z">
        <w:r w:rsidR="009B7320" w:rsidRPr="00A14C2E">
          <w:t>κ</w:t>
        </w:r>
        <w:r w:rsidR="009B7320">
          <w:t>-order</w:t>
        </w:r>
      </w:ins>
      <w:r w:rsidR="00323396">
        <w:t>ed stacking</w:t>
      </w:r>
      <w:ins w:id="169" w:author="Ayperi Ülkü" w:date="2024-03-19T22:23:00Z">
        <w:r w:rsidR="009B7320">
          <w:t xml:space="preserve"> </w:t>
        </w:r>
      </w:ins>
      <w:del w:id="170" w:author="Ayperi Ülkü" w:date="2024-03-19T21:41:00Z">
        <w:r w:rsidR="00074C7C" w:rsidRPr="009B7320" w:rsidDel="009B7320">
          <w:rPr>
            <w:bCs/>
            <w:shd w:val="clear" w:color="auto" w:fill="FFFFFF" w:themeFill="background1"/>
            <w:lang w:val="tr-TR"/>
            <w:rPrChange w:id="171" w:author="Ayperi Ülkü" w:date="2024-03-19T22:15:00Z">
              <w:rPr>
                <w:bCs/>
                <w:highlight w:val="yellow"/>
                <w:lang w:val="tr-TR"/>
              </w:rPr>
            </w:rPrChange>
          </w:rPr>
          <w:delText xml:space="preserve">are </w:delText>
        </w:r>
      </w:del>
      <w:ins w:id="172" w:author="Ayperi Ülkü" w:date="2024-03-19T21:41:00Z">
        <w:r w:rsidR="009B7320" w:rsidRPr="009B7320">
          <w:rPr>
            <w:bCs/>
            <w:shd w:val="clear" w:color="auto" w:fill="FFFFFF" w:themeFill="background1"/>
            <w:lang w:val="tr-TR"/>
            <w:rPrChange w:id="173" w:author="Ayperi Ülkü" w:date="2024-03-19T22:15:00Z">
              <w:rPr>
                <w:bCs/>
                <w:highlight w:val="yellow"/>
                <w:lang w:val="tr-TR"/>
              </w:rPr>
            </w:rPrChange>
          </w:rPr>
          <w:t xml:space="preserve">is </w:t>
        </w:r>
      </w:ins>
      <w:proofErr w:type="spellStart"/>
      <w:r w:rsidR="00323396">
        <w:rPr>
          <w:bCs/>
          <w:shd w:val="clear" w:color="auto" w:fill="FFFFFF" w:themeFill="background1"/>
          <w:lang w:val="tr-TR"/>
        </w:rPr>
        <w:t>vastly</w:t>
      </w:r>
      <w:proofErr w:type="spellEnd"/>
      <w:r w:rsidR="00074C7C" w:rsidRPr="009B7320">
        <w:rPr>
          <w:bCs/>
          <w:shd w:val="clear" w:color="auto" w:fill="FFFFFF" w:themeFill="background1"/>
          <w:lang w:val="tr-TR"/>
          <w:rPrChange w:id="174" w:author="Ayperi Ülkü" w:date="2024-03-19T22:15:00Z">
            <w:rPr>
              <w:bCs/>
              <w:highlight w:val="yellow"/>
              <w:lang w:val="tr-TR"/>
            </w:rPr>
          </w:rPrChange>
        </w:rPr>
        <w:t xml:space="preserve"> </w:t>
      </w:r>
      <w:proofErr w:type="spellStart"/>
      <w:r w:rsidR="00074C7C" w:rsidRPr="009B7320">
        <w:rPr>
          <w:bCs/>
          <w:shd w:val="clear" w:color="auto" w:fill="FFFFFF" w:themeFill="background1"/>
          <w:lang w:val="tr-TR"/>
          <w:rPrChange w:id="175" w:author="Ayperi Ülkü" w:date="2024-03-19T22:15:00Z">
            <w:rPr>
              <w:bCs/>
              <w:highlight w:val="yellow"/>
              <w:lang w:val="tr-TR"/>
            </w:rPr>
          </w:rPrChange>
        </w:rPr>
        <w:t>ignored</w:t>
      </w:r>
      <w:proofErr w:type="spellEnd"/>
      <w:r w:rsidR="00A62F7E" w:rsidRPr="009B7320">
        <w:rPr>
          <w:bCs/>
          <w:shd w:val="clear" w:color="auto" w:fill="FFFFFF" w:themeFill="background1"/>
          <w:lang w:val="tr-TR"/>
          <w:rPrChange w:id="176" w:author="Ayperi Ülkü" w:date="2024-03-19T22:15:00Z">
            <w:rPr>
              <w:bCs/>
              <w:highlight w:val="yellow"/>
              <w:lang w:val="tr-TR"/>
            </w:rPr>
          </w:rPrChange>
        </w:rPr>
        <w:t>.</w:t>
      </w:r>
      <w:r w:rsidR="00D02B37" w:rsidRPr="00A14C2E">
        <w:rPr>
          <w:bCs/>
          <w:lang w:val="tr-TR"/>
        </w:rPr>
        <w:t xml:space="preserve"> </w:t>
      </w:r>
      <w:r w:rsidR="00AB6167" w:rsidRPr="00A14C2E">
        <w:t xml:space="preserve">In this paper, </w:t>
      </w:r>
      <w:ins w:id="177" w:author="Ayperi Ülkü" w:date="2024-03-19T23:12:00Z">
        <w:r w:rsidR="00F22240">
          <w:t>taking these</w:t>
        </w:r>
      </w:ins>
      <w:ins w:id="178" w:author="Ayperi Ülkü" w:date="2024-03-19T23:30:00Z">
        <w:r w:rsidR="009F529F">
          <w:t xml:space="preserve"> two</w:t>
        </w:r>
      </w:ins>
      <w:ins w:id="179" w:author="Ayperi Ülkü" w:date="2024-03-19T23:12:00Z">
        <w:r w:rsidR="00F22240">
          <w:t xml:space="preserve"> factors into account, </w:t>
        </w:r>
      </w:ins>
      <w:r w:rsidR="00AB6167" w:rsidRPr="00A14C2E">
        <w:t>we present simulation results obtained using TCAD tools for a 3-D silicon on insulator (SOI) n-</w:t>
      </w:r>
      <w:r w:rsidR="00E4035B">
        <w:t>FinFET</w:t>
      </w:r>
      <w:r w:rsidR="00AB6167" w:rsidRPr="00A14C2E">
        <w:t xml:space="preserve"> structure with various </w:t>
      </w:r>
      <w:ins w:id="180" w:author="Ayperi Ülkü" w:date="2024-03-17T02:19:00Z">
        <w:r w:rsidR="00F51F1F">
          <w:t xml:space="preserve">gate dielectrics with </w:t>
        </w:r>
      </w:ins>
      <w:r w:rsidR="00074C7C">
        <w:t>“</w:t>
      </w:r>
      <w:del w:id="181" w:author="Ayperi Ülkü" w:date="2024-03-17T01:17:00Z">
        <w:r w:rsidR="00AB6167" w:rsidRPr="00A14C2E" w:rsidDel="00482769">
          <w:delText xml:space="preserve">functionally graded materials (FGMs) </w:delText>
        </w:r>
      </w:del>
      <w:ins w:id="182" w:author="Ayperi Ülkü" w:date="2024-03-17T01:58:00Z">
        <w:r w:rsidR="00F7632B" w:rsidRPr="00A14C2E">
          <w:t>κ</w:t>
        </w:r>
        <w:r w:rsidR="00F7632B">
          <w:t>-</w:t>
        </w:r>
      </w:ins>
      <w:r w:rsidR="00DF28E7">
        <w:t>graded</w:t>
      </w:r>
      <w:ins w:id="183" w:author="Ayperi Ülkü" w:date="2024-03-17T01:58:00Z">
        <w:r w:rsidR="00F7632B">
          <w:t xml:space="preserve"> stacking</w:t>
        </w:r>
      </w:ins>
      <w:r w:rsidR="00074C7C">
        <w:t>”</w:t>
      </w:r>
      <w:ins w:id="184" w:author="Ayperi Ülkü" w:date="2024-03-17T02:18:00Z">
        <w:r w:rsidR="00F51F1F">
          <w:t xml:space="preserve"> </w:t>
        </w:r>
      </w:ins>
      <w:ins w:id="185" w:author="Ayperi Ülkü" w:date="2024-03-17T01:58:00Z">
        <w:r w:rsidR="00F7632B">
          <w:t>in</w:t>
        </w:r>
      </w:ins>
      <w:del w:id="186" w:author="Ayperi Ülkü" w:date="2024-03-17T01:17:00Z">
        <w:r w:rsidR="00AB6167" w:rsidRPr="00A14C2E" w:rsidDel="00482769">
          <w:delText xml:space="preserve">as </w:delText>
        </w:r>
      </w:del>
      <w:del w:id="187" w:author="Ayperi Ülkü" w:date="2024-03-17T01:58:00Z">
        <w:r w:rsidR="00AB6167" w:rsidRPr="00A14C2E" w:rsidDel="00F7632B">
          <w:delText>gate dielectric</w:delText>
        </w:r>
      </w:del>
      <w:ins w:id="188" w:author="Ayperi Ülkü" w:date="2024-03-17T01:18:00Z">
        <w:r w:rsidR="00482769">
          <w:t xml:space="preserve"> </w:t>
        </w:r>
      </w:ins>
      <w:r w:rsidR="00E4035B">
        <w:t>FinFET</w:t>
      </w:r>
      <w:ins w:id="189" w:author="Ayperi Ülkü" w:date="2024-03-17T01:18:00Z">
        <w:r w:rsidR="00482769">
          <w:t xml:space="preserve"> geometries</w:t>
        </w:r>
      </w:ins>
      <w:ins w:id="190" w:author="Ayperi Ülkü" w:date="2024-03-19T21:41:00Z">
        <w:r w:rsidR="009B7320">
          <w:t xml:space="preserve"> by</w:t>
        </w:r>
      </w:ins>
      <w:ins w:id="191" w:author="Ayperi Ülkü" w:date="2024-03-19T21:42:00Z">
        <w:r w:rsidR="009B7320">
          <w:t xml:space="preserve"> utilizing </w:t>
        </w:r>
      </w:ins>
      <w:ins w:id="192" w:author="Ayperi Ülkü" w:date="2024-03-19T21:43:00Z">
        <w:r w:rsidR="009B7320">
          <w:t>of the dielectric stack</w:t>
        </w:r>
      </w:ins>
      <w:del w:id="193" w:author="Ayperi Ülkü" w:date="2024-03-17T00:41:00Z">
        <w:r w:rsidR="00AB6167" w:rsidRPr="00A14C2E" w:rsidDel="008F07DC">
          <w:delText>, with a gate length of 14 nm at 300</w:delText>
        </w:r>
        <w:r w:rsidR="00890EE5" w:rsidDel="008F07DC">
          <w:delText xml:space="preserve"> </w:delText>
        </w:r>
        <w:r w:rsidR="00AB6167" w:rsidRPr="00A14C2E" w:rsidDel="008F07DC">
          <w:delText>K</w:delText>
        </w:r>
      </w:del>
      <w:r w:rsidR="00AB6167" w:rsidRPr="00A14C2E">
        <w:t xml:space="preserve">. </w:t>
      </w:r>
      <w:ins w:id="194" w:author="Ayperi Ülkü" w:date="2024-03-17T00:26:00Z">
        <w:r w:rsidR="00F77875">
          <w:t>In conjunction with studies</w:t>
        </w:r>
      </w:ins>
      <w:ins w:id="195" w:author="Ayperi Ülkü" w:date="2024-03-17T00:27:00Z">
        <w:r w:rsidR="00F77875">
          <w:t xml:space="preserve"> on stacked laminates of gate-oxides</w:t>
        </w:r>
      </w:ins>
      <w:ins w:id="196" w:author="Ayperi Ülkü" w:date="2024-03-17T03:10:00Z">
        <w:r w:rsidR="0077467B">
          <w:t xml:space="preserve"> </w:t>
        </w:r>
      </w:ins>
      <w:ins w:id="197" w:author="Ayperi Ülkü" w:date="2024-03-17T00:29:00Z">
        <w:r w:rsidR="00F77875">
          <w:t xml:space="preserve">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198" w:author="Ayperi Ülkü" w:date="2024-03-17T00:33:00Z">
        <w:r w:rsidR="00557302">
          <w:rPr>
            <w:vertAlign w:val="subscript"/>
          </w:rPr>
          <w:t>,</w:t>
        </w:r>
      </w:ins>
      <w:ins w:id="199" w:author="Ayperi Ülkü" w:date="2024-03-17T00:29:00Z">
        <w:r w:rsidR="00F77875" w:rsidRPr="00A14C2E">
          <w:t xml:space="preserve"> </w:t>
        </w:r>
      </w:ins>
      <w:ins w:id="200" w:author="Ayperi Ülkü" w:date="2024-03-17T00:27:00Z">
        <w:r w:rsidR="00F77875">
          <w:t xml:space="preserve">this </w:t>
        </w:r>
      </w:ins>
      <w:del w:id="201" w:author="Ayperi Ülkü" w:date="2024-03-17T00:26:00Z">
        <w:r w:rsidR="00AB6167" w:rsidRPr="00A14C2E" w:rsidDel="00F77875">
          <w:delText xml:space="preserve">Study </w:delText>
        </w:r>
      </w:del>
      <w:ins w:id="202" w:author="Ayperi Ülkü" w:date="2024-03-17T00:26:00Z">
        <w:r w:rsidR="00F77875">
          <w:t>s</w:t>
        </w:r>
        <w:r w:rsidR="00F77875" w:rsidRPr="00A14C2E">
          <w:t xml:space="preserve">tudy </w:t>
        </w:r>
        <w:r w:rsidR="00F77875">
          <w:t xml:space="preserve">further </w:t>
        </w:r>
      </w:ins>
      <w:r w:rsidR="00AB6167" w:rsidRPr="00A14C2E">
        <w:t xml:space="preserve">explores </w:t>
      </w:r>
      <w:ins w:id="203" w:author="Ayperi Ülkü" w:date="2024-03-19T21:56:00Z">
        <w:r w:rsidR="009B7320">
          <w:t xml:space="preserve">role of </w:t>
        </w:r>
      </w:ins>
      <w:ins w:id="204" w:author="Ayperi Ülkü" w:date="2024-03-19T21:43:00Z">
        <w:r w:rsidR="009B7320">
          <w:t>order</w:t>
        </w:r>
      </w:ins>
      <w:ins w:id="205" w:author="Ayperi Ülkü" w:date="2024-03-19T21:56:00Z">
        <w:r w:rsidR="009B7320">
          <w:t>ed</w:t>
        </w:r>
      </w:ins>
      <w:ins w:id="206" w:author="Ayperi Ülkü" w:date="2024-03-19T21:43:00Z">
        <w:r w:rsidR="009B7320">
          <w:t xml:space="preserve"> </w:t>
        </w:r>
      </w:ins>
      <w:del w:id="207" w:author="Ayperi Ülkü" w:date="2024-03-17T00:27:00Z">
        <w:r w:rsidR="00AB6167" w:rsidRPr="00A14C2E" w:rsidDel="00F77875">
          <w:delText xml:space="preserve">the potential of FGMs </w:delText>
        </w:r>
      </w:del>
      <w:ins w:id="208" w:author="Ayperi Ülkü" w:date="2024-03-17T00:28:00Z">
        <w:r w:rsidR="00F77875">
          <w:t>stacking of oxide</w:t>
        </w:r>
      </w:ins>
      <w:ins w:id="209" w:author="Ayperi Ülkü" w:date="2024-03-17T00:30:00Z">
        <w:r w:rsidR="00557302">
          <w:t xml:space="preserve"> laminates </w:t>
        </w:r>
      </w:ins>
      <w:r w:rsidR="00DF28E7">
        <w:t>towards gate metal with</w:t>
      </w:r>
      <w:ins w:id="210" w:author="Ayperi Ülkü" w:date="2024-03-17T00:28:00Z">
        <w:r w:rsidR="00F77875">
          <w:t xml:space="preserve"> increasi</w:t>
        </w:r>
      </w:ins>
      <w:r w:rsidR="00DF28E7">
        <w:t>ng</w:t>
      </w:r>
      <w:ins w:id="211" w:author="Ayperi Ülkü" w:date="2024-03-19T21:43:00Z">
        <w:r w:rsidR="009B7320">
          <w:t xml:space="preserve"> </w:t>
        </w:r>
      </w:ins>
      <w:del w:id="212" w:author="Ayperi Ülkü" w:date="2024-03-19T21:43:00Z">
        <w:r w:rsidR="00DF28E7" w:rsidDel="009B7320">
          <w:delText xml:space="preserve">lyordered </w:delText>
        </w:r>
      </w:del>
      <w:ins w:id="213" w:author="Ayperi Ülkü" w:date="2024-03-17T00:42:00Z">
        <w:r w:rsidR="008F07DC" w:rsidRPr="00A14C2E">
          <w:t>κ</w:t>
        </w:r>
      </w:ins>
      <w:ins w:id="214" w:author="Ayperi Ülkü" w:date="2024-03-17T02:19:00Z">
        <w:r w:rsidR="00F51F1F">
          <w:t xml:space="preserve"> value</w:t>
        </w:r>
      </w:ins>
      <w:r w:rsidR="00DF28E7">
        <w:t>,</w:t>
      </w:r>
      <w:ins w:id="215" w:author="Ayperi Ülkü" w:date="2024-03-17T00:28:00Z">
        <w:r w:rsidR="00F77875">
          <w:t xml:space="preserve"> </w:t>
        </w:r>
      </w:ins>
      <w:ins w:id="216" w:author="Ayperi Ülkü" w:date="2024-03-17T00:36:00Z">
        <w:r w:rsidR="006B0048">
          <w:t xml:space="preserve">artificially forming a </w:t>
        </w:r>
      </w:ins>
      <w:ins w:id="217" w:author="Ayperi Ülkü" w:date="2024-03-17T00:42:00Z">
        <w:r w:rsidR="008F07DC" w:rsidRPr="00A14C2E">
          <w:t>κ</w:t>
        </w:r>
      </w:ins>
      <w:ins w:id="218" w:author="Ayperi Ülkü" w:date="2024-03-17T00:36:00Z">
        <w:r w:rsidR="006B0048">
          <w:t xml:space="preserve">-graded </w:t>
        </w:r>
      </w:ins>
      <w:ins w:id="219" w:author="Ayperi Ülkü" w:date="2024-03-17T01:21:00Z">
        <w:r w:rsidR="00482769">
          <w:t>functionally graded material (</w:t>
        </w:r>
      </w:ins>
      <w:ins w:id="220" w:author="Ayperi Ülkü" w:date="2024-03-17T00:36:00Z">
        <w:r w:rsidR="006B0048">
          <w:t>FGM</w:t>
        </w:r>
      </w:ins>
      <w:ins w:id="221" w:author="Ayperi Ülkü" w:date="2024-03-17T01:21:00Z">
        <w:r w:rsidR="00482769">
          <w:t>)</w:t>
        </w:r>
      </w:ins>
      <w:ins w:id="222" w:author="Ayperi Ülkü" w:date="2024-03-17T00:36:00Z">
        <w:r w:rsidR="006B0048">
          <w:t>.</w:t>
        </w:r>
      </w:ins>
      <w:ins w:id="223" w:author="Ayperi Ülkü" w:date="2024-03-17T00:28:00Z">
        <w:r w:rsidR="00F77875">
          <w:t xml:space="preserve"> </w:t>
        </w:r>
      </w:ins>
      <w:ins w:id="224" w:author="Ayperi Ülkü" w:date="2024-03-19T22:53:00Z">
        <w:r w:rsidR="001765E2" w:rsidRPr="001765E2">
          <w:t xml:space="preserve">We show </w:t>
        </w:r>
      </w:ins>
      <w:ins w:id="225" w:author="Ayperi Ülkü" w:date="2024-03-19T22:54:00Z">
        <w:r w:rsidR="001765E2" w:rsidRPr="001765E2">
          <w:t xml:space="preserve">k-graded </w:t>
        </w:r>
      </w:ins>
      <w:ins w:id="226" w:author="Ayperi Ülkü" w:date="2024-03-19T22:53:00Z">
        <w:r w:rsidR="001765E2" w:rsidRPr="001765E2">
          <w:t xml:space="preserve">gate oxides </w:t>
        </w:r>
      </w:ins>
      <w:ins w:id="227" w:author="Ayperi Ülkü" w:date="2024-03-19T22:52:00Z">
        <w:r w:rsidR="001765E2" w:rsidRPr="001765E2">
          <w:t xml:space="preserve">decrease </w:t>
        </w:r>
      </w:ins>
      <w:ins w:id="228" w:author="Ayperi Ülkü" w:date="2024-03-19T22:57:00Z">
        <w:r w:rsidR="001765E2" w:rsidRPr="001765E2">
          <w:rPr>
            <w:rPrChange w:id="229" w:author="Ayperi Ülkü" w:date="2024-03-19T22:58:00Z">
              <w:rPr>
                <w:highlight w:val="yellow"/>
              </w:rPr>
            </w:rPrChange>
          </w:rPr>
          <w:t xml:space="preserve">adverse </w:t>
        </w:r>
      </w:ins>
      <w:ins w:id="230" w:author="Ayperi Ülkü" w:date="2024-03-19T22:52:00Z">
        <w:r w:rsidR="001765E2" w:rsidRPr="001765E2">
          <w:t xml:space="preserve">interface trap effects and decrease </w:t>
        </w:r>
      </w:ins>
      <w:ins w:id="231" w:author="Ayperi Ülkü" w:date="2024-03-19T22:54:00Z">
        <w:r w:rsidR="001765E2" w:rsidRPr="001765E2">
          <w:t xml:space="preserve">gate-channel </w:t>
        </w:r>
      </w:ins>
      <w:ins w:id="232" w:author="Ayperi Ülkü" w:date="2024-03-19T22:52:00Z">
        <w:r w:rsidR="001765E2" w:rsidRPr="001765E2">
          <w:t>leakage currents.</w:t>
        </w:r>
        <w:r w:rsidR="001765E2">
          <w:t xml:space="preserve"> </w:t>
        </w:r>
      </w:ins>
      <w:del w:id="233" w:author="Ayperi Ülkü" w:date="2024-03-17T00:36:00Z">
        <w:r w:rsidR="00AB6167" w:rsidRPr="00A14C2E" w:rsidDel="006B0048">
          <w:delText>a</w:delText>
        </w:r>
      </w:del>
      <w:ins w:id="234" w:author="Ayperi Ülkü" w:date="2024-03-17T03:10:00Z">
        <w:r w:rsidR="0077467B">
          <w:t>A</w:t>
        </w:r>
      </w:ins>
      <w:ins w:id="235" w:author="Ayperi Ülkü" w:date="2024-03-17T00:36:00Z">
        <w:r w:rsidR="006B0048">
          <w:t xml:space="preserve"> </w:t>
        </w:r>
      </w:ins>
      <w:del w:id="236" w:author="Ayperi Ülkü" w:date="2024-03-17T00:31:00Z">
        <w:r w:rsidR="00AB6167" w:rsidRPr="00A14C2E" w:rsidDel="00557302">
          <w:delText xml:space="preserve">s </w:delText>
        </w:r>
      </w:del>
      <w:ins w:id="237" w:author="Ayperi Ülkü" w:date="2024-03-17T02:41:00Z">
        <w:r w:rsidR="001F34E3">
          <w:t>numerical</w:t>
        </w:r>
      </w:ins>
      <w:ins w:id="238" w:author="Ayperi Ülkü" w:date="2024-03-17T00:32:00Z">
        <w:r w:rsidR="00557302">
          <w:t xml:space="preserve"> analy</w:t>
        </w:r>
      </w:ins>
      <w:ins w:id="239" w:author="Ayperi Ülkü" w:date="2024-03-17T03:10:00Z">
        <w:r w:rsidR="0077467B">
          <w:t>sis</w:t>
        </w:r>
      </w:ins>
      <w:ins w:id="240" w:author="Ayperi Ülkü" w:date="2024-03-17T00:37:00Z">
        <w:r w:rsidR="006B0048">
          <w:t xml:space="preserve"> via introduction of </w:t>
        </w:r>
      </w:ins>
      <w:ins w:id="241" w:author="Ayperi Ülkü" w:date="2024-03-17T02:40:00Z">
        <w:r w:rsidR="001F34E3">
          <w:t>a</w:t>
        </w:r>
      </w:ins>
      <w:ins w:id="242" w:author="Ayperi Ülkü" w:date="2024-03-17T00:37:00Z">
        <w:r w:rsidR="006B0048">
          <w:t xml:space="preserve"> custom benchmark</w:t>
        </w:r>
      </w:ins>
      <w:ins w:id="243" w:author="Ayperi Ülkü" w:date="2024-03-17T00:32:00Z">
        <w:r w:rsidR="00557302">
          <w:t xml:space="preserve"> </w:t>
        </w:r>
      </w:ins>
      <w:ins w:id="244" w:author="Ayperi Ülkü" w:date="2024-03-17T03:10:00Z">
        <w:r w:rsidR="0077467B">
          <w:t>is cond</w:t>
        </w:r>
      </w:ins>
      <w:ins w:id="245" w:author="Ayperi Ülkü" w:date="2024-03-17T03:11:00Z">
        <w:r w:rsidR="0077467B">
          <w:t xml:space="preserve">ucted to show </w:t>
        </w:r>
      </w:ins>
      <w:del w:id="246" w:author="Ayperi Ülkü" w:date="2024-03-17T02:41:00Z">
        <w:r w:rsidR="00AB6167" w:rsidRPr="00A14C2E" w:rsidDel="001F34E3">
          <w:delText xml:space="preserve">a </w:delText>
        </w:r>
      </w:del>
      <w:r w:rsidR="00AB6167" w:rsidRPr="00A14C2E">
        <w:t>viab</w:t>
      </w:r>
      <w:ins w:id="247" w:author="Ayperi Ülkü" w:date="2024-03-17T02:41:00Z">
        <w:r w:rsidR="001F34E3">
          <w:t>ili</w:t>
        </w:r>
      </w:ins>
      <w:ins w:id="248" w:author="Ayperi Ülkü" w:date="2024-03-17T02:42:00Z">
        <w:r w:rsidR="001F34E3">
          <w:t>ty</w:t>
        </w:r>
      </w:ins>
      <w:del w:id="249" w:author="Ayperi Ülkü" w:date="2024-03-17T02:41:00Z">
        <w:r w:rsidR="00AB6167" w:rsidRPr="00A14C2E" w:rsidDel="001F34E3">
          <w:delText>le</w:delText>
        </w:r>
      </w:del>
      <w:r w:rsidR="00AB6167" w:rsidRPr="00A14C2E">
        <w:t xml:space="preserve"> </w:t>
      </w:r>
      <w:del w:id="250" w:author="Ayperi Ülkü" w:date="2024-03-17T02:42:00Z">
        <w:r w:rsidR="00AB6167" w:rsidRPr="00A14C2E" w:rsidDel="001F34E3">
          <w:delText xml:space="preserve">alternative </w:delText>
        </w:r>
      </w:del>
      <w:ins w:id="251" w:author="Ayperi Ülkü" w:date="2024-03-17T02:42:00Z">
        <w:r w:rsidR="001F34E3">
          <w:t xml:space="preserve">of usage of </w:t>
        </w:r>
      </w:ins>
      <w:ins w:id="252" w:author="Ayperi Ülkü" w:date="2024-03-19T22:08:00Z">
        <w:r w:rsidR="009B7320">
          <w:t>FGM</w:t>
        </w:r>
      </w:ins>
      <w:ins w:id="253" w:author="Ayperi Ülkü" w:date="2024-03-17T02:42:00Z">
        <w:r w:rsidR="001F34E3">
          <w:t xml:space="preserve"> structures</w:t>
        </w:r>
        <w:r w:rsidR="001F34E3" w:rsidRPr="00A14C2E">
          <w:t xml:space="preserve"> </w:t>
        </w:r>
      </w:ins>
      <w:del w:id="254" w:author="Ayperi Ülkü" w:date="2024-03-17T02:42:00Z">
        <w:r w:rsidR="00AB6167" w:rsidRPr="00A14C2E" w:rsidDel="001F34E3">
          <w:delText xml:space="preserve">to </w:delText>
        </w:r>
      </w:del>
      <w:ins w:id="255" w:author="Ayperi Ülkü" w:date="2024-03-17T02:42:00Z">
        <w:r w:rsidR="001F34E3">
          <w:t>against</w:t>
        </w:r>
        <w:r w:rsidR="001F34E3" w:rsidRPr="00A14C2E">
          <w:t xml:space="preserve"> </w:t>
        </w:r>
      </w:ins>
      <w:r w:rsidR="00AB6167" w:rsidRPr="00A14C2E">
        <w:t>conventional single layer high-</w:t>
      </w:r>
      <w:r w:rsidR="00B74086" w:rsidRPr="00A14C2E">
        <w:t>κ</w:t>
      </w:r>
      <w:r w:rsidR="00AB6167" w:rsidRPr="00A14C2E">
        <w:t xml:space="preserve"> dielectrics</w:t>
      </w:r>
      <w:ins w:id="256" w:author="Ayperi Ülkü" w:date="2024-03-19T22:09:00Z">
        <w:r w:rsidR="009B7320">
          <w:t xml:space="preserve"> on 14-nm FinFET geometry</w:t>
        </w:r>
      </w:ins>
      <w:del w:id="257" w:author="Ayperi Ülkü" w:date="2024-03-19T22:09:00Z">
        <w:r w:rsidR="00AB6167" w:rsidRPr="00A14C2E" w:rsidDel="009B7320">
          <w:delText xml:space="preserve"> </w:delText>
        </w:r>
      </w:del>
      <w:del w:id="258" w:author="Ayperi Ülkü" w:date="2024-03-17T00:37:00Z">
        <w:r w:rsidR="00AB6167" w:rsidRPr="00A14C2E" w:rsidDel="006B0048">
          <w:delText>in</w:delText>
        </w:r>
      </w:del>
      <w:del w:id="259" w:author="Ayperi Ülkü" w:date="2024-03-19T22:09:00Z">
        <w:r w:rsidR="00AB6167" w:rsidRPr="00A14C2E" w:rsidDel="009B7320">
          <w:delText xml:space="preserve"> </w:delText>
        </w:r>
        <w:r w:rsidR="00E4035B" w:rsidDel="009B7320">
          <w:delText>FinFET</w:delText>
        </w:r>
        <w:r w:rsidR="00AB6167" w:rsidRPr="00A14C2E" w:rsidDel="009B7320">
          <w:delText xml:space="preserve"> structure</w:delText>
        </w:r>
      </w:del>
      <w:ins w:id="260" w:author="Ayperi Ülkü" w:date="2024-03-19T22:19:00Z">
        <w:r w:rsidR="009B7320">
          <w:t xml:space="preserve">. </w:t>
        </w:r>
      </w:ins>
      <w:del w:id="261" w:author="Ayperi Ülkü" w:date="2024-03-17T00:37:00Z">
        <w:r w:rsidR="00AB6167" w:rsidRPr="00A14C2E" w:rsidDel="006B0048">
          <w:delText>s</w:delText>
        </w:r>
      </w:del>
      <w:del w:id="262" w:author="Ayperi Ülkü" w:date="2024-03-19T22:09:00Z">
        <w:r w:rsidR="00AB6167" w:rsidRPr="00A14C2E" w:rsidDel="009B7320">
          <w:delText xml:space="preserve">. </w:delText>
        </w:r>
      </w:del>
      <w:del w:id="263" w:author="Ayperi Ülkü" w:date="2024-03-17T00:32:00Z">
        <w:r w:rsidR="00AB6167" w:rsidRPr="00A14C2E" w:rsidDel="00557302">
          <w:delText>We investigate the i</w:delText>
        </w:r>
      </w:del>
      <w:ins w:id="264" w:author="Ayperi Ülkü" w:date="2024-03-19T22:19:00Z">
        <w:r w:rsidR="009B7320">
          <w:t>I</w:t>
        </w:r>
      </w:ins>
      <w:r w:rsidR="00AB6167" w:rsidRPr="00A14C2E">
        <w:t xml:space="preserve">mpact </w:t>
      </w:r>
      <w:del w:id="265" w:author="Ayperi Ülkü" w:date="2024-03-19T22:09:00Z">
        <w:r w:rsidR="00AB6167" w:rsidRPr="00A14C2E" w:rsidDel="009B7320">
          <w:delText>of using</w:delText>
        </w:r>
        <w:r w:rsidR="00AB6167" w:rsidRPr="00A14C2E" w:rsidDel="009B7320">
          <w:rPr>
            <w:color w:val="000000" w:themeColor="text1"/>
          </w:rPr>
          <w:delText xml:space="preserve"> </w:delText>
        </w:r>
      </w:del>
      <w:del w:id="266" w:author="Ayperi Ülkü" w:date="2024-03-17T01:22:00Z">
        <w:r w:rsidR="00AB6167" w:rsidRPr="00A14C2E" w:rsidDel="00482769">
          <w:rPr>
            <w:color w:val="000000" w:themeColor="text1"/>
          </w:rPr>
          <w:delText xml:space="preserve">FGMs </w:delText>
        </w:r>
        <w:r w:rsidR="00AB6167" w:rsidRPr="00A14C2E" w:rsidDel="00482769">
          <w:delText xml:space="preserve">as gate oxide dielectric </w:delText>
        </w:r>
      </w:del>
      <w:r w:rsidR="00AB6167" w:rsidRPr="00A14C2E">
        <w:t>on key electrical performance parameters</w:t>
      </w:r>
      <w:ins w:id="267" w:author="Ayperi Ülkü" w:date="2024-03-17T00:38:00Z">
        <w:r w:rsidR="006B0048">
          <w:t xml:space="preserve"> </w:t>
        </w:r>
      </w:ins>
      <w:r w:rsidR="00DF28E7">
        <w:t>are</w:t>
      </w:r>
      <w:ins w:id="268" w:author="Ayperi Ülkü" w:date="2024-03-17T00:38:00Z">
        <w:r w:rsidR="006B0048">
          <w:t xml:space="preserve"> ana</w:t>
        </w:r>
      </w:ins>
      <w:ins w:id="269" w:author="Ayperi Ülkü" w:date="2024-03-17T01:22:00Z">
        <w:r w:rsidR="00482769">
          <w:t>l</w:t>
        </w:r>
      </w:ins>
      <w:ins w:id="270" w:author="Ayperi Ülkü" w:date="2024-03-17T00:38:00Z">
        <w:r w:rsidR="006B0048">
          <w:t>yzed</w:t>
        </w:r>
      </w:ins>
      <w:ins w:id="271" w:author="Ayperi Ülkü" w:date="2024-03-19T22:19:00Z">
        <w:r w:rsidR="009B7320">
          <w:t xml:space="preserve"> </w:t>
        </w:r>
      </w:ins>
      <w:del w:id="272" w:author="Ayperi Ülkü" w:date="2024-03-19T21:47:00Z">
        <w:r w:rsidR="00DF28E7" w:rsidDel="009B7320">
          <w:delText xml:space="preserve">. </w:delText>
        </w:r>
        <w:r w:rsidR="00AB6167" w:rsidRPr="00A14C2E" w:rsidDel="009B7320">
          <w:delText>U</w:delText>
        </w:r>
      </w:del>
      <w:ins w:id="273" w:author="Ayperi Ülkü" w:date="2024-03-19T22:19:00Z">
        <w:r w:rsidR="009B7320">
          <w:t>u</w:t>
        </w:r>
      </w:ins>
      <w:ins w:id="274" w:author="Ayperi Ülkü" w:date="2024-03-19T21:47:00Z">
        <w:r w:rsidR="009B7320">
          <w:t>sing</w:t>
        </w:r>
      </w:ins>
      <w:del w:id="275" w:author="Ayperi Ülkü" w:date="2024-03-19T21:47:00Z">
        <w:r w:rsidR="00AB6167" w:rsidRPr="00A14C2E" w:rsidDel="009B7320">
          <w:delText>sing</w:delText>
        </w:r>
      </w:del>
      <w:r w:rsidR="00AB6167" w:rsidRPr="00A14C2E">
        <w:t xml:space="preserve"> SILVACO ATLAS </w:t>
      </w:r>
      <w:ins w:id="276" w:author="Ayperi Ülkü" w:date="2024-03-19T22:19:00Z">
        <w:r w:rsidR="009B7320">
          <w:t xml:space="preserve">TCAD </w:t>
        </w:r>
      </w:ins>
      <w:del w:id="277" w:author="Ayperi Ülkü" w:date="2024-03-19T22:19:00Z">
        <w:r w:rsidR="00AB6167" w:rsidRPr="00A14C2E" w:rsidDel="009B7320">
          <w:delText xml:space="preserve">for </w:delText>
        </w:r>
      </w:del>
      <w:ins w:id="278" w:author="Ayperi Ülkü" w:date="2024-03-19T22:19:00Z">
        <w:r w:rsidR="009B7320">
          <w:t>as</w:t>
        </w:r>
        <w:r w:rsidR="009B7320" w:rsidRPr="00A14C2E">
          <w:t xml:space="preserve"> </w:t>
        </w:r>
      </w:ins>
      <w:r w:rsidR="00AB6167" w:rsidRPr="00A14C2E">
        <w:t>device simulation</w:t>
      </w:r>
      <w:ins w:id="279" w:author="Ayperi Ülkü" w:date="2024-03-19T22:19:00Z">
        <w:r w:rsidR="009B7320">
          <w:t xml:space="preserve"> tool.</w:t>
        </w:r>
      </w:ins>
      <w:del w:id="280" w:author="Ayperi Ülkü" w:date="2024-03-19T22:19:00Z">
        <w:r w:rsidR="00AB6167" w:rsidRPr="00A14C2E" w:rsidDel="009B7320">
          <w:delText>,</w:delText>
        </w:r>
      </w:del>
      <w:del w:id="281" w:author="Ayperi Ülkü" w:date="2024-03-19T22:10:00Z">
        <w:r w:rsidR="00AB6167" w:rsidRPr="00A14C2E" w:rsidDel="009B7320">
          <w:delText xml:space="preserve"> </w:delText>
        </w:r>
      </w:del>
      <w:ins w:id="282" w:author="Ayperi Ülkü" w:date="2024-03-19T22:10:00Z">
        <w:r w:rsidR="009B7320">
          <w:t xml:space="preserve"> </w:t>
        </w:r>
      </w:ins>
      <w:ins w:id="283" w:author="Ayperi Ülkü" w:date="2024-03-19T22:20:00Z">
        <w:r w:rsidR="009B7320">
          <w:t xml:space="preserve">Within </w:t>
        </w:r>
      </w:ins>
      <w:del w:id="284" w:author="Ayperi Ülkü" w:date="2024-03-17T01:24:00Z">
        <w:r w:rsidR="00AB6167" w:rsidRPr="00A14C2E" w:rsidDel="00354B33">
          <w:delText xml:space="preserve">we start with </w:delText>
        </w:r>
      </w:del>
      <w:del w:id="285" w:author="Ayperi Ülkü" w:date="2024-03-19T22:10:00Z">
        <w:r w:rsidR="00AB6167" w:rsidRPr="00A14C2E" w:rsidDel="009B7320">
          <w:delText>SiO</w:delText>
        </w:r>
        <w:r w:rsidR="00AB6167" w:rsidRPr="00A14C2E" w:rsidDel="009B7320">
          <w:rPr>
            <w:vertAlign w:val="subscript"/>
          </w:rPr>
          <w:delText>2</w:delText>
        </w:r>
        <w:r w:rsidR="00AB6167" w:rsidRPr="00A14C2E" w:rsidDel="009B7320">
          <w:delText>, Al</w:delText>
        </w:r>
        <w:r w:rsidR="00AB6167" w:rsidRPr="00A14C2E" w:rsidDel="009B7320">
          <w:rPr>
            <w:vertAlign w:val="subscript"/>
          </w:rPr>
          <w:delText>2</w:delText>
        </w:r>
        <w:r w:rsidR="00AB6167" w:rsidRPr="00A14C2E" w:rsidDel="009B7320">
          <w:delText>O</w:delText>
        </w:r>
        <w:r w:rsidR="00AB6167" w:rsidRPr="00A14C2E" w:rsidDel="009B7320">
          <w:rPr>
            <w:vertAlign w:val="subscript"/>
          </w:rPr>
          <w:delText>3</w:delText>
        </w:r>
        <w:r w:rsidR="00AB6167" w:rsidRPr="00A14C2E" w:rsidDel="009B7320">
          <w:delText>, HfO</w:delText>
        </w:r>
        <w:r w:rsidR="00AB6167" w:rsidRPr="00A14C2E" w:rsidDel="009B7320">
          <w:rPr>
            <w:vertAlign w:val="subscript"/>
          </w:rPr>
          <w:delText>2</w:delText>
        </w:r>
        <w:r w:rsidR="00AB6167" w:rsidRPr="00A14C2E" w:rsidDel="009B7320">
          <w:delText>, La</w:delText>
        </w:r>
        <w:r w:rsidR="00AB6167" w:rsidRPr="00A14C2E" w:rsidDel="009B7320">
          <w:rPr>
            <w:vertAlign w:val="subscript"/>
          </w:rPr>
          <w:delText>2</w:delText>
        </w:r>
        <w:r w:rsidR="00AB6167" w:rsidRPr="00A14C2E" w:rsidDel="009B7320">
          <w:delText>O</w:delText>
        </w:r>
        <w:r w:rsidR="00AB6167" w:rsidRPr="00A14C2E" w:rsidDel="009B7320">
          <w:rPr>
            <w:vertAlign w:val="subscript"/>
          </w:rPr>
          <w:delText>3</w:delText>
        </w:r>
        <w:r w:rsidR="00AB6167" w:rsidRPr="00A14C2E" w:rsidDel="009B7320">
          <w:delText xml:space="preserve"> and TiO</w:delText>
        </w:r>
        <w:r w:rsidR="00AB6167" w:rsidRPr="00A14C2E" w:rsidDel="009B7320">
          <w:rPr>
            <w:vertAlign w:val="subscript"/>
          </w:rPr>
          <w:delText xml:space="preserve">2 </w:delText>
        </w:r>
      </w:del>
      <w:del w:id="286" w:author="Ayperi Ülkü" w:date="2024-03-17T01:24:00Z">
        <w:r w:rsidR="00AB6167" w:rsidRPr="00A14C2E" w:rsidDel="00354B33">
          <w:delText>as single layer gate dielectrics of</w:delText>
        </w:r>
      </w:del>
      <w:del w:id="287" w:author="Ayperi Ülkü" w:date="2024-03-19T22:10:00Z">
        <w:r w:rsidR="00AB6167" w:rsidRPr="00A14C2E" w:rsidDel="009B7320">
          <w:delText xml:space="preserve"> 3</w:delText>
        </w:r>
        <w:r w:rsidR="00890EE5" w:rsidDel="009B7320">
          <w:delText xml:space="preserve"> </w:delText>
        </w:r>
        <w:r w:rsidR="00AB6167" w:rsidRPr="00A14C2E" w:rsidDel="009B7320">
          <w:delText>nm thickness (</w:delText>
        </w:r>
        <w:r w:rsidR="00AB6167" w:rsidRPr="00A14C2E" w:rsidDel="009B7320">
          <w:rPr>
            <w:b/>
          </w:rPr>
          <w:delText>t</w:delText>
        </w:r>
        <w:r w:rsidR="00AB6167" w:rsidRPr="00A14C2E" w:rsidDel="009B7320">
          <w:rPr>
            <w:vertAlign w:val="subscript"/>
          </w:rPr>
          <w:delText>ox</w:delText>
        </w:r>
        <w:r w:rsidR="00AB6167" w:rsidRPr="00A14C2E" w:rsidDel="009B7320">
          <w:delText>) for a 14</w:delText>
        </w:r>
        <w:r w:rsidR="00890EE5" w:rsidDel="009B7320">
          <w:delText xml:space="preserve"> </w:delText>
        </w:r>
        <w:r w:rsidR="00AB6167" w:rsidRPr="00A14C2E" w:rsidDel="009B7320">
          <w:delText>nm channel (fin) length (</w:delText>
        </w:r>
        <w:r w:rsidR="00AB6167" w:rsidRPr="00A14C2E" w:rsidDel="009B7320">
          <w:rPr>
            <w:b/>
          </w:rPr>
          <w:delText>L</w:delText>
        </w:r>
        <w:r w:rsidR="00AB6167" w:rsidRPr="00A14C2E" w:rsidDel="009B7320">
          <w:rPr>
            <w:vertAlign w:val="subscript"/>
          </w:rPr>
          <w:delText>FET</w:delText>
        </w:r>
        <w:r w:rsidR="00AB6167" w:rsidRPr="00A14C2E" w:rsidDel="009B7320">
          <w:delText>), 2</w:delText>
        </w:r>
        <w:r w:rsidR="00890EE5" w:rsidDel="009B7320">
          <w:delText xml:space="preserve"> </w:delText>
        </w:r>
        <w:r w:rsidR="00AB6167" w:rsidRPr="00A14C2E" w:rsidDel="009B7320">
          <w:delText>nm channel width (</w:delText>
        </w:r>
        <w:r w:rsidR="00AB6167" w:rsidRPr="00A14C2E" w:rsidDel="009B7320">
          <w:rPr>
            <w:b/>
          </w:rPr>
          <w:delText>W</w:delText>
        </w:r>
        <w:r w:rsidR="00AB6167" w:rsidRPr="00A14C2E" w:rsidDel="009B7320">
          <w:rPr>
            <w:vertAlign w:val="subscript"/>
          </w:rPr>
          <w:delText>FET</w:delText>
        </w:r>
        <w:r w:rsidR="00AB6167" w:rsidRPr="00A14C2E" w:rsidDel="009B7320">
          <w:delText>), 5nm channel height (</w:delText>
        </w:r>
        <w:r w:rsidR="00AB6167" w:rsidRPr="00A14C2E" w:rsidDel="009B7320">
          <w:rPr>
            <w:b/>
          </w:rPr>
          <w:delText>h</w:delText>
        </w:r>
        <w:r w:rsidR="00AB6167" w:rsidRPr="00A14C2E" w:rsidDel="009B7320">
          <w:rPr>
            <w:vertAlign w:val="subscript"/>
          </w:rPr>
          <w:delText>fin</w:delText>
        </w:r>
        <w:r w:rsidR="00AB6167" w:rsidRPr="00A14C2E" w:rsidDel="009B7320">
          <w:delText xml:space="preserve">) </w:delText>
        </w:r>
        <w:r w:rsidR="00E4035B" w:rsidDel="009B7320">
          <w:delText>FinFET</w:delText>
        </w:r>
        <w:r w:rsidR="00AB6167" w:rsidRPr="00A14C2E" w:rsidDel="009B7320">
          <w:delText xml:space="preserve"> structure</w:delText>
        </w:r>
      </w:del>
      <w:del w:id="288" w:author="Ayperi Ülkü" w:date="2024-03-17T01:25:00Z">
        <w:r w:rsidR="00AB6167" w:rsidRPr="00A14C2E" w:rsidDel="00354B33">
          <w:delText xml:space="preserve">; then formed </w:delText>
        </w:r>
      </w:del>
      <w:r w:rsidR="00AB6167" w:rsidRPr="00A14C2E">
        <w:t xml:space="preserve">13 different 2- </w:t>
      </w:r>
      <w:del w:id="289" w:author="Ayperi Ülkü" w:date="2024-03-19T22:11:00Z">
        <w:r w:rsidR="00AB6167" w:rsidRPr="00A14C2E" w:rsidDel="009B7320">
          <w:delText xml:space="preserve">or </w:delText>
        </w:r>
      </w:del>
      <w:ins w:id="290" w:author="Ayperi Ülkü" w:date="2024-03-19T22:11:00Z">
        <w:r w:rsidR="009B7320">
          <w:t>and</w:t>
        </w:r>
        <w:r w:rsidR="009B7320" w:rsidRPr="00A14C2E">
          <w:t xml:space="preserve"> </w:t>
        </w:r>
      </w:ins>
      <w:r w:rsidR="00AB6167" w:rsidRPr="00A14C2E">
        <w:t xml:space="preserve">3-stage </w:t>
      </w:r>
      <w:ins w:id="291" w:author="Ayperi Ülkü" w:date="2024-03-17T01:26:00Z">
        <w:r w:rsidR="00354B33" w:rsidRPr="00A14C2E">
          <w:t>κ</w:t>
        </w:r>
        <w:r w:rsidR="00354B33">
          <w:t>-</w:t>
        </w:r>
      </w:ins>
      <w:r w:rsidR="00DF28E7">
        <w:t>graded</w:t>
      </w:r>
      <w:ins w:id="292" w:author="Ayperi Ülkü" w:date="2024-03-17T01:25:00Z">
        <w:r w:rsidR="00354B33">
          <w:t xml:space="preserve"> </w:t>
        </w:r>
      </w:ins>
      <w:r w:rsidR="00DF28E7">
        <w:t xml:space="preserve">stacked </w:t>
      </w:r>
      <w:ins w:id="293" w:author="Ayperi Ülkü" w:date="2024-03-17T03:29:00Z">
        <w:r w:rsidR="0077467B">
          <w:t xml:space="preserve">gate-oxide </w:t>
        </w:r>
      </w:ins>
      <w:r w:rsidR="00AB6167" w:rsidRPr="00A14C2E">
        <w:t>combinations</w:t>
      </w:r>
      <w:ins w:id="294" w:author="Ayperi Ülkü" w:date="2024-03-19T22:10:00Z">
        <w:r w:rsidR="009B7320">
          <w:t xml:space="preserve"> </w:t>
        </w:r>
      </w:ins>
      <w:ins w:id="295" w:author="Ayperi Ülkü" w:date="2024-03-19T22:55:00Z">
        <w:r w:rsidR="001765E2">
          <w:t xml:space="preserve">some </w:t>
        </w:r>
      </w:ins>
      <w:del w:id="296" w:author="Ayperi Ülkü" w:date="2024-03-19T22:10:00Z">
        <w:r w:rsidR="00AB6167" w:rsidRPr="00A14C2E" w:rsidDel="009B7320">
          <w:delText xml:space="preserve"> </w:delText>
        </w:r>
      </w:del>
      <w:del w:id="297" w:author="Ayperi Ülkü" w:date="2024-03-17T01:26:00Z">
        <w:r w:rsidR="00AB6167" w:rsidRPr="00A14C2E" w:rsidDel="00354B33">
          <w:delText xml:space="preserve">as gate dielectrics, </w:delText>
        </w:r>
      </w:del>
      <w:del w:id="298" w:author="Ayperi Ülkü" w:date="2024-03-19T22:11:00Z">
        <w:r w:rsidR="00AB6167" w:rsidRPr="00A14C2E" w:rsidDel="009B7320">
          <w:delText>staged</w:delText>
        </w:r>
      </w:del>
      <w:del w:id="299" w:author="Ayperi Ülkü" w:date="2024-03-19T21:48:00Z">
        <w:r w:rsidR="00AB6167" w:rsidRPr="00A14C2E" w:rsidDel="009B7320">
          <w:delText xml:space="preserve"> in</w:delText>
        </w:r>
      </w:del>
      <w:del w:id="300" w:author="Ayperi Ülkü" w:date="2024-03-19T22:11:00Z">
        <w:r w:rsidR="00AB6167" w:rsidRPr="00A14C2E" w:rsidDel="009B7320">
          <w:delText xml:space="preserve"> </w:delText>
        </w:r>
      </w:del>
      <w:del w:id="301" w:author="Ayperi Ülkü" w:date="2024-03-19T21:49:00Z">
        <w:r w:rsidR="00AB6167" w:rsidRPr="00A14C2E" w:rsidDel="009B7320">
          <w:delText>parallel</w:delText>
        </w:r>
      </w:del>
      <w:del w:id="302" w:author="Ayperi Ülkü" w:date="2024-03-17T03:29:00Z">
        <w:r w:rsidR="00AB6167" w:rsidRPr="00A14C2E" w:rsidDel="0077467B">
          <w:delText xml:space="preserve"> </w:delText>
        </w:r>
      </w:del>
      <w:del w:id="303" w:author="Ayperi Ülkü" w:date="2024-03-17T01:26:00Z">
        <w:r w:rsidR="00AB6167" w:rsidRPr="00A14C2E" w:rsidDel="00354B33">
          <w:delText>sheets</w:delText>
        </w:r>
      </w:del>
      <w:del w:id="304" w:author="Ayperi Ülkü" w:date="2024-03-19T22:11:00Z">
        <w:r w:rsidR="00AB6167" w:rsidRPr="00A14C2E" w:rsidDel="009B7320">
          <w:delText xml:space="preserve">, </w:delText>
        </w:r>
      </w:del>
      <w:del w:id="305" w:author="Ayperi Ülkü" w:date="2024-03-19T21:48:00Z">
        <w:r w:rsidR="00AB6167" w:rsidRPr="00A14C2E" w:rsidDel="009B7320">
          <w:delText>connected serially</w:delText>
        </w:r>
        <w:r w:rsidR="00DF28E7" w:rsidDel="009B7320">
          <w:delText xml:space="preserve">, </w:delText>
        </w:r>
      </w:del>
      <w:del w:id="306" w:author="Ayperi Ülkü" w:date="2024-03-19T22:11:00Z">
        <w:r w:rsidR="00DF28E7" w:rsidDel="009B7320">
          <w:delText>between Si channel and gate metal</w:delText>
        </w:r>
      </w:del>
      <w:del w:id="307" w:author="Ayperi Ülkü" w:date="2024-03-19T22:20:00Z">
        <w:r w:rsidR="00FC5D68" w:rsidDel="009B7320">
          <w:delText xml:space="preserve"> </w:delText>
        </w:r>
      </w:del>
      <w:del w:id="308" w:author="Ayperi Ülkü" w:date="2024-03-17T01:27:00Z">
        <w:r w:rsidR="00AB6167" w:rsidRPr="00A14C2E" w:rsidDel="00354B33">
          <w:delText>, with systematically varying thickness of mentioned dielectric layers to form a graded structured 3 nm-thickness FGM gate dielectrics. FinFET Buried Oxide (BOX) material was kept as Al</w:delText>
        </w:r>
        <w:r w:rsidR="00AB6167" w:rsidRPr="00A14C2E" w:rsidDel="00354B33">
          <w:rPr>
            <w:vertAlign w:val="subscript"/>
          </w:rPr>
          <w:delText>2</w:delText>
        </w:r>
        <w:r w:rsidR="00AB6167" w:rsidRPr="00A14C2E" w:rsidDel="00354B33">
          <w:delText>O</w:delText>
        </w:r>
        <w:r w:rsidR="00AB6167" w:rsidRPr="00A14C2E" w:rsidDel="00354B33">
          <w:rPr>
            <w:vertAlign w:val="subscript"/>
          </w:rPr>
          <w:delText>3</w:delText>
        </w:r>
        <w:r w:rsidR="00AB6167" w:rsidRPr="00A14C2E" w:rsidDel="00354B33">
          <w:delText xml:space="preserve"> through all simulations. </w:delText>
        </w:r>
      </w:del>
      <w:del w:id="309" w:author="Ayperi Ülkü" w:date="2024-03-19T22:11:00Z">
        <w:r w:rsidR="00AB6167" w:rsidRPr="00A14C2E" w:rsidDel="009B7320">
          <w:delText>Our r</w:delText>
        </w:r>
      </w:del>
      <w:del w:id="310" w:author="Ayperi Ülkü" w:date="2024-03-19T22:20:00Z">
        <w:r w:rsidR="00AB6167" w:rsidRPr="00A14C2E" w:rsidDel="009B7320">
          <w:delText>esults indicate</w:delText>
        </w:r>
      </w:del>
      <w:del w:id="311" w:author="Ayperi Ülkü" w:date="2024-03-19T22:55:00Z">
        <w:r w:rsidR="00AB6167" w:rsidRPr="00A14C2E" w:rsidDel="001765E2">
          <w:delText xml:space="preserve"> </w:delText>
        </w:r>
      </w:del>
      <w:del w:id="312" w:author="Ayperi Ülkü" w:date="2024-03-19T22:11:00Z">
        <w:r w:rsidR="00AB6167" w:rsidRPr="00A14C2E" w:rsidDel="009B7320">
          <w:delText xml:space="preserve">that </w:delText>
        </w:r>
      </w:del>
      <w:del w:id="313" w:author="Ayperi Ülkü" w:date="2024-03-19T21:49:00Z">
        <w:r w:rsidR="00AB6167" w:rsidRPr="00A14C2E" w:rsidDel="009B7320">
          <w:delText xml:space="preserve">proposed </w:delText>
        </w:r>
      </w:del>
      <w:r w:rsidR="00E4035B">
        <w:t>FinFET</w:t>
      </w:r>
      <w:ins w:id="314" w:author="Ayperi Ülkü" w:date="2024-03-19T22:12:00Z">
        <w:r w:rsidR="009B7320">
          <w:t xml:space="preserve"> structures</w:t>
        </w:r>
      </w:ins>
      <w:ins w:id="315" w:author="Ayperi Ülkü" w:date="2024-03-19T22:55:00Z">
        <w:r w:rsidR="001765E2">
          <w:t xml:space="preserve"> with </w:t>
        </w:r>
        <w:r w:rsidR="001765E2" w:rsidRPr="00A14C2E">
          <w:t>κ</w:t>
        </w:r>
        <w:r w:rsidR="001765E2">
          <w:t>-graded gate oxides</w:t>
        </w:r>
      </w:ins>
      <w:r w:rsidR="00AB6167" w:rsidRPr="00A14C2E">
        <w:t xml:space="preserve"> </w:t>
      </w:r>
      <w:ins w:id="316" w:author="Ayperi Ülkü" w:date="2024-03-19T21:49:00Z">
        <w:r w:rsidR="009B7320">
          <w:t>(</w:t>
        </w:r>
      </w:ins>
      <w:proofErr w:type="spellStart"/>
      <w:ins w:id="317" w:author="Ayperi Ülkü" w:date="2024-03-19T23:01:00Z">
        <w:r w:rsidR="0081185C" w:rsidRPr="00A14C2E">
          <w:t>κ</w:t>
        </w:r>
      </w:ins>
      <w:ins w:id="318" w:author="Ayperi Ülkü" w:date="2024-03-19T21:49:00Z">
        <w:r w:rsidR="009B7320">
          <w:t>G</w:t>
        </w:r>
        <w:proofErr w:type="spellEnd"/>
        <w:r w:rsidR="009B7320">
          <w:t xml:space="preserve">-FinFET) </w:t>
        </w:r>
      </w:ins>
      <w:del w:id="319" w:author="Ayperi Ülkü" w:date="2024-03-19T21:49:00Z">
        <w:r w:rsidR="00AB6167" w:rsidRPr="00A14C2E" w:rsidDel="009B7320">
          <w:delText xml:space="preserve">with FGM gate dielectrics </w:delText>
        </w:r>
      </w:del>
      <w:del w:id="320" w:author="Ayperi Ülkü" w:date="2024-03-19T22:12:00Z">
        <w:r w:rsidR="00AB6167" w:rsidRPr="00A14C2E" w:rsidDel="009B7320">
          <w:delText>has</w:delText>
        </w:r>
      </w:del>
      <w:ins w:id="321" w:author="Ayperi Ülkü" w:date="2024-03-19T22:12:00Z">
        <w:r w:rsidR="009B7320">
          <w:t>promise</w:t>
        </w:r>
      </w:ins>
      <w:r w:rsidR="00AB6167" w:rsidRPr="00A14C2E">
        <w:t xml:space="preserve"> lesser </w:t>
      </w:r>
      <w:r w:rsidR="00DF28E7">
        <w:t>gate leakage current</w:t>
      </w:r>
      <w:r w:rsidR="00AB6167" w:rsidRPr="00A14C2E">
        <w:t xml:space="preserve"> up to 53 times, lesser </w:t>
      </w:r>
      <w:del w:id="322" w:author="Ayperi Ülkü" w:date="2024-03-19T22:12:00Z">
        <w:r w:rsidR="00AB6167" w:rsidRPr="00A14C2E" w:rsidDel="009B7320">
          <w:delText xml:space="preserve">DIBL </w:delText>
        </w:r>
      </w:del>
      <w:ins w:id="323" w:author="Ayperi Ülkü" w:date="2024-03-19T22:12:00Z">
        <w:r w:rsidR="009B7320">
          <w:t>drain induced barrier lowering</w:t>
        </w:r>
        <w:r w:rsidR="009B7320" w:rsidRPr="00A14C2E">
          <w:t xml:space="preserve"> </w:t>
        </w:r>
      </w:ins>
      <w:ins w:id="324" w:author="Ayperi Ülkü" w:date="2024-03-19T23:01:00Z">
        <w:r w:rsidR="0081185C">
          <w:t xml:space="preserve">(DIBL) </w:t>
        </w:r>
      </w:ins>
      <w:r w:rsidR="00AB6167" w:rsidRPr="00A14C2E">
        <w:t xml:space="preserve">up to %38.2, lesser </w:t>
      </w:r>
      <w:del w:id="325" w:author="Ayperi Ülkü" w:date="2024-03-19T22:12:00Z">
        <w:r w:rsidR="00AB6167" w:rsidRPr="00A14C2E" w:rsidDel="009B7320">
          <w:delText xml:space="preserve">SS </w:delText>
        </w:r>
      </w:del>
      <w:ins w:id="326" w:author="Ayperi Ülkü" w:date="2024-03-19T22:12:00Z">
        <w:r w:rsidR="009B7320">
          <w:t>subthreshold slope</w:t>
        </w:r>
        <w:r w:rsidR="009B7320" w:rsidRPr="00A14C2E">
          <w:t xml:space="preserve"> </w:t>
        </w:r>
      </w:ins>
      <w:ins w:id="327" w:author="Ayperi Ülkü" w:date="2024-03-19T23:01:00Z">
        <w:r w:rsidR="0081185C">
          <w:t xml:space="preserve">(SS) </w:t>
        </w:r>
      </w:ins>
      <w:r w:rsidR="00AB6167" w:rsidRPr="00A14C2E">
        <w:t xml:space="preserve">up to %7.6, lower </w:t>
      </w:r>
      <w:ins w:id="328" w:author="Ayperi Ülkü" w:date="2024-03-19T22:12:00Z">
        <w:r w:rsidR="009B7320">
          <w:t xml:space="preserve">drain </w:t>
        </w:r>
      </w:ins>
      <w:del w:id="329" w:author="Ayperi Ülkü" w:date="2024-03-19T22:12:00Z">
        <w:r w:rsidR="00AB6167" w:rsidRPr="00A14C2E" w:rsidDel="009B7320">
          <w:delText>I</w:delText>
        </w:r>
        <w:r w:rsidR="00AB6167" w:rsidRPr="00A14C2E" w:rsidDel="009B7320">
          <w:rPr>
            <w:vertAlign w:val="subscript"/>
          </w:rPr>
          <w:delText>OFF</w:delText>
        </w:r>
        <w:r w:rsidR="00AB6167" w:rsidRPr="00A14C2E" w:rsidDel="009B7320">
          <w:delText xml:space="preserve"> </w:delText>
        </w:r>
      </w:del>
      <w:ins w:id="330" w:author="Ayperi Ülkü" w:date="2024-03-19T22:12:00Z">
        <w:r w:rsidR="009B7320">
          <w:t>off current</w:t>
        </w:r>
        <w:r w:rsidR="009B7320" w:rsidRPr="00A14C2E">
          <w:t xml:space="preserve"> </w:t>
        </w:r>
      </w:ins>
      <w:ins w:id="331" w:author="Ayperi Ülkü" w:date="2024-03-19T22:13:00Z">
        <w:r w:rsidR="009B7320">
          <w:t>(</w:t>
        </w:r>
        <w:r w:rsidR="009B7320" w:rsidRPr="00A14C2E">
          <w:t>I</w:t>
        </w:r>
        <w:r w:rsidR="009B7320" w:rsidRPr="00A14C2E">
          <w:rPr>
            <w:vertAlign w:val="subscript"/>
          </w:rPr>
          <w:t>OFF</w:t>
        </w:r>
      </w:ins>
      <w:del w:id="332" w:author="Ayperi Ülkü" w:date="2024-03-19T22:13:00Z">
        <w:r w:rsidR="00AB6167" w:rsidRPr="00A14C2E" w:rsidDel="009B7320">
          <w:delText>u</w:delText>
        </w:r>
      </w:del>
      <w:ins w:id="333" w:author="Ayperi Ülkü" w:date="2024-03-19T22:13:00Z">
        <w:r w:rsidR="009B7320">
          <w:t xml:space="preserve">) </w:t>
        </w:r>
      </w:ins>
      <w:ins w:id="334" w:author="Ayperi Ülkü" w:date="2024-03-19T22:14:00Z">
        <w:r w:rsidR="009B7320">
          <w:t>u</w:t>
        </w:r>
      </w:ins>
      <w:r w:rsidR="00AB6167" w:rsidRPr="00A14C2E">
        <w:t xml:space="preserve">p to 2 </w:t>
      </w:r>
      <w:r w:rsidR="00AB6167" w:rsidRPr="00A14C2E">
        <w:lastRenderedPageBreak/>
        <w:t xml:space="preserve">decades, higher </w:t>
      </w:r>
      <w:del w:id="335" w:author="Ayperi Ülkü" w:date="2024-03-19T22:13:00Z">
        <w:r w:rsidR="00AB6167" w:rsidRPr="00A14C2E" w:rsidDel="009B7320">
          <w:delText>I</w:delText>
        </w:r>
        <w:r w:rsidR="00AB6167" w:rsidRPr="00A14C2E" w:rsidDel="009B7320">
          <w:rPr>
            <w:vertAlign w:val="subscript"/>
          </w:rPr>
          <w:delText>ON</w:delText>
        </w:r>
        <w:r w:rsidR="00AB6167" w:rsidRPr="00A14C2E" w:rsidDel="009B7320">
          <w:delText xml:space="preserve"> </w:delText>
        </w:r>
      </w:del>
      <w:ins w:id="336" w:author="Ayperi Ülkü" w:date="2024-03-19T22:13:00Z">
        <w:r w:rsidR="009B7320">
          <w:t>drain on current</w:t>
        </w:r>
        <w:r w:rsidR="009B7320" w:rsidRPr="00A14C2E">
          <w:t xml:space="preserve"> </w:t>
        </w:r>
        <w:r w:rsidR="009B7320">
          <w:t>(</w:t>
        </w:r>
        <w:r w:rsidR="009B7320" w:rsidRPr="00A14C2E">
          <w:t>I</w:t>
        </w:r>
        <w:r w:rsidR="009B7320" w:rsidRPr="00A14C2E">
          <w:rPr>
            <w:vertAlign w:val="subscript"/>
          </w:rPr>
          <w:t>ON</w:t>
        </w:r>
        <w:r w:rsidR="009B7320">
          <w:t xml:space="preserve">) </w:t>
        </w:r>
      </w:ins>
      <w:r w:rsidR="00AB6167" w:rsidRPr="00A14C2E">
        <w:t>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 xml:space="preserve">up to 45 times and lesser </w:t>
      </w:r>
      <w:ins w:id="337" w:author="Ayperi Ülkü" w:date="2024-03-19T22:14:00Z">
        <w:r w:rsidR="009B7320">
          <w:t>threshold voltage (</w:t>
        </w:r>
      </w:ins>
      <w:r w:rsidR="00AB6167" w:rsidRPr="00A14C2E">
        <w:t>V</w:t>
      </w:r>
      <w:r w:rsidR="00AB6167" w:rsidRPr="00A14C2E">
        <w:rPr>
          <w:vertAlign w:val="subscript"/>
        </w:rPr>
        <w:t>TH</w:t>
      </w:r>
      <w:del w:id="338" w:author="Ayperi Ülkü" w:date="2024-03-19T23:00:00Z">
        <w:r w:rsidR="00AB6167" w:rsidRPr="00A14C2E" w:rsidDel="0081185C">
          <w:delText xml:space="preserve"> </w:delText>
        </w:r>
      </w:del>
      <w:ins w:id="339" w:author="Ayperi Ülkü" w:date="2024-03-19T22:14:00Z">
        <w:r w:rsidR="009B7320">
          <w:t xml:space="preserve">) </w:t>
        </w:r>
      </w:ins>
      <w:r w:rsidR="00AB6167" w:rsidRPr="00A14C2E">
        <w:t xml:space="preserve">up to %19.2, with respect to the </w:t>
      </w:r>
      <w:r w:rsidR="00E4035B">
        <w:t>FinFET</w:t>
      </w:r>
      <w:r w:rsidR="00AB6167" w:rsidRPr="00A14C2E">
        <w:t xml:space="preserve"> of same dimensions </w:t>
      </w:r>
      <w:del w:id="340" w:author="Ayperi Ülkü" w:date="2024-03-19T22:14:00Z">
        <w:r w:rsidR="00AB6167" w:rsidRPr="00A14C2E" w:rsidDel="009B7320">
          <w:delText xml:space="preserve">composed </w:delText>
        </w:r>
      </w:del>
      <w:ins w:id="341" w:author="Ayperi Ülkü" w:date="2024-03-19T22:14:00Z">
        <w:r w:rsidR="009B7320">
          <w:t>with</w:t>
        </w:r>
        <w:r w:rsidR="009B7320" w:rsidRPr="00A14C2E">
          <w:t xml:space="preserve"> </w:t>
        </w:r>
        <w:r w:rsidR="009B7320">
          <w:t xml:space="preserve">a </w:t>
        </w:r>
      </w:ins>
      <w:del w:id="342" w:author="Ayperi Ülkü" w:date="2024-03-19T22:14:00Z">
        <w:r w:rsidR="00AB6167" w:rsidRPr="00A14C2E" w:rsidDel="009B7320">
          <w:delText xml:space="preserve">of </w:delText>
        </w:r>
      </w:del>
      <w:r w:rsidR="00AB6167" w:rsidRPr="00A14C2E">
        <w:t>single layer HfO</w:t>
      </w:r>
      <w:r w:rsidR="00AB6167" w:rsidRPr="00A14C2E">
        <w:rPr>
          <w:vertAlign w:val="subscript"/>
        </w:rPr>
        <w:t>2</w:t>
      </w:r>
      <w:r w:rsidR="00AB6167" w:rsidRPr="00A14C2E">
        <w:t xml:space="preserve"> gate dielectric. </w:t>
      </w:r>
      <w:del w:id="343" w:author="Ayperi Ülkü" w:date="2024-03-19T21:50:00Z">
        <w:r w:rsidR="00E4035B" w:rsidDel="009B7320">
          <w:delText>FinFET</w:delText>
        </w:r>
        <w:r w:rsidR="00D02B37" w:rsidDel="009B7320">
          <w:delText xml:space="preserve"> with FGMs</w:delText>
        </w:r>
        <w:r w:rsidR="00AB6167" w:rsidRPr="00A14C2E" w:rsidDel="009B7320">
          <w:delText xml:space="preserve">show better performance than single material dielectric when used as gate insulating materials. Results may provide versatile opportunities for optimizing </w:delText>
        </w:r>
        <w:r w:rsidR="00E4035B" w:rsidDel="009B7320">
          <w:delText>FinFET</w:delText>
        </w:r>
        <w:r w:rsidR="00AB6167" w:rsidRPr="00A14C2E" w:rsidDel="009B7320">
          <w:delText xml:space="preserve"> devices.</w:delText>
        </w:r>
      </w:del>
    </w:p>
    <w:p w14:paraId="0A04AFDB" w14:textId="6E720179" w:rsidR="003E0789" w:rsidRPr="00A14C2E" w:rsidRDefault="003E0789" w:rsidP="003E0789">
      <w:pPr>
        <w:pStyle w:val="MDPI18keywords"/>
        <w:rPr>
          <w:i/>
        </w:rPr>
      </w:pPr>
      <w:r w:rsidRPr="00A14C2E">
        <w:rPr>
          <w:b/>
          <w:bCs/>
        </w:rPr>
        <w:t>Keywords:</w:t>
      </w:r>
      <w:r w:rsidR="00AB6167" w:rsidRPr="00A14C2E">
        <w:rPr>
          <w:b/>
        </w:rPr>
        <w:t xml:space="preserve"> </w:t>
      </w:r>
      <w:ins w:id="344" w:author="Ayperi Ülkü" w:date="2024-03-19T21:54:00Z">
        <w:r w:rsidR="009B7320" w:rsidRPr="00A14C2E">
          <w:t>κ</w:t>
        </w:r>
        <w:r w:rsidR="009B7320">
          <w:t>-graded</w:t>
        </w:r>
      </w:ins>
      <w:ins w:id="345" w:author="Ayperi Ülkü" w:date="2024-03-19T21:55:00Z">
        <w:r w:rsidR="009B7320">
          <w:t xml:space="preserve"> gate oxides</w:t>
        </w:r>
      </w:ins>
      <w:ins w:id="346" w:author="Ayperi Ülkü" w:date="2024-03-19T21:54:00Z">
        <w:r w:rsidR="009B7320">
          <w:t>,</w:t>
        </w:r>
        <w:r w:rsidR="009B7320" w:rsidRPr="00A14C2E">
          <w:t xml:space="preserve"> </w:t>
        </w:r>
      </w:ins>
      <w:r w:rsidR="00AB6167" w:rsidRPr="00A14C2E">
        <w:t>Technology Computer-Aided-Design (TCAD) Simulation</w:t>
      </w:r>
      <w:r w:rsidRPr="00A14C2E">
        <w:t xml:space="preserve">; </w:t>
      </w:r>
      <w:ins w:id="347" w:author="Ayperi Ülkü" w:date="2024-03-17T01:15:00Z">
        <w:r w:rsidR="00482769">
          <w:t xml:space="preserve">stacked </w:t>
        </w:r>
      </w:ins>
      <w:r w:rsidR="00B74086">
        <w:t>high-</w:t>
      </w:r>
      <w:r w:rsidR="00B74086" w:rsidRPr="00A14C2E">
        <w:t>κ</w:t>
      </w:r>
      <w:r w:rsidR="00B74086">
        <w:t xml:space="preserve"> gate-oxide dielectrics, </w:t>
      </w:r>
      <w:r w:rsidR="00AB6167" w:rsidRPr="00A14C2E">
        <w:t>Functionally Graded Material (FGM)</w:t>
      </w:r>
      <w:r w:rsidRPr="00A14C2E">
        <w:t xml:space="preserve">; </w:t>
      </w:r>
      <w:r w:rsidR="00AB6167" w:rsidRPr="00A14C2E">
        <w:t>Junctionless Thin Film Transistor (JLTFT); Fin-Field Effect Transistor (</w:t>
      </w:r>
      <w:r w:rsidR="00E4035B">
        <w:t>FinFET</w:t>
      </w:r>
      <w:r w:rsidR="00AB6167" w:rsidRPr="00A14C2E">
        <w: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C7C615B" w14:textId="3710E96A" w:rsidR="00B96F86" w:rsidRPr="00B96F86" w:rsidRDefault="00B96F86" w:rsidP="00B96F86">
      <w:pPr>
        <w:pStyle w:val="MDPI31text"/>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HfO2, ZrO2, Al2O3, and others have been investigated for their thermal stability and compatibility with Si. FinFET technology, with 3D double-gate transistors, has further advanced, leading to smaller, more efficient transistors with reduced power consumption</w:t>
      </w:r>
      <w:r>
        <w:rPr>
          <w:shd w:val="clear" w:color="auto" w:fill="FFFFFF"/>
        </w:rPr>
        <w:t xml:space="preserve"> </w:t>
      </w:r>
      <w:sdt>
        <w:sdtPr>
          <w:rPr>
            <w:shd w:val="clear" w:color="auto" w:fill="FFFFFF"/>
          </w:rPr>
          <w:tag w:val="MENDELEY_CITATION_v3_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"/>
          <w:id w:val="-971055720"/>
          <w:placeholder>
            <w:docPart w:val="DefaultPlaceholder_-1854013440"/>
          </w:placeholder>
        </w:sdtPr>
        <w:sdtContent>
          <w:r w:rsidRPr="00B96F86">
            <w:rPr>
              <w:shd w:val="clear" w:color="auto" w:fill="FFFFFF"/>
            </w:rPr>
            <w:t>[1]</w:t>
          </w:r>
        </w:sdtContent>
      </w:sdt>
      <w:r w:rsidRPr="00B96F86">
        <w:rPr>
          <w:shd w:val="clear" w:color="auto" w:fill="FFFFFF"/>
        </w:rPr>
        <w:t xml:space="preserve">. </w:t>
      </w:r>
    </w:p>
    <w:p w14:paraId="2AAFCBE2" w14:textId="77777777" w:rsidR="00B96F86" w:rsidRPr="00B96F86" w:rsidRDefault="00B96F86" w:rsidP="00B96F86">
      <w:pPr>
        <w:pStyle w:val="MDPI31text"/>
        <w:rPr>
          <w:shd w:val="clear" w:color="auto" w:fill="FFFFFF"/>
        </w:rPr>
      </w:pPr>
      <w:r w:rsidRPr="00B96F86">
        <w:rPr>
          <w:shd w:val="clear" w:color="auto" w:fill="FFFFFF"/>
        </w:rPr>
        <w:b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 Multi-gate MOS device structures like FinFETs, which use multiple gate electrodes and an ultrathin body, have been developed to address these challenges, showing excellent device performance at scaled parameters. An important aspect of FinFET structures is threshold voltage tuning and its sensitivity to different device parameters. Studies have shown that threshold voltage is insensitive to doping variation in nanoscale MOSFET structures, leading to a preference for engineering the work function of gate materials rather than increasing body doping. The use of metal gates has become attractive due to their chemical stability with high-k gate dielectrics and the ability to maintain higher threshold voltages while acquiring high gate stack stability. tp://dx.doi.org/10.4236/wjnse.2013.31003</w:t>
      </w:r>
    </w:p>
    <w:p w14:paraId="352D5F30" w14:textId="72DF885F" w:rsidR="00B96F86" w:rsidRPr="00B96F86" w:rsidRDefault="00B96F86" w:rsidP="00B96F86">
      <w:pPr>
        <w:pStyle w:val="MDPI31text"/>
        <w:rPr>
          <w:shd w:val="clear" w:color="auto" w:fill="FFFFFF"/>
        </w:rPr>
      </w:pPr>
      <w:r w:rsidRPr="00B96F86">
        <w:rPr>
          <w:shd w:val="clear" w:color="auto" w:fill="FFFFFF"/>
        </w:rPr>
        <w:t xml:space="preserve">Functionally graded materials (FGMs) are composite materials with a continuously variable distribution of two or more constituent phases </w:t>
      </w:r>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J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FD31A62A1A024984A28D8D2EE4DFB408"/>
          </w:placeholder>
        </w:sdtPr>
        <w:sdtContent>
          <w:r w:rsidRPr="00B96F86">
            <w:rPr>
              <w:shd w:val="clear" w:color="auto" w:fill="FFFFFF"/>
            </w:rPr>
            <w:t>[2]</w:t>
          </w:r>
        </w:sdtContent>
      </w:sdt>
      <w:r w:rsidRPr="00B96F86">
        <w:rPr>
          <w:shd w:val="clear" w:color="auto" w:fill="FFFFFF"/>
        </w:rPr>
        <w:t xml:space="preserve">. The composition and/or microstructures of FGMs change gradually, resulting in a graded pattern of material properties. FGMs have applications in various fields such as structural materials, biomaterials, semiconductors, coating materials, and electrode materials </w:t>
      </w:r>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N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FD31A62A1A024984A28D8D2EE4DFB408"/>
          </w:placeholder>
        </w:sdtPr>
        <w:sdtContent>
          <w:r w:rsidRPr="00B96F86">
            <w:rPr>
              <w:shd w:val="clear" w:color="auto" w:fill="FFFFFF"/>
            </w:rPr>
            <w:t>[3]</w:t>
          </w:r>
        </w:sdtContent>
      </w:sdt>
      <w:r w:rsidRPr="00B96F86">
        <w:rPr>
          <w:shd w:val="clear" w:color="auto" w:fill="FFFFFF"/>
        </w:rPr>
        <w:t xml:space="preserve">. FGMs eliminate sharp interfaces between different materials and instead have a gradual variation from one material to another </w:t>
      </w:r>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R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"/>
          <w:id w:val="537096234"/>
          <w:placeholder>
            <w:docPart w:val="FD31A62A1A024984A28D8D2EE4DFB408"/>
          </w:placeholder>
        </w:sdtPr>
        <w:sdtContent>
          <w:r w:rsidRPr="00B96F86">
            <w:rPr>
              <w:shd w:val="clear" w:color="auto" w:fill="FFFFFF"/>
            </w:rPr>
            <w:t>[4]</w:t>
          </w:r>
        </w:sdtContent>
      </w:sdt>
      <w:r w:rsidRPr="00B96F86">
        <w:rPr>
          <w:shd w:val="clear" w:color="auto" w:fill="FFFFFF"/>
        </w:rPr>
        <w:t xml:space="preserve"> FGMs are inhomogeneous materials whose properties change continuously with spatial positions </w:t>
      </w:r>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V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"/>
          <w:id w:val="1999925508"/>
          <w:placeholder>
            <w:docPart w:val="FD31A62A1A024984A28D8D2EE4DFB408"/>
          </w:placeholder>
        </w:sdtPr>
        <w:sdtContent>
          <w:r w:rsidRPr="00B96F86">
            <w:rPr>
              <w:shd w:val="clear" w:color="auto" w:fill="FFFFFF"/>
            </w:rPr>
            <w:t>[5]</w:t>
          </w:r>
        </w:sdtContent>
      </w:sdt>
      <w:r w:rsidRPr="00B96F86">
        <w:rPr>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"/>
          <w:id w:val="-1871455394"/>
          <w:placeholder>
            <w:docPart w:val="FD31A62A1A024984A28D8D2EE4DFB408"/>
          </w:placeholder>
        </w:sdtPr>
        <w:sdtContent>
          <w:r w:rsidRPr="00B96F86">
            <w:rPr>
              <w:shd w:val="clear" w:color="auto" w:fill="FFFFFF"/>
            </w:rPr>
            <w:t>[6], [7]</w:t>
          </w:r>
        </w:sdtContent>
      </w:sdt>
      <w:r w:rsidRPr="00B96F86">
        <w:rPr>
          <w:shd w:val="clear" w:color="auto" w:fill="FFFFFF"/>
        </w:rPr>
        <w:t xml:space="preserve">. FGM grading is achieved by controlling the distribution of certain properties within the material. FGM grading can be either discrete or continuous, and this gradient can relate to material composition, orientation, or the proportion of different phases </w:t>
      </w:r>
      <w:sdt>
        <w:sdtPr>
          <w:rPr>
            <w:shd w:val="clear" w:color="auto" w:fill="FFFFFF"/>
          </w:rPr>
          <w:tag w:val="MENDELEY_CITATION_v3_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iwiY29udGFpbmVyLXRpdGxlLXNob3J0IjoiU04gQXBwbCBTY2kifSwiaXNUZW1wb3JhcnkiOmZhbHNlfV19"/>
          <w:id w:val="-1358416529"/>
          <w:placeholder>
            <w:docPart w:val="4E9B05B1E37C4CC797F4DF800BA65AD1"/>
          </w:placeholder>
        </w:sdtPr>
        <w:sdtContent>
          <w:r w:rsidRPr="00B96F86">
            <w:rPr>
              <w:shd w:val="clear" w:color="auto" w:fill="FFFFFF"/>
            </w:rPr>
            <w:t>[8]</w:t>
          </w:r>
        </w:sdtContent>
      </w:sdt>
      <w:r w:rsidRPr="00B96F86">
        <w:rPr>
          <w:shd w:val="clear" w:color="auto" w:fill="FFFFFF"/>
        </w:rPr>
        <w:t xml:space="preserve">. In case we have a discrete profile grading we can have a stepwise profile. In the case of continuous profile grading, we can have either a linear profile, where the material properties change linearly from one surface to the other, or a profile that follows an exponential, nth-power, or sigmoidal pattern, resulting in a smooth transition of material properties that can be represented by functions such as the hyperbolic tangent function. There might exist many phases of the materials neighboring each other so that as thickness is varied the material property changes from phase A to phase B which means that this is single FGM. As material A </w:t>
      </w:r>
      <w:r w:rsidRPr="00B96F86">
        <w:rPr>
          <w:shd w:val="clear" w:color="auto" w:fill="FFFFFF"/>
        </w:rPr>
        <w:lastRenderedPageBreak/>
        <w:t xml:space="preserve">concentration increases the other material B concentration decreases. In a double FGM, there are 3 seperate materials or phases so that while thickness changes, material property is gradually varied starting with A emerging into B and fully ending up in C. In this work, we performed simulations with single and double FGM dielectric materials for trigate FinFET structure. </w:t>
      </w:r>
    </w:p>
    <w:p w14:paraId="28A99638" w14:textId="4FA84604" w:rsidR="00B96F86" w:rsidRPr="00B96F86" w:rsidRDefault="00B96F86" w:rsidP="00B96F86">
      <w:pPr>
        <w:pStyle w:val="MDPI31text"/>
        <w:rPr>
          <w:shd w:val="clear" w:color="auto" w:fill="FFFFFF"/>
        </w:rPr>
      </w:pPr>
      <w:r w:rsidRPr="00B96F86">
        <w:rPr>
          <w:shd w:val="clear" w:color="auto" w:fill="FFFFFF"/>
        </w:rPr>
        <w:t xml:space="preserve">Our research focused on conducting simulation-based studies of FinFETs since their introduction in the year 2000 </w:t>
      </w:r>
      <w:sdt>
        <w:sdtPr>
          <w:rPr>
            <w:shd w:val="clear" w:color="auto" w:fill="FFFFFF"/>
          </w:rPr>
          <w:tag w:val="MENDELEY_CITATION_v3_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"/>
          <w:id w:val="-488242483"/>
          <w:placeholder>
            <w:docPart w:val="FD31A62A1A024984A28D8D2EE4DFB408"/>
          </w:placeholder>
        </w:sdtPr>
        <w:sdtContent>
          <w:r w:rsidRPr="00B96F86">
            <w:rPr>
              <w:shd w:val="clear" w:color="auto" w:fill="FFFFFF"/>
            </w:rPr>
            <w:t>[9]</w:t>
          </w:r>
        </w:sdtContent>
      </w:sdt>
      <w:r w:rsidRPr="00B96F86">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ZjhkY2QwYzMtYzM1NS00NGM0LWEyNWItN2QwYjc4NTcyMTk5IiwicHJvcGVydGllcyI6eyJub3RlSW5kZXgiOjB9LCJpc0VkaXRlZCI6ZmFsc2UsIm1hbnVhbE92ZXJyaWRlIjp7ImlzTWFudWFsbHlPdmVycmlkZGVuIjpmYWxzZSwiY2l0ZXByb2NUZXh0IjoiWzEw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"/>
          <w:id w:val="-1275163301"/>
          <w:placeholder>
            <w:docPart w:val="FD31A62A1A024984A28D8D2EE4DFB408"/>
          </w:placeholder>
        </w:sdtPr>
        <w:sdtContent>
          <w:r w:rsidRPr="00B96F86">
            <w:rPr>
              <w:shd w:val="clear" w:color="auto" w:fill="FFFFFF"/>
            </w:rPr>
            <w:t>[10]</w:t>
          </w:r>
        </w:sdtContent>
      </w:sdt>
      <w:r w:rsidRPr="00B96F86">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ZGU2MzBiYWItZWNiZC00NGFlLTg1ZTItOWVjZGEzMzhlYTM3IiwicHJvcGVydGllcyI6eyJub3RlSW5kZXgiOjB9LCJpc0VkaXRlZCI6ZmFsc2UsIm1hbnVhbE92ZXJyaWRlIjp7ImlzTWFudWFsbHlPdmVycmlkZGVuIjpmYWxzZSwiY2l0ZXByb2NUZXh0IjoiWzEx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
          <w:id w:val="1117409250"/>
          <w:placeholder>
            <w:docPart w:val="FD31A62A1A024984A28D8D2EE4DFB408"/>
          </w:placeholder>
        </w:sdtPr>
        <w:sdtContent>
          <w:r w:rsidRPr="00B96F86">
            <w:rPr>
              <w:shd w:val="clear" w:color="auto" w:fill="FFFFFF"/>
            </w:rPr>
            <w:t>[11]</w:t>
          </w:r>
        </w:sdtContent>
      </w:sdt>
      <w:r w:rsidRPr="00B96F86">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ZDE4YTNjNTctYWE3Yi00ZDc0LWFkZTMtNTFjOTA0ZGJlZjUyIiwicHJvcGVydGllcyI6eyJub3RlSW5kZXgiOjB9LCJpc0VkaXRlZCI6ZmFsc2UsIm1hbnVhbE92ZXJyaWRlIjp7ImlzTWFudWFsbHlPdmVycmlkZGVuIjpmYWxzZSwiY2l0ZXByb2NUZXh0IjoiWzEy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389652063"/>
          <w:placeholder>
            <w:docPart w:val="FD31A62A1A024984A28D8D2EE4DFB408"/>
          </w:placeholder>
        </w:sdtPr>
        <w:sdtContent>
          <w:r w:rsidRPr="00B96F86">
            <w:rPr>
              <w:shd w:val="clear" w:color="auto" w:fill="FFFFFF"/>
            </w:rPr>
            <w:t>[12]</w:t>
          </w:r>
        </w:sdtContent>
      </w:sdt>
      <w:r w:rsidRPr="00B96F86">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DU2YzgwMDgtYTY4Mi00MmEwLWE1Y2ItYTc2NDRkNmExYWIwIiwicHJvcGVydGllcyI6eyJub3RlSW5kZXgiOjB9LCJpc0VkaXRlZCI6ZmFsc2UsIm1hbnVhbE92ZXJyaWRlIjp7ImlzTWFudWFsbHlPdmVycmlkZGVuIjpmYWxzZSwiY2l0ZXByb2NUZXh0IjoiWzEz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001128346"/>
          <w:placeholder>
            <w:docPart w:val="FD31A62A1A024984A28D8D2EE4DFB408"/>
          </w:placeholder>
        </w:sdtPr>
        <w:sdtContent>
          <w:r w:rsidRPr="00B96F86">
            <w:rPr>
              <w:shd w:val="clear" w:color="auto" w:fill="FFFFFF"/>
            </w:rPr>
            <w:t>[13]</w:t>
          </w:r>
        </w:sdtContent>
      </w:sdt>
      <w:r w:rsidRPr="00B96F86">
        <w:rPr>
          <w:shd w:val="clear" w:color="auto" w:fill="FFFFFF"/>
        </w:rPr>
        <w:t xml:space="preserve"> and a detailed study of single-material gate, double-material gate, and triple-material gate FinFETs were carried out </w:t>
      </w:r>
      <w:sdt>
        <w:sdtPr>
          <w:rPr>
            <w:shd w:val="clear" w:color="auto" w:fill="FFFFFF"/>
          </w:rPr>
          <w:tag w:val="MENDELEY_CITATION_v3_eyJjaXRhdGlvbklEIjoiTUVOREVMRVlfQ0lUQVRJT05fMmMxZGJiNmMtZjBiMS00YzRlLWExYWYtZjk1ZTAzY2M3MmVjIiwicHJvcGVydGllcyI6eyJub3RlSW5kZXgiOjB9LCJpc0VkaXRlZCI6ZmFsc2UsIm1hbnVhbE92ZXJyaWRlIjp7ImlzTWFudWFsbHlPdmVycmlkZGVuIjpmYWxzZSwiY2l0ZXByb2NUZXh0IjoiWzE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290914691"/>
          <w:placeholder>
            <w:docPart w:val="FD31A62A1A024984A28D8D2EE4DFB408"/>
          </w:placeholder>
        </w:sdtPr>
        <w:sdtContent>
          <w:r w:rsidRPr="00B96F86">
            <w:rPr>
              <w:shd w:val="clear" w:color="auto" w:fill="FFFFFF"/>
            </w:rPr>
            <w:t>[14]</w:t>
          </w:r>
        </w:sdtContent>
      </w:sdt>
      <w:r w:rsidRPr="00B96F86">
        <w:rPr>
          <w:shd w:val="clear" w:color="auto" w:fill="FFFFFF"/>
        </w:rPr>
        <w:t xml:space="preserve">. In-depth analysis of typical types of FinFETs were presented in </w:t>
      </w:r>
      <w:sdt>
        <w:sdtPr>
          <w:rPr>
            <w:shd w:val="clear" w:color="auto" w:fill="FFFFFF"/>
          </w:rPr>
          <w:tag w:val="MENDELEY_CITATION_v3_eyJjaXRhdGlvbklEIjoiTUVOREVMRVlfQ0lUQVRJT05fYTExODIzZTItZTM5Yy00ZDUyLTgwNzQtY2NmMzZmNDRjY2E3IiwicHJvcGVydGllcyI6eyJub3RlSW5kZXgiOjB9LCJpc0VkaXRlZCI6ZmFsc2UsIm1hbnVhbE92ZXJyaWRlIjp7ImlzTWFudWFsbHlPdmVycmlkZGVuIjpmYWxzZSwiY2l0ZXByb2NUZXh0IjoiWzE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1620803029"/>
          <w:placeholder>
            <w:docPart w:val="FD31A62A1A024984A28D8D2EE4DFB408"/>
          </w:placeholder>
        </w:sdtPr>
        <w:sdtContent>
          <w:r w:rsidRPr="00B96F86">
            <w:rPr>
              <w:shd w:val="clear" w:color="auto" w:fill="FFFFFF"/>
            </w:rPr>
            <w:t>[15]</w:t>
          </w:r>
        </w:sdtContent>
      </w:sdt>
      <w:r w:rsidRPr="00B96F86">
        <w:rPr>
          <w:shd w:val="clear" w:color="auto" w:fill="FFFFFF"/>
        </w:rPr>
        <w:t xml:space="preserve"> with which we tried to match the terminology and abbreviations within that paper.</w:t>
      </w:r>
    </w:p>
    <w:p w14:paraId="4234715C" w14:textId="77777777" w:rsidR="00B96F86" w:rsidRDefault="00B96F86" w:rsidP="003E0789">
      <w:pPr>
        <w:pStyle w:val="MDPI31text"/>
        <w:rPr>
          <w:shd w:val="clear" w:color="auto" w:fill="FFFFFF"/>
        </w:rPr>
      </w:pPr>
    </w:p>
    <w:p w14:paraId="620E7E60" w14:textId="447B084C" w:rsidR="00482769" w:rsidRDefault="00482769" w:rsidP="003E0789">
      <w:pPr>
        <w:pStyle w:val="MDPI31text"/>
        <w:rPr>
          <w:shd w:val="clear" w:color="auto" w:fill="FFFFFF"/>
        </w:rPr>
      </w:pPr>
      <w:ins w:id="348" w:author="Ayperi Ülkü" w:date="2024-03-17T01:14:00Z">
        <w:r w:rsidRPr="00482769">
          <w:rPr>
            <w:shd w:val="clear" w:color="auto" w:fill="FFFFFF"/>
            <w:rPrChange w:id="349"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sidR="00E4035B">
        <w:rPr>
          <w:shd w:val="clear" w:color="auto" w:fill="FFFFFF"/>
        </w:rPr>
        <w:t>FinFET</w:t>
      </w:r>
      <w:ins w:id="350" w:author="Ayperi Ülkü" w:date="2024-03-17T01:53:00Z">
        <w:r w:rsidR="00F7632B">
          <w:rPr>
            <w:shd w:val="clear" w:color="auto" w:fill="FFFFFF"/>
          </w:rPr>
          <w:t>s</w:t>
        </w:r>
      </w:ins>
      <w:ins w:id="351" w:author="Ayperi Ülkü" w:date="2024-03-17T01:14:00Z">
        <w:r w:rsidRPr="00482769">
          <w:rPr>
            <w:shd w:val="clear" w:color="auto" w:fill="FFFFFF"/>
            <w:rPrChange w:id="352"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sidR="00323396">
        <w:rPr>
          <w:shd w:val="clear" w:color="auto" w:fill="FFFFFF"/>
        </w:rPr>
        <w:t xml:space="preserve"> works.</w:t>
      </w:r>
      <w:ins w:id="353" w:author="Ayperi Ülkü" w:date="2024-03-17T03:14:00Z">
        <w:r w:rsidR="0077467B">
          <w:rPr>
            <w:shd w:val="clear" w:color="auto" w:fill="FFFFFF"/>
          </w:rPr>
          <w:t xml:space="preserve"> </w:t>
        </w:r>
      </w:ins>
      <w:ins w:id="354" w:author="Ayperi Ülkü" w:date="2024-03-17T01:14:00Z">
        <w:r w:rsidRPr="00482769">
          <w:rPr>
            <w:shd w:val="clear" w:color="auto" w:fill="FFFFFF"/>
            <w:rPrChange w:id="355" w:author="Ayperi Ülkü" w:date="2024-03-17T01:14:00Z">
              <w:rPr>
                <w:rFonts w:ascii="Segoe UI" w:hAnsi="Segoe UI" w:cs="Segoe UI"/>
                <w:color w:val="030303"/>
                <w:sz w:val="23"/>
                <w:szCs w:val="23"/>
                <w:u w:val="single"/>
                <w:shd w:val="clear" w:color="auto" w:fill="FFFFFF"/>
              </w:rPr>
            </w:rPrChange>
          </w:rPr>
          <w:t xml:space="preserve">Lorenzo </w:t>
        </w:r>
      </w:ins>
      <w:ins w:id="356" w:author="Ayperi Ülkü" w:date="2024-03-17T03:14:00Z">
        <w:r w:rsidR="0077467B">
          <w:rPr>
            <w:shd w:val="clear" w:color="auto" w:fill="FFFFFF"/>
          </w:rPr>
          <w:t>et.al</w:t>
        </w:r>
      </w:ins>
      <w:ins w:id="357" w:author="Ayperi Ülkü" w:date="2024-03-17T01:14:00Z">
        <w:r w:rsidRPr="00482769">
          <w:rPr>
            <w:shd w:val="clear" w:color="auto" w:fill="FFFFFF"/>
            <w:rPrChange w:id="358"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sidR="00E4035B">
        <w:rPr>
          <w:shd w:val="clear" w:color="auto" w:fill="FFFFFF"/>
        </w:rPr>
        <w:t>FinFET</w:t>
      </w:r>
      <w:ins w:id="359" w:author="Ayperi Ülkü" w:date="2024-03-17T01:14:00Z">
        <w:r w:rsidRPr="00482769">
          <w:rPr>
            <w:shd w:val="clear" w:color="auto" w:fill="FFFFFF"/>
            <w:rPrChange w:id="360" w:author="Ayperi Ülkü" w:date="2024-03-17T01:14:00Z">
              <w:rPr>
                <w:rFonts w:ascii="Segoe UI" w:hAnsi="Segoe UI" w:cs="Segoe UI"/>
                <w:color w:val="030303"/>
                <w:sz w:val="23"/>
                <w:szCs w:val="23"/>
                <w:u w:val="single"/>
                <w:shd w:val="clear" w:color="auto" w:fill="FFFFFF"/>
              </w:rPr>
            </w:rPrChange>
          </w:rPr>
          <w:t xml:space="preserve"> device with a high-</w:t>
        </w:r>
      </w:ins>
      <w:ins w:id="361" w:author="Ayperi Ülkü" w:date="2024-03-17T03:57:00Z">
        <w:r w:rsidR="00827870" w:rsidRPr="00A14C2E">
          <w:t>κ</w:t>
        </w:r>
      </w:ins>
      <w:ins w:id="362" w:author="Ayperi Ülkü" w:date="2024-03-17T01:14:00Z">
        <w:r w:rsidRPr="00482769">
          <w:rPr>
            <w:shd w:val="clear" w:color="auto" w:fill="FFFFFF"/>
            <w:rPrChange w:id="363"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364" w:author="Ayperi Ülkü" w:date="2024-03-17T03:30:00Z">
        <w:r w:rsidR="0077467B">
          <w:rPr>
            <w:shd w:val="clear" w:color="auto" w:fill="FFFFFF"/>
          </w:rPr>
          <w:t xml:space="preserve"> </w:t>
        </w:r>
      </w:ins>
      <w:customXmlInsRangeStart w:id="365" w:author="Ayperi Ülkü" w:date="2024-03-17T03:30:00Z"/>
      <w:sdt>
        <w:sdtPr>
          <w:rPr>
            <w:shd w:val="clear" w:color="auto" w:fill="FFFFFF"/>
          </w:rPr>
          <w:tag w:val="MENDELEY_CITATION_v3_eyJjaXRhdGlvbklEIjoiTUVOREVMRVlfQ0lUQVRJT05fMjAwYmY2MTYtYTFkMi00OTgwLWJiNDctYWQ1YjJlMTRkYThkIiwicHJvcGVydGllcyI6eyJub3RlSW5kZXgiOjB9LCJpc0VkaXRlZCI6ZmFsc2UsIm1hbnVhbE92ZXJyaWRlIjp7ImlzTWFudWFsbHlPdmVycmlkZGVuIjpmYWxzZSwiY2l0ZXByb2NUZXh0IjoiWzE2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
          <w:id w:val="780992449"/>
          <w:placeholder>
            <w:docPart w:val="DefaultPlaceholder_-1854013440"/>
          </w:placeholder>
        </w:sdtPr>
        <w:sdtContent>
          <w:customXmlInsRangeEnd w:id="365"/>
          <w:r w:rsidR="00B96F86" w:rsidRPr="00B96F86">
            <w:rPr>
              <w:shd w:val="clear" w:color="auto" w:fill="FFFFFF"/>
            </w:rPr>
            <w:t>[16]</w:t>
          </w:r>
          <w:customXmlInsRangeStart w:id="366" w:author="Ayperi Ülkü" w:date="2024-03-17T03:30:00Z"/>
        </w:sdtContent>
      </w:sdt>
      <w:customXmlInsRangeEnd w:id="366"/>
      <w:ins w:id="367" w:author="Ayperi Ülkü" w:date="2024-03-17T01:14:00Z">
        <w:r w:rsidRPr="00482769">
          <w:rPr>
            <w:shd w:val="clear" w:color="auto" w:fill="FFFFFF"/>
            <w:rPrChange w:id="368" w:author="Ayperi Ülkü" w:date="2024-03-17T01:14:00Z">
              <w:rPr>
                <w:rFonts w:ascii="Segoe UI" w:hAnsi="Segoe UI" w:cs="Segoe UI"/>
                <w:color w:val="030303"/>
                <w:sz w:val="23"/>
                <w:szCs w:val="23"/>
                <w:u w:val="single"/>
                <w:shd w:val="clear" w:color="auto" w:fill="FFFFFF"/>
              </w:rPr>
            </w:rPrChange>
          </w:rPr>
          <w:t xml:space="preserve">. </w:t>
        </w:r>
      </w:ins>
      <w:del w:id="369" w:author="Ayperi Ülkü" w:date="2024-03-19T22:23:00Z">
        <w:r w:rsidR="00A62F7E" w:rsidDel="009B7320">
          <w:rPr>
            <w:shd w:val="clear" w:color="auto" w:fill="FFFFFF"/>
          </w:rPr>
          <w:delText>Fin</w:delText>
        </w:r>
        <w:r w:rsidR="00E4035B" w:rsidDel="009B7320">
          <w:rPr>
            <w:shd w:val="clear" w:color="auto" w:fill="FFFFFF"/>
          </w:rPr>
          <w:delText>FET</w:delText>
        </w:r>
      </w:del>
      <w:del w:id="370" w:author="Ayperi Ülkü" w:date="2024-03-19T21:37:00Z">
        <w:r w:rsidR="00730EFE" w:rsidRPr="00730EFE" w:rsidDel="00730EFE">
          <w:rPr>
            <w:shd w:val="clear" w:color="auto" w:fill="FFFFFF"/>
          </w:rPr>
          <w:delText>[2]</w:delText>
        </w:r>
      </w:del>
      <w:ins w:id="371" w:author="Ayperi Ülkü" w:date="2024-03-17T01:14:00Z">
        <w:r w:rsidRPr="00482769">
          <w:rPr>
            <w:shd w:val="clear" w:color="auto" w:fill="FFFFFF"/>
            <w:rPrChange w:id="372" w:author="Ayperi Ülkü" w:date="2024-03-17T01:14:00Z">
              <w:rPr>
                <w:rFonts w:ascii="Segoe UI" w:hAnsi="Segoe UI" w:cs="Segoe UI"/>
                <w:color w:val="030303"/>
                <w:sz w:val="23"/>
                <w:szCs w:val="23"/>
                <w:u w:val="single"/>
                <w:shd w:val="clear" w:color="auto" w:fill="FFFFFF"/>
              </w:rPr>
            </w:rPrChange>
          </w:rPr>
          <w:t xml:space="preserve">Gangwani </w:t>
        </w:r>
      </w:ins>
      <w:r w:rsidR="00A62F7E">
        <w:rPr>
          <w:shd w:val="clear" w:color="auto" w:fill="FFFFFF"/>
        </w:rPr>
        <w:t xml:space="preserve">et.al </w:t>
      </w:r>
      <w:ins w:id="373" w:author="Ayperi Ülkü" w:date="2024-03-17T01:14:00Z">
        <w:r w:rsidRPr="00482769">
          <w:rPr>
            <w:shd w:val="clear" w:color="auto" w:fill="FFFFFF"/>
            <w:rPrChange w:id="374"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E4035B">
        <w:rPr>
          <w:shd w:val="clear" w:color="auto" w:fill="FFFFFF"/>
        </w:rPr>
        <w:t>FinFET</w:t>
      </w:r>
      <w:ins w:id="375" w:author="Ayperi Ülkü" w:date="2024-03-17T01:14:00Z">
        <w:r w:rsidRPr="00482769">
          <w:rPr>
            <w:shd w:val="clear" w:color="auto" w:fill="FFFFFF"/>
            <w:rPrChange w:id="376"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E4035B">
        <w:rPr>
          <w:shd w:val="clear" w:color="auto" w:fill="FFFFFF"/>
        </w:rPr>
        <w:t>FinFET</w:t>
      </w:r>
      <w:ins w:id="377" w:author="Ayperi Ülkü" w:date="2024-03-17T01:14:00Z">
        <w:r w:rsidRPr="00482769">
          <w:rPr>
            <w:shd w:val="clear" w:color="auto" w:fill="FFFFFF"/>
            <w:rPrChange w:id="378" w:author="Ayperi Ülkü" w:date="2024-03-17T01:14:00Z">
              <w:rPr>
                <w:rFonts w:ascii="Segoe UI" w:hAnsi="Segoe UI" w:cs="Segoe UI"/>
                <w:color w:val="030303"/>
                <w:sz w:val="23"/>
                <w:szCs w:val="23"/>
                <w:u w:val="single"/>
                <w:shd w:val="clear" w:color="auto" w:fill="FFFFFF"/>
              </w:rPr>
            </w:rPrChange>
          </w:rPr>
          <w:t> </w:t>
        </w:r>
      </w:ins>
      <w:customXmlInsRangeStart w:id="379" w:author="Ayperi Ülkü" w:date="2024-03-17T03:52:00Z"/>
      <w:sdt>
        <w:sdtPr>
          <w:rPr>
            <w:shd w:val="clear" w:color="auto" w:fill="FFFFFF"/>
          </w:rPr>
          <w:tag w:val="MENDELEY_CITATION_v3_eyJjaXRhdGlvbklEIjoiTUVOREVMRVlfQ0lUQVRJT05fNmFhZTllYzctMDI2Ni00ZmRjLThmMzYtNTRhZWQ3ZGExMDUxIiwicHJvcGVydGllcyI6eyJub3RlSW5kZXgiOjB9LCJpc0VkaXRlZCI6ZmFsc2UsIm1hbnVhbE92ZXJyaWRlIjp7ImlzTWFudWFsbHlPdmVycmlkZGVuIjpmYWxzZSwiY2l0ZXByb2NUZXh0IjoiWzEz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668941109"/>
          <w:placeholder>
            <w:docPart w:val="40EB2CF2646B4C4F8D2B2A685F2D1B3C"/>
          </w:placeholder>
        </w:sdtPr>
        <w:sdtContent>
          <w:customXmlInsRangeEnd w:id="379"/>
          <w:r w:rsidR="00B96F86" w:rsidRPr="00B96F86">
            <w:rPr>
              <w:shd w:val="clear" w:color="auto" w:fill="FFFFFF"/>
            </w:rPr>
            <w:t>[13]</w:t>
          </w:r>
          <w:customXmlInsRangeStart w:id="380" w:author="Ayperi Ülkü" w:date="2024-03-17T03:52:00Z"/>
        </w:sdtContent>
      </w:sdt>
      <w:customXmlInsRangeEnd w:id="380"/>
      <w:ins w:id="381" w:author="Ayperi Ülkü" w:date="2024-03-17T01:14:00Z">
        <w:r w:rsidRPr="00482769">
          <w:rPr>
            <w:shd w:val="clear" w:color="auto" w:fill="FFFFFF"/>
            <w:rPrChange w:id="382" w:author="Ayperi Ülkü" w:date="2024-03-17T01:14:00Z">
              <w:rPr>
                <w:rFonts w:ascii="Segoe UI" w:hAnsi="Segoe UI" w:cs="Segoe UI"/>
                <w:color w:val="030303"/>
                <w:sz w:val="23"/>
                <w:szCs w:val="23"/>
                <w:u w:val="single"/>
                <w:shd w:val="clear" w:color="auto" w:fill="FFFFFF"/>
              </w:rPr>
            </w:rPrChange>
          </w:rPr>
          <w:t xml:space="preserve">. Das </w:t>
        </w:r>
      </w:ins>
      <w:ins w:id="383" w:author="Ayperi Ülkü" w:date="2024-03-17T03:53:00Z">
        <w:r w:rsidR="0077467B">
          <w:rPr>
            <w:shd w:val="clear" w:color="auto" w:fill="FFFFFF"/>
          </w:rPr>
          <w:t xml:space="preserve">et.al </w:t>
        </w:r>
      </w:ins>
      <w:ins w:id="384" w:author="Ayperi Ülkü" w:date="2024-03-17T01:14:00Z">
        <w:r w:rsidRPr="00482769">
          <w:rPr>
            <w:shd w:val="clear" w:color="auto" w:fill="FFFFFF"/>
            <w:rPrChange w:id="385"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sidR="00A62F7E">
        <w:rPr>
          <w:shd w:val="clear" w:color="auto" w:fill="FFFFFF"/>
        </w:rPr>
        <w:t>rmanium</w:t>
      </w:r>
      <w:ins w:id="386" w:author="Ayperi Ülkü" w:date="2024-03-17T01:14:00Z">
        <w:r w:rsidRPr="00482769">
          <w:rPr>
            <w:shd w:val="clear" w:color="auto" w:fill="FFFFFF"/>
            <w:rPrChange w:id="387" w:author="Ayperi Ülkü" w:date="2024-03-17T01:14:00Z">
              <w:rPr>
                <w:rFonts w:ascii="Segoe UI" w:hAnsi="Segoe UI" w:cs="Segoe UI"/>
                <w:color w:val="030303"/>
                <w:sz w:val="23"/>
                <w:szCs w:val="23"/>
                <w:u w:val="single"/>
                <w:shd w:val="clear" w:color="auto" w:fill="FFFFFF"/>
              </w:rPr>
            </w:rPrChange>
          </w:rPr>
          <w:t xml:space="preserve"> </w:t>
        </w:r>
      </w:ins>
      <w:r w:rsidR="00E4035B">
        <w:rPr>
          <w:shd w:val="clear" w:color="auto" w:fill="FFFFFF"/>
        </w:rPr>
        <w:t>FinFET</w:t>
      </w:r>
      <w:ins w:id="388" w:author="Ayperi Ülkü" w:date="2024-03-17T01:14:00Z">
        <w:r w:rsidRPr="00482769">
          <w:rPr>
            <w:shd w:val="clear" w:color="auto" w:fill="FFFFFF"/>
            <w:rPrChange w:id="389"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390" w:author="Ayperi Ülkü" w:date="2024-03-17T03:53:00Z">
        <w:r w:rsidR="0077467B">
          <w:rPr>
            <w:shd w:val="clear" w:color="auto" w:fill="FFFFFF"/>
          </w:rPr>
          <w:t xml:space="preserve"> </w:t>
        </w:r>
      </w:ins>
      <w:customXmlInsRangeStart w:id="391" w:author="Ayperi Ülkü" w:date="2024-03-17T03:53:00Z"/>
      <w:sdt>
        <w:sdtPr>
          <w:rPr>
            <w:shd w:val="clear" w:color="auto" w:fill="FFFFFF"/>
          </w:rPr>
          <w:tag w:val="MENDELEY_CITATION_v3_eyJjaXRhdGlvbklEIjoiTUVOREVMRVlfQ0lUQVRJT05fNDAwMzEyMWQtMTlhYi00NTYxLWI1OGYtZTVmNmNhOTFiY2Q3IiwicHJvcGVydGllcyI6eyJub3RlSW5kZXgiOjB9LCJpc0VkaXRlZCI6ZmFsc2UsIm1hbnVhbE92ZXJyaWRlIjp7ImlzTWFudWFsbHlPdmVycmlkZGVuIjpmYWxzZSwiY2l0ZXByb2NUZXh0IjoiWzE3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
          <w:id w:val="-558400363"/>
          <w:placeholder>
            <w:docPart w:val="DefaultPlaceholder_-1854013440"/>
          </w:placeholder>
        </w:sdtPr>
        <w:sdtContent>
          <w:customXmlInsRangeEnd w:id="391"/>
          <w:r w:rsidR="00B96F86" w:rsidRPr="00B96F86">
            <w:rPr>
              <w:shd w:val="clear" w:color="auto" w:fill="FFFFFF"/>
            </w:rPr>
            <w:t>[17]</w:t>
          </w:r>
          <w:customXmlInsRangeStart w:id="392" w:author="Ayperi Ülkü" w:date="2024-03-17T03:53:00Z"/>
        </w:sdtContent>
      </w:sdt>
      <w:customXmlInsRangeEnd w:id="392"/>
      <w:ins w:id="393" w:author="Ayperi Ülkü" w:date="2024-03-17T01:14:00Z">
        <w:r w:rsidRPr="00482769">
          <w:rPr>
            <w:shd w:val="clear" w:color="auto" w:fill="FFFFFF"/>
            <w:rPrChange w:id="394" w:author="Ayperi Ülkü" w:date="2024-03-17T01:14:00Z">
              <w:rPr>
                <w:rFonts w:ascii="Segoe UI" w:hAnsi="Segoe UI" w:cs="Segoe UI"/>
                <w:color w:val="030303"/>
                <w:sz w:val="23"/>
                <w:szCs w:val="23"/>
                <w:u w:val="single"/>
                <w:shd w:val="clear" w:color="auto" w:fill="FFFFFF"/>
              </w:rPr>
            </w:rPrChange>
          </w:rPr>
          <w:t>.</w:t>
        </w:r>
      </w:ins>
    </w:p>
    <w:p w14:paraId="5313D846" w14:textId="77777777" w:rsidR="00A62F7E" w:rsidRDefault="00A62F7E" w:rsidP="003E0789">
      <w:pPr>
        <w:pStyle w:val="MDPI31text"/>
        <w:rPr>
          <w:shd w:val="clear" w:color="auto" w:fill="FFFFFF"/>
        </w:rPr>
      </w:pPr>
    </w:p>
    <w:p w14:paraId="6D15DFF8" w14:textId="77777777" w:rsidR="00E70CE5" w:rsidRDefault="00E70CE5" w:rsidP="00E70CE5">
      <w:pPr>
        <w:pStyle w:val="MDPI31text"/>
        <w:rPr>
          <w:bCs/>
          <w:color w:val="4472C4" w:themeColor="accent1"/>
          <w:lang w:val="tr-TR"/>
        </w:rPr>
      </w:pPr>
      <w:r w:rsidRPr="00A62F7E">
        <w:rPr>
          <w:bCs/>
          <w:color w:val="4472C4" w:themeColor="accent1"/>
          <w:highlight w:val="yellow"/>
          <w:lang w:val="tr-TR"/>
        </w:rPr>
        <w:t xml:space="preserve">INTRODUCTION </w:t>
      </w:r>
      <w:proofErr w:type="spellStart"/>
      <w:r w:rsidRPr="00A62F7E">
        <w:rPr>
          <w:bCs/>
          <w:color w:val="4472C4" w:themeColor="accent1"/>
          <w:highlight w:val="yellow"/>
          <w:lang w:val="tr-TR"/>
        </w:rPr>
        <w:t>ın</w:t>
      </w:r>
      <w:proofErr w:type="spellEnd"/>
      <w:r w:rsidRPr="00A62F7E">
        <w:rPr>
          <w:bCs/>
          <w:color w:val="4472C4" w:themeColor="accent1"/>
          <w:highlight w:val="yellow"/>
          <w:lang w:val="tr-TR"/>
        </w:rPr>
        <w:t xml:space="preserve"> yapısı aynı </w:t>
      </w:r>
      <w:hyperlink r:id="rId8" w:history="1">
        <w:r w:rsidRPr="00A62F7E">
          <w:rPr>
            <w:rStyle w:val="Kpr"/>
            <w:bCs/>
            <w:color w:val="4472C4" w:themeColor="accent1"/>
            <w:highlight w:val="yellow"/>
            <w:lang w:val="tr-TR"/>
          </w:rPr>
          <w:t>https://doi.org/10.1038/s41467-020-15096-0</w:t>
        </w:r>
      </w:hyperlink>
      <w:r w:rsidRPr="00A62F7E">
        <w:rPr>
          <w:bCs/>
          <w:color w:val="4472C4" w:themeColor="accent1"/>
          <w:highlight w:val="yellow"/>
          <w:lang w:val="tr-TR"/>
        </w:rPr>
        <w:t xml:space="preserve"> </w:t>
      </w:r>
      <w:proofErr w:type="spellStart"/>
      <w:r w:rsidRPr="00A62F7E">
        <w:rPr>
          <w:bCs/>
          <w:color w:val="4472C4" w:themeColor="accent1"/>
          <w:highlight w:val="yellow"/>
          <w:lang w:val="tr-TR"/>
        </w:rPr>
        <w:t>daki</w:t>
      </w:r>
      <w:proofErr w:type="spellEnd"/>
      <w:r w:rsidRPr="00A62F7E">
        <w:rPr>
          <w:bCs/>
          <w:color w:val="4472C4" w:themeColor="accent1"/>
          <w:highlight w:val="yellow"/>
          <w:lang w:val="tr-TR"/>
        </w:rPr>
        <w:t xml:space="preserve"> gibi olsun</w:t>
      </w:r>
    </w:p>
    <w:p w14:paraId="2B1CEDF8" w14:textId="7EF8315B" w:rsidR="00A62F7E" w:rsidRDefault="00A62F7E" w:rsidP="00E70CE5">
      <w:pPr>
        <w:pStyle w:val="MDPI31text"/>
        <w:rPr>
          <w:bCs/>
          <w:color w:val="4472C4" w:themeColor="accent1"/>
          <w:lang w:val="tr-TR"/>
        </w:rPr>
      </w:pPr>
      <w:r w:rsidRPr="00A62F7E">
        <w:rPr>
          <w:bCs/>
          <w:color w:val="4472C4" w:themeColor="accent1"/>
          <w:highlight w:val="yellow"/>
          <w:lang w:val="tr-TR"/>
        </w:rPr>
        <w:t xml:space="preserve">FGM </w:t>
      </w:r>
      <w:proofErr w:type="spellStart"/>
      <w:r w:rsidRPr="00A62F7E">
        <w:rPr>
          <w:bCs/>
          <w:color w:val="4472C4" w:themeColor="accent1"/>
          <w:highlight w:val="yellow"/>
          <w:lang w:val="tr-TR"/>
        </w:rPr>
        <w:t>lerin</w:t>
      </w:r>
      <w:proofErr w:type="spellEnd"/>
      <w:r w:rsidRPr="00A62F7E">
        <w:rPr>
          <w:bCs/>
          <w:color w:val="4472C4" w:themeColor="accent1"/>
          <w:highlight w:val="yellow"/>
          <w:lang w:val="tr-TR"/>
        </w:rPr>
        <w:t xml:space="preserve"> yönü önemli mi </w:t>
      </w:r>
      <w:proofErr w:type="gramStart"/>
      <w:r w:rsidRPr="00A62F7E">
        <w:rPr>
          <w:bCs/>
          <w:color w:val="4472C4" w:themeColor="accent1"/>
          <w:highlight w:val="yellow"/>
          <w:lang w:val="tr-TR"/>
        </w:rPr>
        <w:t>yorumla !</w:t>
      </w:r>
      <w:proofErr w:type="gramEnd"/>
      <w:r w:rsidRPr="00A62F7E">
        <w:rPr>
          <w:bCs/>
          <w:color w:val="4472C4" w:themeColor="accent1"/>
          <w:highlight w:val="yellow"/>
          <w:lang w:val="tr-TR"/>
        </w:rPr>
        <w:t xml:space="preserve"> (Önce TiO2 başlasaydık ne </w:t>
      </w:r>
      <w:proofErr w:type="gramStart"/>
      <w:r w:rsidRPr="00A62F7E">
        <w:rPr>
          <w:bCs/>
          <w:color w:val="4472C4" w:themeColor="accent1"/>
          <w:highlight w:val="yellow"/>
          <w:lang w:val="tr-TR"/>
        </w:rPr>
        <w:t>olacaktı ?</w:t>
      </w:r>
      <w:proofErr w:type="gramEnd"/>
      <w:r w:rsidRPr="00A62F7E">
        <w:rPr>
          <w:bCs/>
          <w:color w:val="4472C4" w:themeColor="accent1"/>
          <w:highlight w:val="yellow"/>
          <w:lang w:val="tr-TR"/>
        </w:rPr>
        <w:t>)</w:t>
      </w:r>
    </w:p>
    <w:p w14:paraId="12A621E9" w14:textId="77777777" w:rsidR="00A62F7E" w:rsidRDefault="00A62F7E" w:rsidP="00A62F7E">
      <w:pPr>
        <w:pStyle w:val="MDPI31text"/>
        <w:rPr>
          <w:bCs/>
          <w:lang w:val="tr-TR"/>
        </w:rPr>
      </w:pPr>
    </w:p>
    <w:p w14:paraId="614AF434" w14:textId="755C83F5" w:rsidR="00A62F7E" w:rsidRPr="00A62F7E" w:rsidRDefault="00A62F7E" w:rsidP="00A62F7E">
      <w:pPr>
        <w:pStyle w:val="MDPI31text"/>
        <w:numPr>
          <w:ilvl w:val="0"/>
          <w:numId w:val="15"/>
        </w:numPr>
        <w:rPr>
          <w:bCs/>
          <w:highlight w:val="yellow"/>
          <w:rPrChange w:id="395" w:author="Ayperi Ülkü" w:date="2024-03-17T03:51:00Z">
            <w:rPr/>
          </w:rPrChange>
        </w:rPr>
      </w:pPr>
      <w:proofErr w:type="spellStart"/>
      <w:proofErr w:type="gramStart"/>
      <w:r w:rsidRPr="00A62F7E">
        <w:rPr>
          <w:bCs/>
          <w:highlight w:val="yellow"/>
          <w:lang w:val="tr-TR"/>
        </w:rPr>
        <w:t>especially</w:t>
      </w:r>
      <w:proofErr w:type="spellEnd"/>
      <w:proofErr w:type="gramEnd"/>
      <w:r w:rsidRPr="00A62F7E">
        <w:rPr>
          <w:bCs/>
          <w:highlight w:val="yellow"/>
          <w:lang w:val="tr-TR"/>
        </w:rPr>
        <w:t xml:space="preserve"> </w:t>
      </w:r>
      <w:proofErr w:type="spellStart"/>
      <w:r w:rsidRPr="00A62F7E">
        <w:rPr>
          <w:bCs/>
          <w:highlight w:val="yellow"/>
          <w:lang w:val="tr-TR"/>
        </w:rPr>
        <w:t>when</w:t>
      </w:r>
      <w:proofErr w:type="spellEnd"/>
      <w:r w:rsidRPr="00A62F7E">
        <w:rPr>
          <w:bCs/>
          <w:highlight w:val="yellow"/>
          <w:lang w:val="tr-TR"/>
        </w:rPr>
        <w:t xml:space="preserve"> </w:t>
      </w:r>
      <w:del w:id="396" w:author="Ayperi Ülkü" w:date="2024-03-16T23:20:00Z">
        <w:r w:rsidRPr="00A62F7E" w:rsidDel="00394086">
          <w:rPr>
            <w:bCs/>
            <w:highlight w:val="yellow"/>
            <w:lang w:val="tr-TR"/>
          </w:rPr>
          <w:delText xml:space="preserve">we utilize </w:delText>
        </w:r>
      </w:del>
      <w:proofErr w:type="spellStart"/>
      <w:r w:rsidRPr="00A62F7E">
        <w:rPr>
          <w:bCs/>
          <w:highlight w:val="yellow"/>
          <w:lang w:val="tr-TR"/>
        </w:rPr>
        <w:t>methods</w:t>
      </w:r>
      <w:proofErr w:type="spellEnd"/>
      <w:r w:rsidRPr="00A62F7E">
        <w:rPr>
          <w:bCs/>
          <w:highlight w:val="yellow"/>
          <w:lang w:val="tr-TR"/>
        </w:rPr>
        <w:t xml:space="preserve"> </w:t>
      </w:r>
      <w:proofErr w:type="spellStart"/>
      <w:r w:rsidRPr="00A62F7E">
        <w:rPr>
          <w:bCs/>
          <w:highlight w:val="yellow"/>
          <w:lang w:val="tr-TR"/>
        </w:rPr>
        <w:t>exist</w:t>
      </w:r>
      <w:proofErr w:type="spellEnd"/>
      <w:r w:rsidRPr="00A62F7E">
        <w:rPr>
          <w:bCs/>
          <w:highlight w:val="yellow"/>
          <w:lang w:val="tr-TR"/>
        </w:rPr>
        <w:t xml:space="preserve"> </w:t>
      </w:r>
      <w:proofErr w:type="spellStart"/>
      <w:r w:rsidRPr="00A62F7E">
        <w:rPr>
          <w:bCs/>
          <w:highlight w:val="yellow"/>
          <w:lang w:val="tr-TR"/>
        </w:rPr>
        <w:t>to</w:t>
      </w:r>
      <w:proofErr w:type="spellEnd"/>
      <w:r w:rsidRPr="00A62F7E">
        <w:rPr>
          <w:bCs/>
          <w:highlight w:val="yellow"/>
          <w:lang w:val="tr-TR"/>
        </w:rPr>
        <w:t xml:space="preserve"> </w:t>
      </w:r>
      <w:proofErr w:type="spellStart"/>
      <w:r w:rsidRPr="00A62F7E">
        <w:rPr>
          <w:bCs/>
          <w:highlight w:val="yellow"/>
          <w:lang w:val="tr-TR"/>
        </w:rPr>
        <w:t>calculate</w:t>
      </w:r>
      <w:proofErr w:type="spellEnd"/>
      <w:r w:rsidRPr="00A62F7E">
        <w:rPr>
          <w:bCs/>
          <w:highlight w:val="yellow"/>
          <w:lang w:val="tr-TR"/>
        </w:rPr>
        <w:t xml:space="preserve"> </w:t>
      </w:r>
      <w:proofErr w:type="spellStart"/>
      <w:r w:rsidRPr="00A62F7E">
        <w:rPr>
          <w:bCs/>
          <w:highlight w:val="yellow"/>
          <w:lang w:val="tr-TR"/>
        </w:rPr>
        <w:t>the</w:t>
      </w:r>
      <w:proofErr w:type="spellEnd"/>
      <w:r w:rsidRPr="00A62F7E">
        <w:rPr>
          <w:bCs/>
          <w:highlight w:val="yellow"/>
          <w:lang w:val="tr-TR"/>
        </w:rPr>
        <w:t xml:space="preserve"> </w:t>
      </w:r>
      <w:proofErr w:type="spellStart"/>
      <w:r w:rsidRPr="00A62F7E">
        <w:rPr>
          <w:bCs/>
          <w:highlight w:val="yellow"/>
          <w:lang w:val="tr-TR"/>
        </w:rPr>
        <w:t>equivalent</w:t>
      </w:r>
      <w:proofErr w:type="spellEnd"/>
      <w:r w:rsidRPr="00A62F7E">
        <w:rPr>
          <w:bCs/>
          <w:highlight w:val="yellow"/>
          <w:lang w:val="tr-TR"/>
        </w:rPr>
        <w:t xml:space="preserve"> </w:t>
      </w:r>
      <w:proofErr w:type="spellStart"/>
      <w:r w:rsidRPr="00A62F7E">
        <w:rPr>
          <w:bCs/>
          <w:highlight w:val="yellow"/>
          <w:lang w:val="tr-TR"/>
        </w:rPr>
        <w:t>dielectric</w:t>
      </w:r>
      <w:proofErr w:type="spellEnd"/>
      <w:r w:rsidRPr="00A62F7E">
        <w:rPr>
          <w:bCs/>
          <w:highlight w:val="yellow"/>
          <w:lang w:val="tr-TR"/>
        </w:rPr>
        <w:t xml:space="preserve"> </w:t>
      </w:r>
      <w:proofErr w:type="spellStart"/>
      <w:r w:rsidRPr="00A62F7E">
        <w:rPr>
          <w:bCs/>
          <w:highlight w:val="yellow"/>
          <w:lang w:val="tr-TR"/>
        </w:rPr>
        <w:t>constant</w:t>
      </w:r>
      <w:proofErr w:type="spellEnd"/>
      <w:r w:rsidRPr="00A62F7E">
        <w:rPr>
          <w:bCs/>
          <w:highlight w:val="yellow"/>
          <w:lang w:val="tr-TR"/>
        </w:rPr>
        <w:t xml:space="preserve"> of </w:t>
      </w:r>
      <w:proofErr w:type="spellStart"/>
      <w:r w:rsidRPr="00A62F7E">
        <w:rPr>
          <w:bCs/>
          <w:highlight w:val="yellow"/>
          <w:lang w:val="tr-TR"/>
        </w:rPr>
        <w:t>the</w:t>
      </w:r>
      <w:proofErr w:type="spellEnd"/>
      <w:r w:rsidRPr="00A62F7E">
        <w:rPr>
          <w:bCs/>
          <w:highlight w:val="yellow"/>
          <w:lang w:val="tr-TR"/>
        </w:rPr>
        <w:t xml:space="preserve"> epsilon-</w:t>
      </w:r>
      <w:proofErr w:type="spellStart"/>
      <w:r w:rsidRPr="00A62F7E">
        <w:rPr>
          <w:bCs/>
          <w:highlight w:val="yellow"/>
          <w:lang w:val="tr-TR"/>
        </w:rPr>
        <w:t>graded</w:t>
      </w:r>
      <w:proofErr w:type="spellEnd"/>
      <w:r w:rsidRPr="00A62F7E">
        <w:rPr>
          <w:bCs/>
          <w:highlight w:val="yellow"/>
          <w:lang w:val="tr-TR"/>
        </w:rPr>
        <w:t xml:space="preserve"> </w:t>
      </w:r>
      <w:proofErr w:type="spellStart"/>
      <w:r w:rsidRPr="00A62F7E">
        <w:rPr>
          <w:bCs/>
          <w:highlight w:val="yellow"/>
          <w:lang w:val="tr-TR"/>
        </w:rPr>
        <w:t>stacked</w:t>
      </w:r>
      <w:proofErr w:type="spellEnd"/>
      <w:r w:rsidRPr="00A62F7E">
        <w:rPr>
          <w:bCs/>
          <w:highlight w:val="yellow"/>
          <w:lang w:val="tr-TR"/>
        </w:rPr>
        <w:t xml:space="preserve"> FGM </w:t>
      </w:r>
      <w:proofErr w:type="spellStart"/>
      <w:r w:rsidRPr="00A62F7E">
        <w:rPr>
          <w:bCs/>
          <w:highlight w:val="yellow"/>
          <w:lang w:val="tr-TR"/>
        </w:rPr>
        <w:t>materials</w:t>
      </w:r>
      <w:proofErr w:type="spellEnd"/>
      <w:r w:rsidRPr="00A62F7E">
        <w:rPr>
          <w:bCs/>
          <w:highlight w:val="yellow"/>
          <w:lang w:val="tr-TR"/>
        </w:rPr>
        <w:t>.</w:t>
      </w:r>
    </w:p>
    <w:p w14:paraId="57908FD9" w14:textId="77777777" w:rsidR="00A62F7E" w:rsidRPr="00A62F7E" w:rsidRDefault="00A62F7E" w:rsidP="00E70CE5">
      <w:pPr>
        <w:pStyle w:val="MDPI31text"/>
        <w:rPr>
          <w:bCs/>
          <w:color w:val="4472C4" w:themeColor="accent1"/>
        </w:rPr>
      </w:pPr>
    </w:p>
    <w:p w14:paraId="7BFFD004" w14:textId="77777777" w:rsidR="00E70CE5" w:rsidRPr="00E70CE5" w:rsidRDefault="00E70CE5" w:rsidP="003E0789">
      <w:pPr>
        <w:pStyle w:val="MDPI31text"/>
        <w:rPr>
          <w:ins w:id="397" w:author="Ayperi Ülkü" w:date="2024-03-17T01:14:00Z"/>
          <w:shd w:val="clear" w:color="auto" w:fill="FFFFFF"/>
          <w:lang w:val="tr-TR"/>
          <w:rPrChange w:id="398" w:author="Ayperi Ülkü" w:date="2024-03-17T01:14:00Z">
            <w:rPr>
              <w:ins w:id="399" w:author="Ayperi Ülkü" w:date="2024-03-17T01:14:00Z"/>
              <w:rFonts w:ascii="Segoe UI" w:hAnsi="Segoe UI" w:cs="Segoe UI"/>
              <w:color w:val="030303"/>
              <w:sz w:val="23"/>
              <w:szCs w:val="23"/>
              <w:u w:val="single"/>
              <w:shd w:val="clear" w:color="auto" w:fill="FFFFFF"/>
            </w:rPr>
          </w:rPrChange>
        </w:rPr>
      </w:pPr>
    </w:p>
    <w:p w14:paraId="260DEDE5" w14:textId="0E6A24A5" w:rsidR="00B74086" w:rsidDel="00040F23" w:rsidRDefault="00B74086" w:rsidP="00D22AD2">
      <w:pPr>
        <w:pStyle w:val="MDPI31text"/>
        <w:ind w:left="0" w:firstLine="0"/>
        <w:rPr>
          <w:del w:id="400" w:author="Ayperi Ülkü" w:date="2024-03-17T03:58:00Z"/>
          <w:shd w:val="clear" w:color="auto" w:fill="FFFFFF"/>
        </w:rPr>
      </w:pPr>
    </w:p>
    <w:p w14:paraId="5A9829D3" w14:textId="5409EE63"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401" w:author="Ayperi Ülkü" w:date="2024-03-16T23:12:00Z">
            <w:rPr/>
          </w:rPrChange>
        </w:rPr>
        <w:t xml:space="preserve">(reference </w:t>
      </w:r>
      <w:proofErr w:type="spellStart"/>
      <w:r w:rsidRPr="00890EE5">
        <w:rPr>
          <w:highlight w:val="yellow"/>
          <w:rPrChange w:id="402" w:author="Ayperi Ülkü" w:date="2024-03-16T23:12:00Z">
            <w:rPr/>
          </w:rPrChange>
        </w:rPr>
        <w:t>koy</w:t>
      </w:r>
      <w:proofErr w:type="spellEnd"/>
      <w:r w:rsidRPr="00890EE5">
        <w:rPr>
          <w:highlight w:val="yellow"/>
          <w:rPrChange w:id="403" w:author="Ayperi Ülkü" w:date="2024-03-16T23:12:00Z">
            <w:rPr/>
          </w:rPrChange>
        </w:rPr>
        <w:t>)</w:t>
      </w:r>
      <w:r>
        <w:t xml:space="preserve"> however,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025897554"/>
          <w:placeholder>
            <w:docPart w:val="B5FD4824BA484935AABAB25473A6B086"/>
          </w:placeholder>
        </w:sdtPr>
        <w:sdtContent>
          <w:r w:rsidR="00B96F86" w:rsidRPr="00B96F86">
            <w:rPr>
              <w:bCs/>
              <w:lang w:val="tr-TR"/>
            </w:rPr>
            <w:t>[18]</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404" w:author="Ayperi Ülkü" w:date="2024-03-16T23:12:00Z">
        <w:r w:rsidR="00890EE5">
          <w:rPr>
            <w:bCs/>
            <w:lang w:val="tr-TR"/>
          </w:rPr>
          <w:t>-</w:t>
        </w:r>
      </w:ins>
      <w:del w:id="405"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56EA422E" w14:textId="0E69EAD1"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406"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w:t>
      </w:r>
      <w:r w:rsidR="00E4035B">
        <w:rPr>
          <w:bCs/>
          <w:lang w:val="tr-TR"/>
        </w:rPr>
        <w:t>FinFET</w:t>
      </w:r>
      <w:r>
        <w:rPr>
          <w:bCs/>
          <w:lang w:val="tr-TR"/>
        </w:rPr>
        <w:t xml:space="preserve">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w:t>
      </w:r>
      <w:r w:rsidR="00E4035B">
        <w:rPr>
          <w:bCs/>
          <w:lang w:val="tr-TR"/>
        </w:rPr>
        <w:t>FinFET</w:t>
      </w:r>
      <w:r w:rsidR="00B74086">
        <w:rPr>
          <w:bCs/>
          <w:lang w:val="tr-TR"/>
        </w:rPr>
        <w:t xml:space="preserve">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407" w:author="Ayperi Ülkü" w:date="2024-03-17T00:10:00Z">
        <w:r w:rsidRPr="00D22AD2" w:rsidDel="002978D1">
          <w:rPr>
            <w:bCs/>
            <w:highlight w:val="yellow"/>
            <w:lang w:val="tr-TR"/>
          </w:rPr>
          <w:delText>…</w:delText>
        </w:r>
      </w:del>
      <w:customXmlInsRangeStart w:id="408"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E5XSwgWzIwXSwgWzIx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
          <w:id w:val="-341469133"/>
          <w:placeholder>
            <w:docPart w:val="DefaultPlaceholder_-1854013440"/>
          </w:placeholder>
        </w:sdtPr>
        <w:sdtContent>
          <w:customXmlInsRangeEnd w:id="408"/>
          <w:r w:rsidR="00B96F86" w:rsidRPr="00B96F86">
            <w:rPr>
              <w:bCs/>
              <w:highlight w:val="yellow"/>
              <w:lang w:val="tr-TR"/>
            </w:rPr>
            <w:t>[19], [20], [21]</w:t>
          </w:r>
          <w:customXmlInsRangeStart w:id="409" w:author="Ayperi Ülkü" w:date="2024-03-17T00:10:00Z"/>
        </w:sdtContent>
      </w:sdt>
      <w:customXmlInsRangeEnd w:id="409"/>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5F06AE40" w14:textId="093A2A60" w:rsidR="00354B33" w:rsidRDefault="00354B33" w:rsidP="00354B33">
      <w:pPr>
        <w:pStyle w:val="MDPI31text"/>
        <w:rPr>
          <w:ins w:id="410" w:author="Ayperi Ülkü" w:date="2024-03-17T01:31:00Z"/>
          <w:bCs/>
        </w:rPr>
      </w:pPr>
      <w:ins w:id="411" w:author="Ayperi Ülkü" w:date="2024-03-17T01:31:00Z">
        <w:r w:rsidRPr="00A14C2E">
          <w:t>Modified Penn Model</w:t>
        </w:r>
      </w:ins>
      <w:ins w:id="412" w:author="Ayperi Ülkü" w:date="2024-03-17T03:45:00Z">
        <w:r w:rsidR="0077467B">
          <w:t xml:space="preserve"> </w:t>
        </w:r>
      </w:ins>
      <w:customXmlInsRangeStart w:id="413" w:author="Ayperi Ülkü" w:date="2024-03-17T03:47:00Z"/>
      <w:sdt>
        <w:sdtPr>
          <w:tag w:val="MENDELEY_CITATION_v3_eyJjaXRhdGlvbklEIjoiTUVOREVMRVlfQ0lUQVRJT05fYWFmMTc0MmUtN2JmNi00MGU2LTk2MTQtNDQyYjY1MGU4M2FlIiwicHJvcGVydGllcyI6eyJub3RlSW5kZXgiOjB9LCJpc0VkaXRlZCI6ZmFsc2UsIm1hbnVhbE92ZXJyaWRlIjp7ImlzTWFudWFsbHlPdmVycmlkZGVuIjpmYWxzZSwiY2l0ZXByb2NUZXh0IjoiWzIyXSwgWzI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66004601"/>
          <w:placeholder>
            <w:docPart w:val="DefaultPlaceholder_-1854013440"/>
          </w:placeholder>
        </w:sdtPr>
        <w:sdtContent>
          <w:customXmlInsRangeEnd w:id="413"/>
          <w:r w:rsidR="00B96F86" w:rsidRPr="00B96F86">
            <w:t>[22], [23]</w:t>
          </w:r>
          <w:customXmlInsRangeStart w:id="414" w:author="Ayperi Ülkü" w:date="2024-03-17T03:47:00Z"/>
        </w:sdtContent>
      </w:sdt>
      <w:customXmlInsRangeEnd w:id="414"/>
      <w:ins w:id="415" w:author="Ayperi Ülkü" w:date="2024-03-17T03:47:00Z">
        <w:r w:rsidR="0077467B">
          <w:t xml:space="preserve"> </w:t>
        </w:r>
      </w:ins>
      <w:ins w:id="416"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w:ins>
      <m:oMath>
        <m:sSub>
          <m:sSubPr>
            <m:ctrlPr>
              <w:ins w:id="417" w:author="Ayperi Ülkü" w:date="2024-03-17T01:31:00Z">
                <w:rPr>
                  <w:rFonts w:ascii="Cambria Math" w:hAnsi="Cambria Math"/>
                </w:rPr>
              </w:ins>
            </m:ctrlPr>
          </m:sSubPr>
          <m:e>
            <m:r>
              <w:ins w:id="418" w:author="Ayperi Ülkü" w:date="2024-03-17T01:31:00Z">
                <m:rPr>
                  <m:sty m:val="p"/>
                </m:rPr>
                <w:rPr>
                  <w:rFonts w:ascii="Cambria Math" w:hAnsi="Cambria Math"/>
                </w:rPr>
                <w:sym w:font="Symbol" w:char="F06B"/>
              </w:ins>
            </m:r>
          </m:e>
          <m:sub>
            <m:r>
              <w:ins w:id="419" w:author="Ayperi Ülkü" w:date="2024-03-17T01:31:00Z">
                <w:rPr>
                  <w:rFonts w:ascii="Cambria Math" w:hAnsi="Cambria Math"/>
                </w:rPr>
                <m:t>b</m:t>
              </w:ins>
            </m:r>
          </m:sub>
        </m:sSub>
        <m:r>
          <w:ins w:id="420" w:author="Ayperi Ülkü" w:date="2024-03-17T01:31:00Z">
            <w:rPr>
              <w:rFonts w:ascii="Cambria Math" w:hAnsi="Cambria Math"/>
            </w:rPr>
            <m:t xml:space="preserve">, </m:t>
          </w:ins>
        </m:r>
      </m:oMath>
      <w:ins w:id="421" w:author="Ayperi Ülkü" w:date="2024-03-17T01:31:00Z">
        <w:r w:rsidRPr="00A14C2E">
          <w:t>bandgap energy E</w:t>
        </w:r>
        <w:r w:rsidRPr="00A14C2E">
          <w:rPr>
            <w:vertAlign w:val="subscript"/>
          </w:rPr>
          <w:t>G</w:t>
        </w:r>
        <w:r w:rsidRPr="00A14C2E">
          <w:t xml:space="preserve">, high frequency dielectric constant </w:t>
        </w:r>
      </w:ins>
      <m:oMath>
        <m:sSub>
          <m:sSubPr>
            <m:ctrlPr>
              <w:ins w:id="422" w:author="Ayperi Ülkü" w:date="2024-03-17T01:31:00Z">
                <w:rPr>
                  <w:rFonts w:ascii="Cambria Math" w:hAnsi="Cambria Math"/>
                </w:rPr>
              </w:ins>
            </m:ctrlPr>
          </m:sSubPr>
          <m:e>
            <m:r>
              <w:ins w:id="423" w:author="Ayperi Ülkü" w:date="2024-03-17T01:31:00Z">
                <m:rPr>
                  <m:sty m:val="p"/>
                </m:rPr>
                <w:rPr>
                  <w:rFonts w:ascii="Cambria Math" w:hAnsi="Cambria Math"/>
                </w:rPr>
                <w:sym w:font="Symbol" w:char="F06B"/>
              </w:ins>
            </m:r>
          </m:e>
          <m:sub>
            <m:r>
              <w:ins w:id="424" w:author="Ayperi Ülkü" w:date="2024-03-17T01:31:00Z">
                <w:rPr>
                  <w:rFonts w:ascii="Cambria Math" w:hAnsi="Cambria Math"/>
                </w:rPr>
                <m:t>∞</m:t>
              </w:ins>
            </m:r>
          </m:sub>
        </m:sSub>
        <m:r>
          <w:ins w:id="425" w:author="Ayperi Ülkü" w:date="2024-03-17T01:31:00Z">
            <w:rPr>
              <w:rFonts w:ascii="Cambria Math" w:hAnsi="Cambria Math"/>
            </w:rPr>
            <m:t xml:space="preserve"> </m:t>
          </w:ins>
        </m:r>
      </m:oMath>
      <w:ins w:id="426" w:author="Ayperi Ülkü" w:date="2024-03-17T01:31:00Z">
        <w:r w:rsidRPr="00A14C2E">
          <w:t xml:space="preserve">and its Fermi wave vector </w:t>
        </w:r>
        <w:proofErr w:type="spellStart"/>
        <w:r w:rsidRPr="00A14C2E">
          <w:rPr>
            <w:i/>
            <w:iCs/>
          </w:rPr>
          <w:t>K</w:t>
        </w:r>
        <w:r w:rsidRPr="00A14C2E">
          <w:rPr>
            <w:vertAlign w:val="subscript"/>
          </w:rPr>
          <w:t>f</w:t>
        </w:r>
        <w:proofErr w:type="spellEnd"/>
        <w:r w:rsidRPr="00A14C2E">
          <w:t>. Maxwell-Garnet (MG) approximation</w:t>
        </w:r>
      </w:ins>
      <w:ins w:id="427" w:author="Ayperi Ülkü" w:date="2024-03-17T03:48:00Z">
        <w:r w:rsidR="0077467B">
          <w:t xml:space="preserve"> </w:t>
        </w:r>
      </w:ins>
      <w:customXmlInsRangeStart w:id="428" w:author="Ayperi Ülkü" w:date="2024-03-17T03:48:00Z"/>
      <w:sdt>
        <w:sdtPr>
          <w:tag w:val="MENDELEY_CITATION_v3_eyJjaXRhdGlvbklEIjoiTUVOREVMRVlfQ0lUQVRJT05fNTFmZDQwNTQtMWI2Yy00MmEzLTgzN2EtNWRhMDVjZjc5MTc0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1961231781"/>
          <w:placeholder>
            <w:docPart w:val="DefaultPlaceholder_-1854013440"/>
          </w:placeholder>
        </w:sdtPr>
        <w:sdtContent>
          <w:customXmlInsRangeEnd w:id="428"/>
          <w:r w:rsidR="00B96F86" w:rsidRPr="00B96F86">
            <w:t>[18]</w:t>
          </w:r>
          <w:customXmlInsRangeStart w:id="429" w:author="Ayperi Ülkü" w:date="2024-03-17T03:48:00Z"/>
        </w:sdtContent>
      </w:sdt>
      <w:customXmlInsRangeEnd w:id="429"/>
      <w:ins w:id="430" w:author="Ayperi Ülkü" w:date="2024-03-17T01:31:00Z">
        <w:r w:rsidRPr="00A14C2E">
          <w:t xml:space="preserve"> is selected to calculate the </w:t>
        </w:r>
        <w:r w:rsidRPr="00A14C2E">
          <w:rPr>
            <w:color w:val="000000" w:themeColor="text1"/>
          </w:rPr>
          <w:t xml:space="preserve">effective dielectric constant </w:t>
        </w:r>
        <w:r w:rsidRPr="00A14C2E">
          <w:t>(</w:t>
        </w:r>
      </w:ins>
      <m:oMath>
        <m:sSub>
          <m:sSubPr>
            <m:ctrlPr>
              <w:ins w:id="431" w:author="Ayperi Ülkü" w:date="2024-03-17T01:31:00Z">
                <w:rPr>
                  <w:rFonts w:ascii="Cambria Math" w:hAnsi="Cambria Math"/>
                  <w:bCs/>
                </w:rPr>
              </w:ins>
            </m:ctrlPr>
          </m:sSubPr>
          <m:e>
            <m:r>
              <w:ins w:id="432" w:author="Ayperi Ülkü" w:date="2024-03-17T01:31:00Z">
                <m:rPr>
                  <m:sty m:val="p"/>
                </m:rPr>
                <w:rPr>
                  <w:rFonts w:ascii="Cambria Math" w:hAnsi="Cambria Math"/>
                  <w:bCs/>
                </w:rPr>
                <w:sym w:font="Symbol" w:char="F06B"/>
              </w:ins>
            </m:r>
          </m:e>
          <m:sub>
            <m:r>
              <w:ins w:id="433" w:author="Ayperi Ülkü" w:date="2024-03-17T01:31:00Z">
                <m:rPr>
                  <m:sty m:val="p"/>
                </m:rPr>
                <w:rPr>
                  <w:rFonts w:ascii="Cambria Math" w:hAnsi="Cambria Math"/>
                </w:rPr>
                <m:t>EFF</m:t>
              </w:ins>
            </m:r>
          </m:sub>
        </m:sSub>
      </m:oMath>
      <w:ins w:id="434" w:author="Ayperi Ülkü" w:date="2024-03-17T01:31:00Z">
        <w:r w:rsidRPr="00A14C2E">
          <w:t xml:space="preserve">) for the 2-and 3-layered FGM dielectrics. </w:t>
        </w:r>
        <w:r>
          <w:t xml:space="preserve">Quantum tunneling model and </w:t>
        </w:r>
        <w:r w:rsidRPr="00A14C2E">
          <w:t>Hot Electron / Hot Hole Injection (HEI-HHI) model</w:t>
        </w:r>
        <w:r>
          <w:t>s</w:t>
        </w:r>
        <w:r w:rsidRPr="00A14C2E">
          <w:t xml:space="preserve"> </w:t>
        </w:r>
      </w:ins>
      <w:customXmlInsRangeStart w:id="435" w:author="Ayperi Ülkü" w:date="2024-03-17T03:48:00Z"/>
      <w:sdt>
        <w:sdtPr>
          <w:tag w:val="MENDELEY_CITATION_v3_eyJjaXRhdGlvbklEIjoiTUVOREVMRVlfQ0lUQVRJT05fMmZhMDIzODYtNDVlNy00NWE4LTk0MjAtZTdjMWIxNWIwOWY5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50769999"/>
          <w:placeholder>
            <w:docPart w:val="DefaultPlaceholder_-1854013440"/>
          </w:placeholder>
        </w:sdtPr>
        <w:sdtContent>
          <w:customXmlInsRangeEnd w:id="435"/>
          <w:r w:rsidR="00B96F86" w:rsidRPr="00B96F86">
            <w:t>[24]</w:t>
          </w:r>
          <w:customXmlInsRangeStart w:id="436" w:author="Ayperi Ülkü" w:date="2024-03-17T03:48:00Z"/>
        </w:sdtContent>
      </w:sdt>
      <w:customXmlInsRangeEnd w:id="436"/>
      <w:ins w:id="437" w:author="Ayperi Ülkü" w:date="2024-03-17T03:48:00Z">
        <w:r w:rsidR="0077467B">
          <w:t xml:space="preserve"> </w:t>
        </w:r>
      </w:ins>
      <w:ins w:id="438" w:author="Ayperi Ülkü" w:date="2024-03-17T01:31:00Z">
        <w:r>
          <w:t>are</w:t>
        </w:r>
        <w:r w:rsidRPr="00A14C2E">
          <w:t xml:space="preserve"> used to model gate leakage current within SILVACO ATLAS/</w:t>
        </w:r>
        <w:proofErr w:type="spellStart"/>
        <w:r w:rsidRPr="00A14C2E">
          <w:t>Deckbuild</w:t>
        </w:r>
        <w:proofErr w:type="spellEnd"/>
        <w:r w:rsidRPr="00A14C2E">
          <w:t xml:space="preserve"> simulation tool and results were found to be </w:t>
        </w:r>
        <w:r w:rsidRPr="00A14C2E">
          <w:lastRenderedPageBreak/>
          <w:t>consistent with experimental results within</w:t>
        </w:r>
      </w:ins>
      <w:ins w:id="439" w:author="Ayperi Ülkü" w:date="2024-03-17T03:48:00Z">
        <w:r w:rsidR="0077467B">
          <w:t xml:space="preserve"> </w:t>
        </w:r>
      </w:ins>
      <w:customXmlInsRangeStart w:id="440" w:author="Ayperi Ülkü" w:date="2024-03-17T03:49:00Z"/>
      <w:sdt>
        <w:sdtPr>
          <w:tag w:val="MENDELEY_CITATION_v3_eyJjaXRhdGlvbklEIjoiTUVOREVMRVlfQ0lUQVRJT05fODY0ZjA0MjUtNzk2Yi00NWQ3LWJlYjUtNzNiMGRjMTkxOWYzIiwicHJvcGVydGllcyI6eyJub3RlSW5kZXgiOjB9LCJpc0VkaXRlZCI6ZmFsc2UsIm1hbnVhbE92ZXJyaWRlIjp7ImlzTWFudWFsbHlPdmVycmlkZGVuIjpmYWxzZSwiY2l0ZXByb2NUZXh0IjoiWzI1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826874555"/>
          <w:placeholder>
            <w:docPart w:val="DefaultPlaceholder_-1854013440"/>
          </w:placeholder>
        </w:sdtPr>
        <w:sdtContent>
          <w:customXmlInsRangeEnd w:id="440"/>
          <w:r w:rsidR="00B96F86" w:rsidRPr="00B96F86">
            <w:t>[25]</w:t>
          </w:r>
          <w:customXmlInsRangeStart w:id="441" w:author="Ayperi Ülkü" w:date="2024-03-17T03:49:00Z"/>
        </w:sdtContent>
      </w:sdt>
      <w:customXmlInsRangeEnd w:id="441"/>
      <w:ins w:id="442" w:author="Ayperi Ülkü" w:date="2024-03-17T03:46:00Z">
        <w:r w:rsidR="0077467B">
          <w:t xml:space="preserve"> </w:t>
        </w:r>
      </w:ins>
      <w:ins w:id="443" w:author="Ayperi Ülkü" w:date="2024-03-17T01:31:00Z">
        <w:r w:rsidRPr="00A14C2E">
          <w:t xml:space="preserve">with systematically varying thickness of mentioned dielectric layers to form a graded structured 3 nm-thickness FGM gate dielectrics. </w:t>
        </w:r>
      </w:ins>
      <w:r w:rsidR="00E4035B">
        <w:t>FinFET</w:t>
      </w:r>
      <w:ins w:id="444"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445" w:author="Ayperi Ülkü" w:date="2024-03-17T01:31:00Z"/>
          <w:bCs/>
          <w:lang w:val="tr-TR"/>
        </w:rPr>
        <w:pPrChange w:id="446" w:author="Ayperi Ülkü" w:date="2024-03-17T01:39:00Z">
          <w:pPr>
            <w:pStyle w:val="MDPI31text"/>
          </w:pPr>
        </w:pPrChange>
      </w:pPr>
    </w:p>
    <w:p w14:paraId="6608ED3D" w14:textId="63886C2A"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w:t>
      </w:r>
      <w:r w:rsidR="00E4035B">
        <w:rPr>
          <w:bCs/>
          <w:lang w:val="tr-TR"/>
        </w:rPr>
        <w:t>FinFET</w:t>
      </w:r>
      <w:r w:rsidRPr="00A14C2E">
        <w:rPr>
          <w:bCs/>
          <w:lang w:val="tr-TR"/>
        </w:rPr>
        <w:t xml:space="preserve">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447"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448" w:author="Ayperi Ülkü" w:date="2024-03-17T00:08:00Z">
        <w:r w:rsidR="006D0FDB">
          <w:rPr>
            <w:bCs/>
            <w:lang w:val="tr-TR"/>
          </w:rPr>
          <w:t>y</w:t>
        </w:r>
      </w:ins>
      <w:proofErr w:type="spellEnd"/>
      <w:del w:id="449"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 xml:space="preserve">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"/>
          <w:id w:val="995610407"/>
          <w:placeholder>
            <w:docPart w:val="0266E01053BA41298074BBB8DC715E78"/>
          </w:placeholder>
        </w:sdtPr>
        <w:sdtContent>
          <w:r w:rsidR="00B96F86" w:rsidRPr="00B96F86">
            <w:rPr>
              <w:shd w:val="clear" w:color="auto" w:fill="FFFFFF"/>
            </w:rPr>
            <w:t>[9]</w:t>
          </w:r>
        </w:sdtContent>
      </w:sdt>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sdt>
        <w:sdtPr>
          <w:rPr>
            <w:shd w:val="clear" w:color="auto" w:fill="FFFFFF"/>
          </w:rPr>
          <w:tag w:val="MENDELEY_CITATION_v3_eyJjaXRhdGlvbklEIjoiTUVOREVMRVlfQ0lUQVRJT05fNjYyYjk5NTQtMmIxNC00MmZhLTlkYmMtMWQ2NTZlYzUyNzNlIiwicHJvcGVydGllcyI6eyJub3RlSW5kZXgiOjB9LCJpc0VkaXRlZCI6ZmFsc2UsIm1hbnVhbE92ZXJyaWRlIjp7ImlzTWFudWFsbHlPdmVycmlkZGVuIjpmYWxzZSwiY2l0ZXByb2NUZXh0IjoiWzEw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"/>
          <w:id w:val="447278804"/>
          <w:placeholder>
            <w:docPart w:val="0266E01053BA41298074BBB8DC715E78"/>
          </w:placeholder>
        </w:sdtPr>
        <w:sdtContent>
          <w:r w:rsidR="00B96F86" w:rsidRPr="00B96F86">
            <w:rPr>
              <w:shd w:val="clear" w:color="auto" w:fill="FFFFFF"/>
            </w:rPr>
            <w:t>[10]</w:t>
          </w:r>
        </w:sdtContent>
      </w:sdt>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sdt>
        <w:sdtPr>
          <w:rPr>
            <w:shd w:val="clear" w:color="auto" w:fill="FFFFFF"/>
          </w:rPr>
          <w:tag w:val="MENDELEY_CITATION_v3_eyJjaXRhdGlvbklEIjoiTUVOREVMRVlfQ0lUQVRJT05fYTUwYWQ2MTAtNTZlMC00NGVhLWE2ZWItYTIzYzNhZWY5MjliIiwicHJvcGVydGllcyI6eyJub3RlSW5kZXgiOjB9LCJpc0VkaXRlZCI6ZmFsc2UsIm1hbnVhbE92ZXJyaWRlIjp7ImlzTWFudWFsbHlPdmVycmlkZGVuIjpmYWxzZSwiY2l0ZXByb2NUZXh0IjoiWzEx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
          <w:id w:val="-754061402"/>
          <w:placeholder>
            <w:docPart w:val="0266E01053BA41298074BBB8DC715E78"/>
          </w:placeholder>
        </w:sdtPr>
        <w:sdtContent>
          <w:r w:rsidR="00B96F86" w:rsidRPr="00B96F86">
            <w:rPr>
              <w:shd w:val="clear" w:color="auto" w:fill="FFFFFF"/>
            </w:rPr>
            <w:t>[11]</w:t>
          </w:r>
        </w:sdtContent>
      </w:sdt>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sdt>
        <w:sdtPr>
          <w:rPr>
            <w:shd w:val="clear" w:color="auto" w:fill="FFFFFF"/>
          </w:rPr>
          <w:tag w:val="MENDELEY_CITATION_v3_eyJjaXRhdGlvbklEIjoiTUVOREVMRVlfQ0lUQVRJT05fOWJiM2JjMmMtNzIwNS00ZTNiLTg5YjItZjQ1ZjdmZWEyN2ExIiwicHJvcGVydGllcyI6eyJub3RlSW5kZXgiOjB9LCJpc0VkaXRlZCI6ZmFsc2UsIm1hbnVhbE92ZXJyaWRlIjp7ImlzTWFudWFsbHlPdmVycmlkZGVuIjpmYWxzZSwiY2l0ZXByb2NUZXh0IjoiWzEy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r w:rsidR="00B96F86" w:rsidRPr="00B96F86">
            <w:rPr>
              <w:shd w:val="clear" w:color="auto" w:fill="FFFFFF"/>
            </w:rPr>
            <w:t>[12]</w:t>
          </w:r>
        </w:sdtContent>
      </w:sdt>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sdt>
        <w:sdtPr>
          <w:rPr>
            <w:shd w:val="clear" w:color="auto" w:fill="FFFFFF"/>
          </w:rPr>
          <w:tag w:val="MENDELEY_CITATION_v3_eyJjaXRhdGlvbklEIjoiTUVOREVMRVlfQ0lUQVRJT05fMTcxMDc5NTAtYjk2OC00NTZhLWFkNmItMmVkMmRjMmY2ZGUyIiwicHJvcGVydGllcyI6eyJub3RlSW5kZXgiOjB9LCJpc0VkaXRlZCI6ZmFsc2UsIm1hbnVhbE92ZXJyaWRlIjp7ImlzTWFudWFsbHlPdmVycmlkZGVuIjpmYWxzZSwiY2l0ZXByb2NUZXh0IjoiWzEz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
          <w:id w:val="-1480379524"/>
          <w:placeholder>
            <w:docPart w:val="0266E01053BA41298074BBB8DC715E78"/>
          </w:placeholder>
        </w:sdtPr>
        <w:sdtContent>
          <w:r w:rsidR="00B96F86" w:rsidRPr="00B96F86">
            <w:rPr>
              <w:shd w:val="clear" w:color="auto" w:fill="FFFFFF"/>
            </w:rPr>
            <w:t>[13]</w:t>
          </w:r>
        </w:sdtContent>
      </w:sdt>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sdt>
        <w:sdtPr>
          <w:tag w:val="MENDELEY_CITATION_v3_eyJjaXRhdGlvbklEIjoiTUVOREVMRVlfQ0lUQVRJT05fMWQyODBjNzUtN2Y5Mi00MTU1LWI3ZGUtMDA4YmU1Zjg5OWI0IiwicHJvcGVydGllcyI6eyJub3RlSW5kZXgiOjB9LCJpc0VkaXRlZCI6ZmFsc2UsIm1hbnVhbE92ZXJyaWRlIjp7ImlzTWFudWFsbHlPdmVycmlkZGVuIjpmYWxzZSwiY2l0ZXByb2NUZXh0IjoiWzE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r w:rsidR="00B96F86" w:rsidRPr="00B96F86">
            <w:t>[14]</w:t>
          </w:r>
        </w:sdtContent>
      </w:sdt>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sdt>
        <w:sdtPr>
          <w:tag w:val="MENDELEY_CITATION_v3_eyJjaXRhdGlvbklEIjoiTUVOREVMRVlfQ0lUQVRJT05fYjVjMDBjNzEtNmEyNS00ZDJmLWE5YjctY2FmYzBkNWVkM2IxIiwicHJvcGVydGllcyI6eyJub3RlSW5kZXgiOjB9LCJpc0VkaXRlZCI6ZmFsc2UsIm1hbnVhbE92ZXJyaWRlIjp7ImlzTWFudWFsbHlPdmVycmlkZGVuIjpmYWxzZSwiY2l0ZXByb2NUZXh0IjoiWzE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r w:rsidR="00B96F86" w:rsidRPr="00B96F86">
            <w:t>[15]</w:t>
          </w:r>
        </w:sdtContent>
      </w:sdt>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67CFF573" w14:textId="492EB441" w:rsidR="00DF28E7" w:rsidRDefault="00DF28E7" w:rsidP="00DF28E7">
      <w:pPr>
        <w:pStyle w:val="MDPI31text"/>
        <w:ind w:firstLine="0"/>
        <w:rPr>
          <w:shd w:val="clear" w:color="auto" w:fill="FFFFFF"/>
        </w:rPr>
      </w:pPr>
      <w:r>
        <w:t xml:space="preserve">Performance Parameters: </w:t>
      </w:r>
      <w:r w:rsidRPr="00A14C2E">
        <w:t>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w:t>
      </w:r>
      <w:del w:id="450" w:author="Ayperi Ülkü" w:date="2024-03-17T00:39:00Z">
        <w:r w:rsidRPr="00A14C2E" w:rsidDel="006B0048">
          <w:rPr>
            <w:b/>
            <w:vertAlign w:val="subscript"/>
          </w:rPr>
          <w:delText>L</w:delText>
        </w:r>
      </w:del>
      <w:r w:rsidRPr="00A14C2E">
        <w:t>).</w:t>
      </w:r>
    </w:p>
    <w:p w14:paraId="42C06D56" w14:textId="77777777" w:rsidR="00D22AD2" w:rsidRPr="00B74086" w:rsidDel="00394086" w:rsidRDefault="00D22AD2" w:rsidP="00B74086">
      <w:pPr>
        <w:pStyle w:val="MDPI31text"/>
        <w:rPr>
          <w:del w:id="451" w:author="Ayperi Ülkü" w:date="2024-03-16T23:20:00Z"/>
        </w:rPr>
      </w:pPr>
    </w:p>
    <w:p w14:paraId="14399F76" w14:textId="77777777" w:rsidR="00B74086" w:rsidRPr="00B74086" w:rsidRDefault="00B74086">
      <w:pPr>
        <w:pStyle w:val="MDPI31text"/>
        <w:ind w:left="0" w:firstLine="0"/>
        <w:rPr>
          <w:shd w:val="clear" w:color="auto" w:fill="FFFFFF"/>
          <w:lang w:val="tr-TR"/>
        </w:rPr>
        <w:pPrChange w:id="452"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453"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454" w:author="Ayperi Ülkü" w:date="2024-03-16T23:13:00Z">
        <w:r w:rsidR="00394086">
          <w:t xml:space="preserve"> </w:t>
        </w:r>
      </w:ins>
      <w:r w:rsidRPr="00A14C2E">
        <w:t>nm channel width (W</w:t>
      </w:r>
      <w:r w:rsidRPr="00A14C2E">
        <w:rPr>
          <w:vertAlign w:val="subscript"/>
        </w:rPr>
        <w:t>FET</w:t>
      </w:r>
      <w:r w:rsidRPr="00A14C2E">
        <w:t>), 5</w:t>
      </w:r>
      <w:ins w:id="455"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xml:space="preserve">) </w:t>
      </w:r>
      <w:r w:rsidR="00E4035B">
        <w:t>FinFET</w:t>
      </w:r>
      <w:r w:rsidRPr="00A14C2E">
        <w:t xml:space="preserve"> structure, then formed 13 different FGM materials with systematically varying thickness of mentioned dielectrics to form a graded structured 3</w:t>
      </w:r>
      <w:ins w:id="456"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68136"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9C5DA"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F95AA"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701F52" w:rsidRPr="00E4064C" w:rsidRDefault="00701F52"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" filled="f" stroked="f">
                <v:textbox style="mso-fit-shape-to-text:t">
                  <w:txbxContent>
                    <w:p w14:paraId="0957931D" w14:textId="77777777" w:rsidR="00701F52" w:rsidRPr="00E4064C" w:rsidRDefault="00701F52"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" filled="f" stroked="f">
                <v:textbox style="mso-fit-shape-to-text:t">
                  <w:txbxContent>
                    <w:p w14:paraId="05F6D535"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" filled="f" stroked="f">
                <v:textbox style="mso-fit-shape-to-text:t">
                  <w:txbxContent>
                    <w:p w14:paraId="5819FC94" w14:textId="77777777" w:rsidR="00701F52" w:rsidRPr="00E4064C" w:rsidRDefault="00701F52"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proofErr w:type="spellStart"/>
      <w:r w:rsidR="00A62F7E">
        <w:rPr>
          <w:b/>
        </w:rPr>
        <w:t>G</w:t>
      </w:r>
      <w:ins w:id="457" w:author="Ayperi Ülkü" w:date="2024-03-17T00:42:00Z">
        <w:r w:rsidR="00A62F7E" w:rsidRPr="00A14C2E">
          <w:t>κ</w:t>
        </w:r>
      </w:ins>
      <w:proofErr w:type="spellEnd"/>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proofErr w:type="spellStart"/>
      <w:r w:rsidR="00A62F7E">
        <w:rPr>
          <w:b/>
        </w:rPr>
        <w:t>G</w:t>
      </w:r>
      <w:ins w:id="458" w:author="Ayperi Ülkü" w:date="2024-03-17T00:42:00Z">
        <w:r w:rsidR="00A62F7E" w:rsidRPr="00A14C2E">
          <w:t>κ</w:t>
        </w:r>
      </w:ins>
      <w:proofErr w:type="spellEnd"/>
      <w:r w:rsidR="00A62F7E">
        <w:t>-</w:t>
      </w:r>
      <w:r w:rsidR="00E4035B">
        <w:t>FinFET</w:t>
      </w:r>
      <w:r w:rsidR="00AB6167" w:rsidRPr="00A14C2E">
        <w:t xml:space="preserve">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459"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460">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461"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462"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463"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464"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465"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466"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467"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lastRenderedPageBreak/>
              <w:t>Gate thickness</w:t>
            </w:r>
          </w:p>
        </w:tc>
        <w:tc>
          <w:tcPr>
            <w:tcW w:w="1353" w:type="dxa"/>
            <w:tcBorders>
              <w:top w:val="single" w:sz="4" w:space="0" w:color="auto"/>
            </w:tcBorders>
            <w:shd w:val="clear" w:color="auto" w:fill="auto"/>
            <w:vAlign w:val="center"/>
            <w:tcPrChange w:id="468"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469"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70"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471"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472"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73"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474"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475"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476"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77"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478" w:author="Ayperi Ülkü" w:date="2024-03-16T23:13:00Z"/>
                <w:b w:val="0"/>
                <w:sz w:val="20"/>
              </w:rPr>
            </w:pPr>
            <w:del w:id="479" w:author="Ayperi Ülkü" w:date="2024-03-16T23:13:00Z">
              <w:r w:rsidRPr="00A14C2E" w:rsidDel="00394086">
                <w:rPr>
                  <w:b w:val="0"/>
                  <w:sz w:val="20"/>
                </w:rPr>
                <w:delText>Gate-to-Gate length</w:delText>
              </w:r>
            </w:del>
          </w:p>
        </w:tc>
        <w:tc>
          <w:tcPr>
            <w:tcW w:w="1353" w:type="dxa"/>
            <w:shd w:val="clear" w:color="auto" w:fill="auto"/>
            <w:vAlign w:val="center"/>
            <w:tcPrChange w:id="480"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481" w:author="Ayperi Ülkü" w:date="2024-03-16T23:13:00Z"/>
                <w:sz w:val="20"/>
              </w:rPr>
            </w:pPr>
            <w:del w:id="482" w:author="Ayperi Ülkü" w:date="2024-03-16T23:13:00Z">
              <w:r w:rsidRPr="00A14C2E" w:rsidDel="00394086">
                <w:rPr>
                  <w:sz w:val="20"/>
                </w:rPr>
                <w:delText>X nm</w:delText>
              </w:r>
            </w:del>
          </w:p>
        </w:tc>
        <w:tc>
          <w:tcPr>
            <w:tcW w:w="3070" w:type="dxa"/>
            <w:shd w:val="clear" w:color="auto" w:fill="auto"/>
            <w:vAlign w:val="center"/>
            <w:tcPrChange w:id="483"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484" w:author="Ayperi Ülkü" w:date="2024-03-16T23:13:00Z"/>
                <w:sz w:val="20"/>
              </w:rPr>
            </w:pPr>
            <w:del w:id="485"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86"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487"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488"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89"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490"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491"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92"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493"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494"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95"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496"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497"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498"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499"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500"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501"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502"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503"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504"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505"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506"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507"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508"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509"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510"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511"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512"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513"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514"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515"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proofErr w:type="spellStart"/>
      <w:r w:rsidR="00A62F7E">
        <w:rPr>
          <w:b w:val="0"/>
        </w:rPr>
        <w:t>G</w:t>
      </w:r>
      <w:ins w:id="516" w:author="Ayperi Ülkü" w:date="2024-03-17T00:42:00Z">
        <w:r w:rsidR="00A62F7E" w:rsidRPr="00A14C2E">
          <w:t>κ</w:t>
        </w:r>
      </w:ins>
      <w:proofErr w:type="spellEnd"/>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w:t>
      </w:r>
      <w:proofErr w:type="gramStart"/>
      <w:r w:rsidRPr="00E4035B">
        <w:rPr>
          <w:b w:val="0"/>
        </w:rPr>
        <w:t>in order to</w:t>
      </w:r>
      <w:proofErr w:type="gramEnd"/>
      <w:r w:rsidRPr="00E4035B">
        <w:rPr>
          <w:b w:val="0"/>
        </w:rPr>
        <w:t xml:space="preserve"> form the source region through concept of charge plasma, by inducing approximately 1019/cm3 of hole concentration on the silicon surface at the source side of device [26]. 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w:t>
      </w:r>
      <w:proofErr w:type="spellStart"/>
      <w:r w:rsidRPr="00E4035B">
        <w:rPr>
          <w:b w:val="0"/>
        </w:rPr>
        <w:t>Nf</w:t>
      </w:r>
      <w:proofErr w:type="spellEnd"/>
      <w:r w:rsidRPr="00E4035B">
        <w:rPr>
          <w:b w:val="0"/>
        </w:rPr>
        <w:t xml:space="preserve"> = ±1.0 × 1012 /cm</w:t>
      </w:r>
      <w:proofErr w:type="gramStart"/>
      <w:r w:rsidRPr="00E4035B">
        <w:rPr>
          <w:b w:val="0"/>
        </w:rPr>
        <w:t>2 )</w:t>
      </w:r>
      <w:proofErr w:type="gramEnd"/>
      <w:r w:rsidRPr="00E4035B">
        <w:rPr>
          <w:b w:val="0"/>
        </w:rPr>
        <w:t xml:space="preserve">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517" w:author="Ayperi Ülkü" w:date="2024-03-19T23:39:00Z">
            <w:rPr>
              <w:b w:val="0"/>
            </w:rPr>
          </w:rPrChange>
        </w:rPr>
      </w:pPr>
      <w:r w:rsidRPr="00012EDF">
        <w:rPr>
          <w:b w:val="0"/>
          <w:highlight w:val="yellow"/>
          <w:rPrChange w:id="518"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519" w:author="Ayperi Ülkü" w:date="2024-03-19T23:39:00Z">
            <w:rPr>
              <w:b w:val="0"/>
            </w:rPr>
          </w:rPrChange>
        </w:rPr>
        <w:t xml:space="preserve">INTERFACE QS=+1e12 </w:t>
      </w:r>
      <w:proofErr w:type="spellStart"/>
      <w:r w:rsidRPr="00012EDF">
        <w:rPr>
          <w:b w:val="0"/>
          <w:highlight w:val="yellow"/>
          <w:rPrChange w:id="520" w:author="Ayperi Ülkü" w:date="2024-03-19T23:39:00Z">
            <w:rPr>
              <w:b w:val="0"/>
            </w:rPr>
          </w:rPrChange>
        </w:rPr>
        <w:t>x.min</w:t>
      </w:r>
      <w:proofErr w:type="spellEnd"/>
      <w:r w:rsidRPr="00012EDF">
        <w:rPr>
          <w:b w:val="0"/>
          <w:highlight w:val="yellow"/>
          <w:rPrChange w:id="521" w:author="Ayperi Ülkü" w:date="2024-03-19T23:39:00Z">
            <w:rPr>
              <w:b w:val="0"/>
            </w:rPr>
          </w:rPrChange>
        </w:rPr>
        <w:t xml:space="preserve">=0.020 </w:t>
      </w:r>
      <w:proofErr w:type="spellStart"/>
      <w:r w:rsidRPr="00012EDF">
        <w:rPr>
          <w:b w:val="0"/>
          <w:highlight w:val="yellow"/>
          <w:rPrChange w:id="522" w:author="Ayperi Ülkü" w:date="2024-03-19T23:39:00Z">
            <w:rPr>
              <w:b w:val="0"/>
            </w:rPr>
          </w:rPrChange>
        </w:rPr>
        <w:t>x.max</w:t>
      </w:r>
      <w:proofErr w:type="spellEnd"/>
      <w:r w:rsidRPr="00012EDF">
        <w:rPr>
          <w:b w:val="0"/>
          <w:highlight w:val="yellow"/>
          <w:rPrChange w:id="523" w:author="Ayperi Ülkü" w:date="2024-03-19T23:39:00Z">
            <w:rPr>
              <w:b w:val="0"/>
            </w:rPr>
          </w:rPrChange>
        </w:rPr>
        <w:t xml:space="preserve">=0.040 </w:t>
      </w:r>
      <w:proofErr w:type="spellStart"/>
      <w:r w:rsidRPr="00012EDF">
        <w:rPr>
          <w:b w:val="0"/>
          <w:highlight w:val="yellow"/>
          <w:rPrChange w:id="524" w:author="Ayperi Ülkü" w:date="2024-03-19T23:39:00Z">
            <w:rPr>
              <w:b w:val="0"/>
            </w:rPr>
          </w:rPrChange>
        </w:rPr>
        <w:t>y.min</w:t>
      </w:r>
      <w:proofErr w:type="spellEnd"/>
      <w:r w:rsidRPr="00012EDF">
        <w:rPr>
          <w:b w:val="0"/>
          <w:highlight w:val="yellow"/>
          <w:rPrChange w:id="525" w:author="Ayperi Ülkü" w:date="2024-03-19T23:39:00Z">
            <w:rPr>
              <w:b w:val="0"/>
            </w:rPr>
          </w:rPrChange>
        </w:rPr>
        <w:t xml:space="preserve">=- 0.0030 </w:t>
      </w:r>
      <w:proofErr w:type="spellStart"/>
      <w:r w:rsidRPr="00012EDF">
        <w:rPr>
          <w:b w:val="0"/>
          <w:highlight w:val="yellow"/>
          <w:rPrChange w:id="526" w:author="Ayperi Ülkü" w:date="2024-03-19T23:39:00Z">
            <w:rPr>
              <w:b w:val="0"/>
            </w:rPr>
          </w:rPrChange>
        </w:rPr>
        <w:t>y.max</w:t>
      </w:r>
      <w:proofErr w:type="spellEnd"/>
      <w:r w:rsidRPr="00012EDF">
        <w:rPr>
          <w:b w:val="0"/>
          <w:highlight w:val="yellow"/>
          <w:rPrChange w:id="527" w:author="Ayperi Ülkü" w:date="2024-03-19T23:39:00Z">
            <w:rPr>
              <w:b w:val="0"/>
            </w:rPr>
          </w:rPrChange>
        </w:rPr>
        <w:t>=-0.0020.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w:t>
      </w:r>
      <w:proofErr w:type="spellStart"/>
      <w:proofErr w:type="gramStart"/>
      <w:r w:rsidRPr="00E4035B">
        <w:rPr>
          <w:b w:val="0"/>
        </w:rPr>
        <w:t>μm</w:t>
      </w:r>
      <w:proofErr w:type="spellEnd"/>
      <w:proofErr w:type="gramEnd"/>
      <w:r w:rsidRPr="00E4035B">
        <w:rPr>
          <w:b w:val="0"/>
        </w:rPr>
        <w:t xml:space="preserve"> and y represents channel width position in </w:t>
      </w:r>
      <w:proofErr w:type="spellStart"/>
      <w:r w:rsidRPr="00E4035B">
        <w:rPr>
          <w:b w:val="0"/>
        </w:rPr>
        <w:t>μm</w:t>
      </w:r>
      <w:proofErr w:type="spellEnd"/>
      <w:r w:rsidRPr="00E4035B">
        <w:rPr>
          <w:b w:val="0"/>
        </w:rPr>
        <w:t xml:space="preserve">.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w:t>
      </w:r>
      <w:r w:rsidRPr="00E4035B">
        <w:rPr>
          <w:b w:val="0"/>
        </w:rPr>
        <w:lastRenderedPageBreak/>
        <w:t>parameter. The impact of ITCs on the dc performance, analog/</w:t>
      </w:r>
      <w:proofErr w:type="gramStart"/>
      <w:r w:rsidRPr="00E4035B">
        <w:rPr>
          <w:b w:val="0"/>
        </w:rPr>
        <w:t>RF</w:t>
      </w:r>
      <w:proofErr w:type="gramEnd"/>
      <w:r w:rsidRPr="00E4035B">
        <w:rPr>
          <w:b w:val="0"/>
        </w:rPr>
        <w:t xml:space="preserve">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w:t>
      </w:r>
      <w:proofErr w:type="gramStart"/>
      <w:r w:rsidRPr="00E4035B">
        <w:rPr>
          <w:b w:val="0"/>
        </w:rPr>
        <w:t>in order to</w:t>
      </w:r>
      <w:proofErr w:type="gramEnd"/>
      <w:r w:rsidRPr="00E4035B">
        <w:rPr>
          <w:b w:val="0"/>
        </w:rPr>
        <w:t xml:space="preserve">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w:t>
      </w:r>
      <w:proofErr w:type="gramStart"/>
      <w:r w:rsidRPr="00E4035B">
        <w:rPr>
          <w:b w:val="0"/>
        </w:rPr>
        <w:t>in order to</w:t>
      </w:r>
      <w:proofErr w:type="gramEnd"/>
      <w:r w:rsidRPr="00E4035B">
        <w:rPr>
          <w:b w:val="0"/>
        </w:rPr>
        <w:t xml:space="preserve">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w:t>
      </w:r>
      <w:proofErr w:type="gramStart"/>
      <w:r w:rsidRPr="00E4035B">
        <w:rPr>
          <w:b w:val="0"/>
        </w:rPr>
        <w:t>have to</w:t>
      </w:r>
      <w:proofErr w:type="gramEnd"/>
      <w:r w:rsidRPr="00E4035B">
        <w:rPr>
          <w:b w:val="0"/>
        </w:rPr>
        <w:t xml:space="preserve">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w:t>
      </w:r>
      <w:proofErr w:type="gramStart"/>
      <w:r w:rsidRPr="00E4035B">
        <w:rPr>
          <w:b w:val="0"/>
        </w:rPr>
        <w:t>in order to</w:t>
      </w:r>
      <w:proofErr w:type="gramEnd"/>
      <w:r w:rsidRPr="00E4035B">
        <w:rPr>
          <w:b w:val="0"/>
        </w:rPr>
        <w:t xml:space="preserve">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528" w:author="Ayperi Ülkü" w:date="2024-03-19T23:39:00Z">
            <w:rPr>
              <w:b/>
            </w:rPr>
          </w:rPrChange>
        </w:rPr>
        <w:t xml:space="preserve">Figure </w:t>
      </w:r>
      <w:r w:rsidR="00E4035B" w:rsidRPr="00012EDF">
        <w:rPr>
          <w:b/>
          <w:highlight w:val="yellow"/>
          <w:rPrChange w:id="529" w:author="Ayperi Ülkü" w:date="2024-03-19T23:39:00Z">
            <w:rPr>
              <w:b/>
            </w:rPr>
          </w:rPrChange>
        </w:rPr>
        <w:t>2</w:t>
      </w:r>
      <w:r w:rsidRPr="00012EDF">
        <w:rPr>
          <w:b/>
          <w:highlight w:val="yellow"/>
          <w:rPrChange w:id="530" w:author="Ayperi Ülkü" w:date="2024-03-19T23:39:00Z">
            <w:rPr>
              <w:b/>
            </w:rPr>
          </w:rPrChange>
        </w:rPr>
        <w:t xml:space="preserve">. </w:t>
      </w:r>
      <w:r w:rsidRPr="00012EDF">
        <w:rPr>
          <w:highlight w:val="yellow"/>
          <w:rPrChange w:id="531" w:author="Ayperi Ülkü" w:date="2024-03-19T23:39:00Z">
            <w:rPr/>
          </w:rPrChange>
        </w:rPr>
        <w:t xml:space="preserve">Proposed 3-material FGM gate oxide dielectric based </w:t>
      </w:r>
      <w:proofErr w:type="gramStart"/>
      <w:r w:rsidR="00E4035B" w:rsidRPr="00012EDF">
        <w:rPr>
          <w:highlight w:val="yellow"/>
          <w:rPrChange w:id="532" w:author="Ayperi Ülkü" w:date="2024-03-19T23:39:00Z">
            <w:rPr/>
          </w:rPrChange>
        </w:rPr>
        <w:t>FinFET</w:t>
      </w:r>
      <w:proofErr w:type="gramEnd"/>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lastRenderedPageBreak/>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533" w:author="Ayperi Ülkü" w:date="2024-03-19T23:39:00Z">
        <w:r w:rsidRPr="00E70CE5" w:rsidDel="00012EDF">
          <w:rPr>
            <w:bCs/>
          </w:rPr>
          <w:delText xml:space="preserve">View of cross-sectional for e-graded </w:delText>
        </w:r>
        <w:r w:rsidR="00E4035B" w:rsidDel="00012EDF">
          <w:rPr>
            <w:bCs/>
          </w:rPr>
          <w:delText>FinFET</w:delText>
        </w:r>
      </w:del>
      <w:ins w:id="534"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535"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536" w:author="aulku" w:date="2024-03-20T10:15:00Z">
        <w:r w:rsidR="00B74086" w:rsidDel="00701F52">
          <w:delText xml:space="preserve">Materials and </w:delText>
        </w:r>
      </w:del>
      <w:r w:rsidRPr="00A14C2E">
        <w:t>Method</w:t>
      </w:r>
      <w:ins w:id="537" w:author="aulku" w:date="2024-03-20T10:15:00Z">
        <w:r w:rsidR="00701F52">
          <w:t>s</w:t>
        </w:r>
      </w:ins>
      <w:del w:id="538" w:author="aulku" w:date="2024-03-20T10:15:00Z">
        <w:r w:rsidR="00B74086" w:rsidDel="00701F52">
          <w:delText>s</w:delText>
        </w:r>
      </w:del>
    </w:p>
    <w:p w14:paraId="33EF44F9" w14:textId="66138E11"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w:t>
      </w:r>
      <w:proofErr w:type="gramStart"/>
      <w:r w:rsidRPr="00A14C2E">
        <w:t>model</w:t>
      </w:r>
      <w:proofErr w:type="gramEnd"/>
      <w:r w:rsidRPr="00A14C2E">
        <w:t xml:space="preserve"> and evaluate the </w:t>
      </w:r>
      <w:proofErr w:type="spellStart"/>
      <w:r w:rsidRPr="00A14C2E">
        <w:t>nanoscaled</w:t>
      </w:r>
      <w:proofErr w:type="spellEnd"/>
      <w:r w:rsidRPr="00A14C2E">
        <w:t xml:space="preserve">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IyXSwgWzI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508113671"/>
          <w:placeholder>
            <w:docPart w:val="3C35DAA605FF46B19CBFEDCAD574A14C"/>
          </w:placeholder>
        </w:sdtPr>
        <w:sdtContent>
          <w:r w:rsidR="00B96F86" w:rsidRPr="00B96F86">
            <w:t>[22], [23]</w:t>
          </w:r>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proofErr w:type="spellStart"/>
      <w:r w:rsidRPr="00A14C2E">
        <w:rPr>
          <w:i/>
          <w:iCs/>
        </w:rPr>
        <w:t>K</w:t>
      </w:r>
      <w:r w:rsidRPr="00A14C2E">
        <w:rPr>
          <w:vertAlign w:val="subscript"/>
        </w:rPr>
        <w:t>f</w:t>
      </w:r>
      <w:proofErr w:type="spellEnd"/>
      <w:r w:rsidRPr="00A14C2E">
        <w:t xml:space="preserve">. In part </w:t>
      </w:r>
      <w:proofErr w:type="spellStart"/>
      <w:r w:rsidRPr="00A14C2E">
        <w:t>IIIb</w:t>
      </w:r>
      <w:proofErr w:type="spellEnd"/>
      <w:r w:rsidRPr="00A14C2E">
        <w:t xml:space="preserve">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442386741"/>
          <w:placeholder>
            <w:docPart w:val="5A9B7CEC48324254AEC8BE3B6124B0FA"/>
          </w:placeholder>
        </w:sdtPr>
        <w:sdtContent>
          <w:r w:rsidR="00B96F86" w:rsidRPr="00B96F86">
            <w:t>[18]</w:t>
          </w:r>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64962308"/>
          <w:placeholder>
            <w:docPart w:val="3C35DAA605FF46B19CBFEDCAD574A14C"/>
          </w:placeholder>
        </w:sdtPr>
        <w:sdtContent>
          <w:r w:rsidR="00B96F86" w:rsidRPr="00B96F86">
            <w:t>[24]</w:t>
          </w:r>
        </w:sdtContent>
      </w:sdt>
      <w:r w:rsidRPr="00A14C2E">
        <w:t xml:space="preserve"> is used to model gate leakage current </w:t>
      </w:r>
      <w:r w:rsidRPr="00A14C2E">
        <w:lastRenderedPageBreak/>
        <w:t>within SILVACO ATLAS/</w:t>
      </w:r>
      <w:proofErr w:type="spellStart"/>
      <w:r w:rsidRPr="00A14C2E">
        <w:t>Deckbuild</w:t>
      </w:r>
      <w:proofErr w:type="spellEnd"/>
      <w:r w:rsidRPr="00A14C2E">
        <w:t xml:space="preserve"> simulation tools are used to calculate with experimental results within </w:t>
      </w:r>
      <w:del w:id="539"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I1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481543522"/>
          <w:placeholder>
            <w:docPart w:val="3C35DAA605FF46B19CBFEDCAD574A14C"/>
          </w:placeholder>
        </w:sdtPr>
        <w:sdtContent>
          <w:r w:rsidR="00B96F86" w:rsidRPr="00B96F86">
            <w:t>[25]</w:t>
          </w:r>
        </w:sdtContent>
      </w:sdt>
      <w:r w:rsidRPr="00A14C2E">
        <w:t xml:space="preserve">, with systematically varying thickness of mentioned dielectric layers to form a graded structured 3 nm-thickness FGM gate dielectrics. </w:t>
      </w:r>
      <w:del w:id="540" w:author="Ayperi Ülkü" w:date="2024-03-16T23:17:00Z">
        <w:r w:rsidRPr="00A14C2E" w:rsidDel="00394086">
          <w:delText xml:space="preserve">18 </w:delText>
        </w:r>
      </w:del>
      <w:ins w:id="541"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542" w:author="Ayperi Ülkü" w:date="2024-03-16T23:17:00Z">
        <w:r w:rsidR="00394086">
          <w:t xml:space="preserve">first five </w:t>
        </w:r>
      </w:ins>
      <w:ins w:id="543" w:author="Ayperi Ülkü" w:date="2024-03-16T23:18:00Z">
        <w:r w:rsidR="00394086">
          <w:t xml:space="preserve">models </w:t>
        </w:r>
      </w:ins>
      <w:del w:id="544" w:author="Ayperi Ülkü" w:date="2024-03-16T23:17:00Z">
        <w:r w:rsidRPr="00A14C2E" w:rsidDel="00394086">
          <w:delText xml:space="preserve">5 </w:delText>
        </w:r>
      </w:del>
      <w:del w:id="545" w:author="Ayperi Ülkü" w:date="2024-03-16T23:16:00Z">
        <w:r w:rsidRPr="00A14C2E" w:rsidDel="00394086">
          <w:delText xml:space="preserve">of which </w:delText>
        </w:r>
      </w:del>
      <w:r w:rsidRPr="00A14C2E">
        <w:t>includ</w:t>
      </w:r>
      <w:ins w:id="546" w:author="Ayperi Ülkü" w:date="2024-03-16T23:17:00Z">
        <w:r w:rsidR="00394086">
          <w:t>e</w:t>
        </w:r>
      </w:ins>
      <w:del w:id="547" w:author="Ayperi Ülkü" w:date="2024-03-16T23:17:00Z">
        <w:r w:rsidRPr="00A14C2E" w:rsidDel="00394086">
          <w:delText>e</w:delText>
        </w:r>
      </w:del>
      <w:r w:rsidRPr="00A14C2E">
        <w:t xml:space="preserve"> single material gate oxide dielectrics in Table 4A</w:t>
      </w:r>
      <w:ins w:id="548" w:author="Ayperi Ülkü" w:date="2024-03-16T23:17:00Z">
        <w:r w:rsidR="00394086">
          <w:t xml:space="preserve"> and subsequent </w:t>
        </w:r>
      </w:ins>
      <w:del w:id="549" w:author="Ayperi Ülkü" w:date="2024-03-16T23:17:00Z">
        <w:r w:rsidRPr="00A14C2E" w:rsidDel="00394086">
          <w:delText>, 13</w:delText>
        </w:r>
      </w:del>
      <w:ins w:id="550" w:author="Ayperi Ülkü" w:date="2024-03-16T23:17:00Z">
        <w:r w:rsidR="00394086">
          <w:t>thirteen</w:t>
        </w:r>
      </w:ins>
      <w:r w:rsidRPr="00A14C2E">
        <w:t xml:space="preserve"> </w:t>
      </w:r>
      <w:ins w:id="551" w:author="Ayperi Ülkü" w:date="2024-03-16T23:18:00Z">
        <w:r w:rsidR="00394086">
          <w:t xml:space="preserve">models </w:t>
        </w:r>
      </w:ins>
      <w:del w:id="552" w:author="Ayperi Ülkü" w:date="2024-03-16T23:16:00Z">
        <w:r w:rsidRPr="00A14C2E" w:rsidDel="00394086">
          <w:delText xml:space="preserve">of which </w:delText>
        </w:r>
      </w:del>
      <w:r w:rsidRPr="00A14C2E">
        <w:t>include FGM dielectrics as gate</w:t>
      </w:r>
      <w:ins w:id="553" w:author="Ayperi Ülkü" w:date="2024-03-16T23:18:00Z">
        <w:r w:rsidR="00394086">
          <w:t>-</w:t>
        </w:r>
      </w:ins>
      <w:del w:id="554"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w:t>
      </w:r>
      <w:proofErr w:type="gramStart"/>
      <w:r w:rsidRPr="00A14C2E">
        <w:t>in order to</w:t>
      </w:r>
      <w:proofErr w:type="gramEnd"/>
      <w:r w:rsidRPr="00A14C2E">
        <w:t xml:space="preserve">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555"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33D33858"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2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r w:rsidR="00B96F86" w:rsidRPr="00B96F86">
            <w:t>[26]</w:t>
          </w:r>
        </w:sdtContent>
      </w:sdt>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556"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557" w:author="Ayperi Ülkü" w:date="2024-03-19T23:40:00Z">
        <w:r w:rsidRPr="00012EDF">
          <w:rPr>
            <w:highlight w:val="yellow"/>
            <w:rPrChange w:id="558" w:author="Ayperi Ülkü" w:date="2024-03-19T23:40:00Z">
              <w:rPr/>
            </w:rPrChange>
          </w:rPr>
          <w:t>ŞEKİL İYİLEŞTİRİLECEK</w:t>
        </w:r>
      </w:ins>
    </w:p>
    <w:p w14:paraId="7D415ACD" w14:textId="77777777" w:rsidR="00AB6167" w:rsidRPr="00A14C2E" w:rsidRDefault="00AB6167" w:rsidP="003E0789">
      <w:pPr>
        <w:pStyle w:val="MDPI31text"/>
        <w:rPr>
          <w:lang w:val="tr-TR"/>
        </w:rPr>
      </w:pP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has </w:t>
      </w:r>
      <w:proofErr w:type="spellStart"/>
      <w:r w:rsidRPr="00A14C2E">
        <w:rPr>
          <w:lang w:val="tr-TR"/>
        </w:rPr>
        <w:t>to</w:t>
      </w:r>
      <w:proofErr w:type="spellEnd"/>
      <w:r w:rsidRPr="00A14C2E">
        <w:rPr>
          <w:lang w:val="tr-TR"/>
        </w:rPr>
        <w:t xml:space="preserve"> be </w:t>
      </w:r>
      <w:proofErr w:type="spellStart"/>
      <w:r w:rsidRPr="00A14C2E">
        <w:rPr>
          <w:lang w:val="tr-TR"/>
        </w:rPr>
        <w:t>evaluated</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according</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formula</w:t>
      </w:r>
      <w:proofErr w:type="spellEnd"/>
      <w:r w:rsidRPr="00A14C2E">
        <w:rPr>
          <w:lang w:val="tr-TR"/>
        </w:rPr>
        <w:t>, Equation-1,</w:t>
      </w:r>
    </w:p>
    <w:p w14:paraId="4F457889" w14:textId="77777777" w:rsidR="00AB6167" w:rsidRPr="00A14C2E" w:rsidRDefault="00000000"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559" w:author="Ayperi Ülkü" w:date="2024-03-19T21:39:00Z">
                    <w:rPr>
                      <w:rFonts w:ascii="Cambria Math" w:hAnsi="Cambria Math"/>
                    </w:rPr>
                  </w:rPrChange>
                </w:rPr>
                <w:sym w:font="Symbol" w:char="F06B"/>
              </m:r>
            </m:e>
            <m:sub>
              <m:r>
                <w:rPr>
                  <w:rFonts w:ascii="Cambria Math" w:hAnsi="Cambria Math"/>
                  <w:sz w:val="24"/>
                  <w:szCs w:val="28"/>
                  <w:rPrChange w:id="560"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561"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562" w:author="Ayperi Ülkü" w:date="2024-03-19T21:39:00Z">
                        <w:rPr>
                          <w:rFonts w:ascii="Cambria Math" w:hAnsi="Cambria Math"/>
                        </w:rPr>
                      </w:rPrChange>
                    </w:rPr>
                    <w:sym w:font="Symbol" w:char="F06B"/>
                  </m:r>
                </m:e>
                <m:sub>
                  <m:r>
                    <w:rPr>
                      <w:rFonts w:ascii="Cambria Math" w:hAnsi="Cambria Math"/>
                      <w:sz w:val="24"/>
                      <w:szCs w:val="28"/>
                      <w:rPrChange w:id="563" w:author="Ayperi Ülkü" w:date="2024-03-19T21:39:00Z">
                        <w:rPr>
                          <w:rFonts w:ascii="Cambria Math" w:hAnsi="Cambria Math"/>
                        </w:rPr>
                      </w:rPrChange>
                    </w:rPr>
                    <m:t>b</m:t>
                  </m:r>
                </m:sub>
              </m:sSub>
              <m:r>
                <m:rPr>
                  <m:sty m:val="p"/>
                </m:rPr>
                <w:rPr>
                  <w:rFonts w:ascii="Cambria Math" w:hAnsi="Cambria Math"/>
                  <w:sz w:val="24"/>
                  <w:szCs w:val="28"/>
                  <w:rPrChange w:id="564" w:author="Ayperi Ülkü" w:date="2024-03-19T21:39:00Z">
                    <w:rPr>
                      <w:rFonts w:ascii="Cambria Math" w:hAnsi="Cambria Math"/>
                    </w:rPr>
                  </w:rPrChange>
                </w:rPr>
                <m:t>-1</m:t>
              </m:r>
            </m:num>
            <m:den>
              <m:r>
                <m:rPr>
                  <m:sty m:val="p"/>
                </m:rPr>
                <w:rPr>
                  <w:rFonts w:ascii="Cambria Math" w:hAnsi="Cambria Math" w:cs="Cambria Math"/>
                  <w:sz w:val="24"/>
                  <w:szCs w:val="28"/>
                  <w:lang w:val="tr-TR"/>
                  <w:rPrChange w:id="565"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566" w:author="Ayperi Ülkü" w:date="2024-03-19T21:39:00Z">
                                    <w:rPr>
                                      <w:rFonts w:ascii="Cambria Math" w:hAnsi="Cambria Math"/>
                                    </w:rPr>
                                  </w:rPrChange>
                                </w:rPr>
                                <w:sym w:font="Symbol" w:char="F06B"/>
                              </m:r>
                            </m:e>
                            <m:sub>
                              <m:r>
                                <m:rPr>
                                  <m:sty m:val="p"/>
                                </m:rPr>
                                <w:rPr>
                                  <w:rFonts w:ascii="Cambria Math" w:hAnsi="Cambria Math"/>
                                  <w:sz w:val="24"/>
                                  <w:szCs w:val="28"/>
                                  <w:rPrChange w:id="567" w:author="Ayperi Ülkü" w:date="2024-03-19T21:39:00Z">
                                    <w:rPr>
                                      <w:rFonts w:ascii="Cambria Math" w:hAnsi="Cambria Math"/>
                                    </w:rPr>
                                  </w:rPrChange>
                                </w:rPr>
                                <m:t>∞</m:t>
                              </m:r>
                            </m:sub>
                          </m:sSub>
                          <m:r>
                            <m:rPr>
                              <m:sty m:val="p"/>
                            </m:rPr>
                            <w:rPr>
                              <w:rFonts w:ascii="Cambria Math" w:hAnsi="Cambria Math"/>
                              <w:sz w:val="24"/>
                              <w:szCs w:val="28"/>
                              <w:rPrChange w:id="568" w:author="Ayperi Ülkü" w:date="2024-03-19T21:39:00Z">
                                <w:rPr>
                                  <w:rFonts w:ascii="Cambria Math" w:hAnsi="Cambria Math"/>
                                </w:rPr>
                              </w:rPrChange>
                            </w:rPr>
                            <m:t>2</m:t>
                          </m:r>
                          <m:r>
                            <w:rPr>
                              <w:rFonts w:ascii="Cambria Math" w:hAnsi="Cambria Math"/>
                              <w:sz w:val="24"/>
                              <w:szCs w:val="28"/>
                              <w:rPrChange w:id="569"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570" w:author="Ayperi Ülkü" w:date="2024-03-19T21:39:00Z">
                                    <w:rPr>
                                      <w:rFonts w:ascii="Cambria Math" w:hAnsi="Cambria Math"/>
                                    </w:rPr>
                                  </w:rPrChange>
                                </w:rPr>
                                <m:t>K</m:t>
                              </m:r>
                            </m:e>
                            <m:sub>
                              <m:r>
                                <w:rPr>
                                  <w:rFonts w:ascii="Cambria Math" w:hAnsi="Cambria Math"/>
                                  <w:sz w:val="24"/>
                                  <w:szCs w:val="28"/>
                                  <w:rPrChange w:id="571"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572" w:author="Ayperi Ülkü" w:date="2024-03-19T21:39:00Z">
                                    <w:rPr>
                                      <w:rFonts w:ascii="Cambria Math" w:hAnsi="Cambria Math"/>
                                    </w:rPr>
                                  </w:rPrChange>
                                </w:rPr>
                                <m:t>t</m:t>
                              </m:r>
                            </m:e>
                            <m:sub>
                              <m:r>
                                <w:rPr>
                                  <w:rFonts w:ascii="Cambria Math" w:hAnsi="Cambria Math"/>
                                  <w:sz w:val="24"/>
                                  <w:szCs w:val="28"/>
                                  <w:rPrChange w:id="573"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574" w:author="Ayperi Ülkü" w:date="2024-03-19T21:39:00Z">
                        <w:rPr>
                          <w:rFonts w:ascii="Cambria Math" w:hAnsi="Cambria Math"/>
                        </w:rPr>
                      </w:rPrChange>
                    </w:rPr>
                    <m:t>2</m:t>
                  </m:r>
                </m:sup>
              </m:sSup>
            </m:den>
          </m:f>
        </m:oMath>
      </m:oMathPara>
    </w:p>
    <w:p w14:paraId="372E0898" w14:textId="7A86639C" w:rsidR="00AB6167" w:rsidRPr="00A14C2E" w:rsidRDefault="00AB6167" w:rsidP="003E0789">
      <w:pPr>
        <w:pStyle w:val="MDPI32textnoindent"/>
      </w:pPr>
      <w:proofErr w:type="spellStart"/>
      <w:proofErr w:type="gramStart"/>
      <w:r w:rsidRPr="00A14C2E">
        <w:rPr>
          <w:lang w:val="tr-TR"/>
        </w:rPr>
        <w:t>where</w:t>
      </w:r>
      <w:proofErr w:type="spellEnd"/>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Iy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
          <w:id w:val="-936982488"/>
          <w:placeholder>
            <w:docPart w:val="9E492FEA7C4442B39AB313D3152752E3"/>
          </w:placeholder>
        </w:sdtPr>
        <w:sdtContent>
          <w:r w:rsidR="00B96F86" w:rsidRPr="00B96F86">
            <w:t>[22]</w:t>
          </w:r>
        </w:sdtContent>
      </w:sdt>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1FA74550" w:rsidR="00AB6167" w:rsidRPr="00A14C2E" w:rsidRDefault="003E0789" w:rsidP="003E0789">
      <w:pPr>
        <w:pStyle w:val="MDPI51figurecaption"/>
        <w:rPr>
          <w:rFonts w:eastAsiaTheme="minorHAnsi"/>
        </w:rPr>
      </w:pPr>
      <w:r w:rsidRPr="004635A0">
        <w:rPr>
          <w:rFonts w:eastAsiaTheme="minorHAnsi"/>
          <w:b/>
        </w:rPr>
        <w:lastRenderedPageBreak/>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IyXSwgWzI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
          <w:id w:val="-1629462032"/>
          <w:placeholder>
            <w:docPart w:val="3328E82A4696426B87B9B47DF6368BE9"/>
          </w:placeholder>
        </w:sdtPr>
        <w:sdtContent>
          <w:r w:rsidR="00B96F86" w:rsidRPr="00B96F86">
            <w:rPr>
              <w:rFonts w:eastAsiaTheme="minorHAnsi"/>
            </w:rPr>
            <w:t>[22], [23]</w:t>
          </w:r>
        </w:sdtContent>
      </w:sdt>
      <w:r w:rsidR="00AB6167" w:rsidRPr="00A14C2E">
        <w:rPr>
          <w:rFonts w:eastAsiaTheme="minorHAnsi"/>
        </w:rPr>
        <w:t>.</w:t>
      </w:r>
    </w:p>
    <w:p w14:paraId="786D499A" w14:textId="2EA93159" w:rsidR="00AB6167" w:rsidRPr="00A14C2E" w:rsidRDefault="00AB6167" w:rsidP="003E0789">
      <w:pPr>
        <w:pStyle w:val="MDPI31text"/>
      </w:pPr>
      <w:proofErr w:type="spellStart"/>
      <w:r w:rsidRPr="00A14C2E">
        <w:rPr>
          <w:lang w:val="tr-TR"/>
        </w:rPr>
        <w:t>For</w:t>
      </w:r>
      <w:proofErr w:type="spellEnd"/>
      <w:r w:rsidRPr="00A14C2E">
        <w:rPr>
          <w:lang w:val="tr-TR"/>
        </w:rPr>
        <w:t xml:space="preserve"> </w:t>
      </w:r>
      <w:proofErr w:type="spellStart"/>
      <w:r w:rsidRPr="00A14C2E">
        <w:rPr>
          <w:lang w:val="tr-TR"/>
        </w:rPr>
        <w:t>silicon</w:t>
      </w:r>
      <w:proofErr w:type="spellEnd"/>
      <w:r w:rsidRPr="00A14C2E">
        <w:rPr>
          <w:lang w:val="tr-TR"/>
        </w:rPr>
        <w:t xml:space="preserve"> (Si), it has </w:t>
      </w:r>
      <w:proofErr w:type="spellStart"/>
      <w:r w:rsidRPr="00A14C2E">
        <w:rPr>
          <w:lang w:val="tr-TR"/>
        </w:rPr>
        <w:t>been</w:t>
      </w:r>
      <w:proofErr w:type="spellEnd"/>
      <w:r w:rsidRPr="00A14C2E">
        <w:rPr>
          <w:lang w:val="tr-TR"/>
        </w:rPr>
        <w:t xml:space="preserve"> </w:t>
      </w:r>
      <w:proofErr w:type="spellStart"/>
      <w:r w:rsidRPr="00A14C2E">
        <w:rPr>
          <w:lang w:val="tr-TR"/>
        </w:rPr>
        <w:t>shown</w:t>
      </w:r>
      <w:proofErr w:type="spellEnd"/>
      <w:r w:rsidRPr="00A14C2E">
        <w:rPr>
          <w:lang w:val="tr-TR"/>
        </w:rPr>
        <w:t xml:space="preserve"> </w:t>
      </w:r>
      <w:proofErr w:type="spellStart"/>
      <w:r w:rsidRPr="00A14C2E">
        <w:rPr>
          <w:lang w:val="tr-TR"/>
        </w:rPr>
        <w:t>that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thicknesses</w:t>
      </w:r>
      <w:proofErr w:type="spellEnd"/>
      <w:r w:rsidRPr="00A14C2E">
        <w:rPr>
          <w:lang w:val="tr-TR"/>
        </w:rPr>
        <w:t xml:space="preserve"> </w:t>
      </w:r>
      <w:proofErr w:type="spellStart"/>
      <w:r w:rsidRPr="00A14C2E">
        <w:rPr>
          <w:lang w:val="tr-TR"/>
        </w:rPr>
        <w:t>greater</w:t>
      </w:r>
      <w:proofErr w:type="spellEnd"/>
      <w:r w:rsidRPr="00A14C2E">
        <w:rPr>
          <w:lang w:val="tr-TR"/>
        </w:rPr>
        <w:t xml:space="preserve"> </w:t>
      </w:r>
      <w:proofErr w:type="spellStart"/>
      <w:r w:rsidRPr="00A14C2E">
        <w:rPr>
          <w:lang w:val="tr-TR"/>
        </w:rPr>
        <w:t>than</w:t>
      </w:r>
      <w:proofErr w:type="spellEnd"/>
      <w:r w:rsidRPr="00A14C2E">
        <w:rPr>
          <w:lang w:val="tr-TR"/>
        </w:rPr>
        <w:t xml:space="preserve"> 10 </w:t>
      </w:r>
      <w:r w:rsidRPr="00A14C2E">
        <w:rPr>
          <w:rFonts w:ascii="Times New Roman" w:hAnsi="Times New Roman"/>
          <w:lang w:val="tr-TR"/>
        </w:rPr>
        <w:t>Å</w:t>
      </w:r>
      <w:r w:rsidRPr="00A14C2E">
        <w:rPr>
          <w:lang w:val="tr-TR"/>
        </w:rPr>
        <w:t xml:space="preserve"> (1 nm), </w:t>
      </w:r>
      <w:proofErr w:type="spellStart"/>
      <w:r w:rsidRPr="00A14C2E">
        <w:rPr>
          <w:lang w:val="tr-TR"/>
        </w:rPr>
        <w:t>bulk</w:t>
      </w:r>
      <w:proofErr w:type="spell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Iz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
          <w:id w:val="-843781143"/>
          <w:placeholder>
            <w:docPart w:val="9E492FEA7C4442B39AB313D3152752E3"/>
          </w:placeholder>
        </w:sdtPr>
        <w:sdtContent>
          <w:r w:rsidR="00B96F86" w:rsidRPr="00B96F86">
            <w:rPr>
              <w:lang w:val="tr-TR"/>
            </w:rPr>
            <w:t>[23]</w:t>
          </w:r>
        </w:sdtContent>
      </w:sdt>
      <w:r w:rsidRPr="00A14C2E">
        <w:rPr>
          <w:lang w:val="tr-TR"/>
        </w:rPr>
        <w:t xml:space="preserve">. </w:t>
      </w:r>
      <w:proofErr w:type="spellStart"/>
      <w:r w:rsidRPr="00A14C2E">
        <w:rPr>
          <w:lang w:val="tr-TR"/>
        </w:rPr>
        <w:t>If</w:t>
      </w:r>
      <w:proofErr w:type="spellEnd"/>
      <w:r w:rsidRPr="00A14C2E">
        <w:rPr>
          <w:lang w:val="tr-TR"/>
        </w:rPr>
        <w:t xml:space="preserve">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proofErr w:type="spellStart"/>
      <w:r w:rsidRPr="00A14C2E">
        <w:rPr>
          <w:lang w:val="tr-TR"/>
        </w:rPr>
        <w:t>need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consider</w:t>
      </w:r>
      <w:proofErr w:type="spellEnd"/>
      <w:r w:rsidRPr="00A14C2E">
        <w:rPr>
          <w:lang w:val="tr-TR"/>
        </w:rPr>
        <w:t xml:space="preserve"> </w:t>
      </w:r>
      <w:proofErr w:type="spellStart"/>
      <w:r w:rsidRPr="00A14C2E">
        <w:rPr>
          <w:lang w:val="tr-TR"/>
        </w:rPr>
        <w:t>generalized</w:t>
      </w:r>
      <w:proofErr w:type="spellEnd"/>
      <w:r w:rsidRPr="00A14C2E">
        <w:rPr>
          <w:lang w:val="tr-TR"/>
        </w:rPr>
        <w:t xml:space="preserve">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978610081"/>
          <w:placeholder>
            <w:docPart w:val="3328E82A4696426B87B9B47DF6368BE9"/>
          </w:placeholder>
        </w:sdtPr>
        <w:sdtContent>
          <w:r w:rsidR="00B96F86" w:rsidRPr="00B96F86">
            <w:rPr>
              <w:lang w:val="tr-TR"/>
            </w:rPr>
            <w:t>[27]</w:t>
          </w:r>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r>
          <m:rPr>
            <m:sty m:val="p"/>
          </m:rPr>
          <w:rPr>
            <w:rFonts w:ascii="Cambria Math" w:hAnsi="Cambria Math"/>
          </w:rPr>
          <w:sym w:font="Symbol" w:char="F06B"/>
        </m:r>
      </m:oMath>
      <w:r w:rsidRPr="00A14C2E">
        <w:rPr>
          <w:lang w:val="tr-TR"/>
        </w:rPr>
        <w:t xml:space="preserve"> as </w:t>
      </w:r>
      <w:proofErr w:type="spellStart"/>
      <w:r w:rsidRPr="00A14C2E">
        <w:rPr>
          <w:lang w:val="tr-TR"/>
        </w:rPr>
        <w:t>against</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under</w:t>
      </w:r>
      <w:proofErr w:type="spellEnd"/>
      <w:r w:rsidRPr="00A14C2E">
        <w:rPr>
          <w:lang w:val="tr-TR"/>
        </w:rPr>
        <w:t xml:space="preserve"> </w:t>
      </w:r>
      <w:proofErr w:type="spellStart"/>
      <w:r w:rsidRPr="00A14C2E">
        <w:rPr>
          <w:lang w:val="tr-TR"/>
        </w:rPr>
        <w:t>quantum</w:t>
      </w:r>
      <w:proofErr w:type="spellEnd"/>
      <w:r w:rsidRPr="00A14C2E">
        <w:rPr>
          <w:lang w:val="tr-TR"/>
        </w:rPr>
        <w:t xml:space="preserve"> </w:t>
      </w:r>
      <w:proofErr w:type="spellStart"/>
      <w:r w:rsidRPr="00A14C2E">
        <w:rPr>
          <w:lang w:val="tr-TR"/>
        </w:rPr>
        <w:t>confinement</w:t>
      </w:r>
      <w:proofErr w:type="spellEnd"/>
      <w:r w:rsidRPr="00A14C2E">
        <w:rPr>
          <w:lang w:val="tr-TR"/>
        </w:rPr>
        <w:t xml:space="preserve"> </w:t>
      </w:r>
      <w:proofErr w:type="spellStart"/>
      <w:r w:rsidRPr="00A14C2E">
        <w:rPr>
          <w:lang w:val="tr-TR"/>
        </w:rPr>
        <w:t>effects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nanolaminates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each</w:t>
      </w:r>
      <w:proofErr w:type="spellEnd"/>
      <w:r w:rsidRPr="00A14C2E">
        <w:rPr>
          <w:lang w:val="tr-TR"/>
        </w:rPr>
        <w:t xml:space="preserve"> </w:t>
      </w:r>
      <w:proofErr w:type="spellStart"/>
      <w:r w:rsidRPr="00A14C2E">
        <w:rPr>
          <w:lang w:val="tr-TR"/>
        </w:rPr>
        <w:t>FGM’s</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calculated</w:t>
      </w:r>
      <w:proofErr w:type="spellEnd"/>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
          <w:id w:val="-2035033926"/>
          <w:placeholder>
            <w:docPart w:val="9E492FEA7C4442B39AB313D3152752E3"/>
          </w:placeholder>
        </w:sdtPr>
        <w:sdtContent>
          <w:r w:rsidR="00B96F86" w:rsidRPr="00B96F86">
            <w:t>[27]</w:t>
          </w:r>
        </w:sdtContent>
      </w:sdt>
      <w:r w:rsidRPr="00A14C2E">
        <w:t xml:space="preserve"> ;</w:t>
      </w:r>
    </w:p>
    <w:p w14:paraId="13AD97A7" w14:textId="77777777" w:rsidR="00AB6167" w:rsidRPr="00074C7C"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 xml:space="preserve">YENİDEN ÇİZİLECEK 2 </w:t>
      </w:r>
      <w:proofErr w:type="spellStart"/>
      <w:r w:rsidRPr="00074C7C">
        <w:rPr>
          <w:highlight w:val="yellow"/>
        </w:rPr>
        <w:t>eksen</w:t>
      </w:r>
      <w:proofErr w:type="spellEnd"/>
      <w:r w:rsidRPr="00074C7C">
        <w:rPr>
          <w:highlight w:val="yellow"/>
        </w:rPr>
        <w:t xml:space="preserve"> </w:t>
      </w:r>
      <w:proofErr w:type="spellStart"/>
      <w:r w:rsidRPr="00074C7C">
        <w:rPr>
          <w:highlight w:val="yellow"/>
        </w:rPr>
        <w:t>kullanılacak</w:t>
      </w:r>
      <w:proofErr w:type="spellEnd"/>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proofErr w:type="gramStart"/>
      <w:r w:rsidRPr="00A14C2E">
        <w:t>In order to</w:t>
      </w:r>
      <w:proofErr w:type="gramEnd"/>
      <w:r w:rsidRPr="00A14C2E">
        <w:t xml:space="preserve">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proofErr w:type="spellStart"/>
      <w:r w:rsidRPr="00A14C2E">
        <w:rPr>
          <w:lang w:val="tr-TR"/>
        </w:rPr>
        <w:t>are</w:t>
      </w:r>
      <w:proofErr w:type="spellEnd"/>
      <w:r w:rsidRPr="00A14C2E">
        <w:t xml:space="preserve"> of great importance. Dielectric constants (</w:t>
      </w:r>
      <w:r w:rsidRPr="00A14C2E">
        <w:sym w:font="Symbol" w:char="F06B"/>
      </w:r>
      <w:r w:rsidRPr="00A14C2E">
        <w:t xml:space="preserve">) of some selected gate oxides vary from 3.9 to 95 and </w:t>
      </w:r>
      <w:proofErr w:type="spellStart"/>
      <w:r w:rsidRPr="00A14C2E">
        <w:t>thei</w:t>
      </w:r>
      <w:proofErr w:type="spellEnd"/>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5DA66E33"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hdLCBbMjl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r w:rsidR="00B96F86" w:rsidRPr="00B96F86">
            <w:rPr>
              <w:bCs/>
            </w:rPr>
            <w:t>[22], [23.]</w:t>
          </w:r>
        </w:sdtContent>
      </w:sdt>
    </w:p>
    <w:p w14:paraId="639F05C6" w14:textId="0D6D27C3" w:rsidR="00AB6167" w:rsidRDefault="00074C7C" w:rsidP="003E0789">
      <w:pPr>
        <w:pStyle w:val="MDPI52figure"/>
        <w:ind w:left="2608"/>
        <w:jc w:val="left"/>
        <w:rPr>
          <w:ins w:id="575" w:author="Ayperi Ülkü" w:date="2024-03-19T23:40:00Z"/>
        </w:rPr>
      </w:pPr>
      <w:r w:rsidRPr="00A14C2E">
        <w:rPr>
          <w:noProof/>
          <w:lang w:eastAsia="en-US" w:bidi="ar-SA"/>
        </w:rPr>
        <w:lastRenderedPageBreak/>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0BDEC7"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569D1"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576" w:author="Ayperi Ülkü" w:date="2024-03-19T23:40:00Z"/>
        </w:rPr>
      </w:pPr>
    </w:p>
    <w:p w14:paraId="4BEDFCF3" w14:textId="0AE2BA25" w:rsidR="00012EDF" w:rsidRPr="00074C7C" w:rsidRDefault="00012EDF" w:rsidP="00012EDF">
      <w:pPr>
        <w:pStyle w:val="MDPI31text"/>
        <w:rPr>
          <w:ins w:id="577" w:author="Ayperi Ülkü" w:date="2024-03-19T23:40:00Z"/>
          <w:lang w:val="tr-TR"/>
        </w:rPr>
      </w:pPr>
      <w:ins w:id="578" w:author="Ayperi Ülkü" w:date="2024-03-19T23:40:00Z">
        <w:r w:rsidRPr="00012EDF">
          <w:rPr>
            <w:highlight w:val="yellow"/>
            <w:lang w:val="tr-TR"/>
            <w:rPrChange w:id="579"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580" w:author="Ayperi Ülkü" w:date="2024-03-19T23:40:00Z">
            <w:rPr/>
          </w:rPrChange>
        </w:rPr>
      </w:pPr>
    </w:p>
    <w:p w14:paraId="66AD6680" w14:textId="232301B7"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proofErr w:type="spellStart"/>
      <w:r w:rsidRPr="00A14C2E">
        <w:rPr>
          <w:bCs/>
          <w:lang w:val="tr-TR"/>
        </w:rPr>
        <w:t>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HfO</w:t>
      </w:r>
      <w:r w:rsidRPr="00A14C2E">
        <w:rPr>
          <w:bCs/>
          <w:vertAlign w:val="subscript"/>
          <w:lang w:val="tr-TR"/>
        </w:rPr>
        <w:t>2</w:t>
      </w:r>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utilize</w:t>
      </w:r>
      <w:proofErr w:type="spellEnd"/>
      <w:r w:rsidRPr="00A14C2E">
        <w:rPr>
          <w:bCs/>
          <w:lang w:val="tr-TR"/>
        </w:rPr>
        <w:t xml:space="preserve"> 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815455177"/>
          <w:placeholder>
            <w:docPart w:val="930E5C1D77804AC8ACE7773DA3B31F16"/>
          </w:placeholder>
        </w:sdtPr>
        <w:sdtContent>
          <w:r w:rsidR="00B96F86" w:rsidRPr="00B96F86">
            <w:rPr>
              <w:bCs/>
              <w:lang w:val="tr-TR"/>
            </w:rPr>
            <w:t>[18]</w:t>
          </w:r>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for</w:t>
      </w:r>
      <w:proofErr w:type="spellEnd"/>
      <w:r w:rsidRPr="00A14C2E">
        <w:rPr>
          <w:bCs/>
          <w:lang w:val="tr-TR"/>
        </w:rPr>
        <w:t xml:space="preserve"> 2 </w:t>
      </w:r>
      <w:proofErr w:type="spellStart"/>
      <w:r w:rsidRPr="00A14C2E">
        <w:rPr>
          <w:bCs/>
          <w:lang w:val="tr-TR"/>
        </w:rPr>
        <w:t>layer</w:t>
      </w:r>
      <w:proofErr w:type="spellEnd"/>
      <w:r w:rsidRPr="00A14C2E">
        <w:rPr>
          <w:bCs/>
          <w:lang w:val="tr-TR"/>
        </w:rPr>
        <w:t xml:space="preserve">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follows</w:t>
      </w:r>
      <w:proofErr w:type="spellEnd"/>
      <w:r w:rsidRPr="00A14C2E">
        <w:rPr>
          <w:bCs/>
          <w:lang w:val="tr-TR"/>
        </w:rPr>
        <w:t>:</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59D592BE"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E4XSwgWzMw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
          <w:id w:val="-2119133308"/>
          <w:placeholder>
            <w:docPart w:val="9E492FEA7C4442B39AB313D3152752E3"/>
          </w:placeholder>
        </w:sdtPr>
        <w:sdtContent>
          <w:r w:rsidR="00B96F86" w:rsidRPr="00B96F86">
            <w:t>[18], [30]</w:t>
          </w:r>
        </w:sdtContent>
      </w:sdt>
      <w:r w:rsidRPr="00A14C2E">
        <w:t xml:space="preserve"> as Eq.</w:t>
      </w:r>
      <w:proofErr w:type="gramStart"/>
      <w:r w:rsidRPr="00A14C2E">
        <w:t>2;</w:t>
      </w:r>
      <w:proofErr w:type="gramEnd"/>
    </w:p>
    <w:p w14:paraId="54D2142B" w14:textId="77777777" w:rsidR="00AB6167" w:rsidRPr="00012EDF" w:rsidRDefault="00AB6167" w:rsidP="003E0789">
      <w:pPr>
        <w:pStyle w:val="MDPI31text"/>
        <w:rPr>
          <w:ins w:id="581"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582" w:author="Ayperi Ülkü" w:date="2024-03-19T23:41:00Z">
        <w:r w:rsidRPr="00012EDF">
          <w:rPr>
            <w:highlight w:val="yellow"/>
            <w:rPrChange w:id="583" w:author="Ayperi Ülkü" w:date="2024-03-19T23:41:00Z">
              <w:rPr/>
            </w:rPrChange>
          </w:rPr>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584"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585" w:author="Ayperi Ülkü" w:date="2024-03-19T23:41:00Z">
        <w:r w:rsidRPr="00012EDF">
          <w:rPr>
            <w:rFonts w:eastAsiaTheme="minorHAnsi"/>
            <w:b/>
            <w:highlight w:val="yellow"/>
            <w:rPrChange w:id="586"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proofErr w:type="spellStart"/>
      <w:r w:rsidRPr="00A14C2E">
        <w:rPr>
          <w:i/>
          <w:iCs/>
        </w:rPr>
        <w:t>f</w:t>
      </w:r>
      <w:r w:rsidRPr="00A14C2E">
        <w:rPr>
          <w:vertAlign w:val="subscript"/>
        </w:rPr>
        <w:t>A</w:t>
      </w:r>
      <w:proofErr w:type="spellEnd"/>
      <w:r w:rsidRPr="00A14C2E">
        <w:t xml:space="preserve">​, </w:t>
      </w:r>
      <w:proofErr w:type="spellStart"/>
      <w:r w:rsidRPr="00A14C2E">
        <w:rPr>
          <w:i/>
          <w:iCs/>
        </w:rPr>
        <w:t>f</w:t>
      </w:r>
      <w:r w:rsidRPr="00A14C2E">
        <w:rPr>
          <w:vertAlign w:val="subscript"/>
        </w:rPr>
        <w:t>B</w:t>
      </w:r>
      <w:proofErr w:type="spellEnd"/>
      <w:r w:rsidRPr="00A14C2E">
        <w:t xml:space="preserve">​, and </w:t>
      </w:r>
      <w:proofErr w:type="spellStart"/>
      <w:r w:rsidRPr="00A14C2E">
        <w:rPr>
          <w:i/>
          <w:iCs/>
        </w:rPr>
        <w:t>f</w:t>
      </w:r>
      <w:r w:rsidRPr="00A14C2E">
        <w:rPr>
          <w:vertAlign w:val="subscript"/>
        </w:rPr>
        <w:t>C</w:t>
      </w:r>
      <w:proofErr w:type="spellEnd"/>
      <w:r w:rsidRPr="00A14C2E">
        <w:t xml:space="preserve">​ with </w:t>
      </w:r>
      <w:proofErr w:type="spellStart"/>
      <w:r w:rsidRPr="00A14C2E">
        <w:rPr>
          <w:i/>
          <w:iCs/>
        </w:rPr>
        <w:t>f</w:t>
      </w:r>
      <w:r w:rsidRPr="00A14C2E">
        <w:rPr>
          <w:vertAlign w:val="subscript"/>
        </w:rPr>
        <w:t>A</w:t>
      </w:r>
      <w:proofErr w:type="spellEnd"/>
      <w:r w:rsidRPr="00A14C2E">
        <w:t xml:space="preserve">​ + </w:t>
      </w:r>
      <w:proofErr w:type="spellStart"/>
      <w:r w:rsidRPr="00A14C2E">
        <w:rPr>
          <w:i/>
          <w:iCs/>
        </w:rPr>
        <w:t>f</w:t>
      </w:r>
      <w:r w:rsidRPr="00A14C2E">
        <w:rPr>
          <w:vertAlign w:val="subscript"/>
        </w:rPr>
        <w:t>B</w:t>
      </w:r>
      <w:proofErr w:type="spellEnd"/>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xml:space="preserve">​= 1, we need to derive an expression that considers all three materials. Thus we </w:t>
      </w:r>
      <w:proofErr w:type="gramStart"/>
      <w:r w:rsidRPr="00A14C2E">
        <w:t>can;</w:t>
      </w:r>
      <w:proofErr w:type="gramEnd"/>
    </w:p>
    <w:p w14:paraId="7959643C" w14:textId="77777777" w:rsidR="00AB6167" w:rsidRPr="00A14C2E" w:rsidRDefault="00AB6167" w:rsidP="003E0789">
      <w:pPr>
        <w:pStyle w:val="MDPI38bullet"/>
        <w:spacing w:before="60"/>
        <w:rPr>
          <w:lang w:val="tr-TR"/>
        </w:rPr>
      </w:pPr>
      <w:proofErr w:type="spellStart"/>
      <w:r w:rsidRPr="00A14C2E">
        <w:rPr>
          <w:lang w:val="tr-TR"/>
        </w:rPr>
        <w:lastRenderedPageBreak/>
        <w:t>Calculate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proofErr w:type="spellStart"/>
      <w:r w:rsidRPr="00A14C2E">
        <w:rPr>
          <w:lang w:val="tr-TR"/>
        </w:rPr>
        <w:t>Consider</w:t>
      </w:r>
      <w:proofErr w:type="spellEnd"/>
      <w:r w:rsidRPr="00A14C2E">
        <w:rPr>
          <w:lang w:val="tr-TR"/>
        </w:rPr>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012EDF" w:rsidRDefault="00000000" w:rsidP="003E0789">
      <w:pPr>
        <w:pStyle w:val="MDPI31text"/>
        <w:rPr>
          <w:ins w:id="587"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588" w:author="Ayperi Ülkü" w:date="2024-03-19T23:41:00Z"/>
        </w:rPr>
      </w:pPr>
    </w:p>
    <w:p w14:paraId="53ECD0A8" w14:textId="0DCADFBC" w:rsidR="00012EDF" w:rsidRPr="00A14C2E" w:rsidRDefault="00012EDF" w:rsidP="00012EDF">
      <w:pPr>
        <w:pStyle w:val="MDPI51figurecaption"/>
        <w:rPr>
          <w:ins w:id="589" w:author="Ayperi Ülkü" w:date="2024-03-19T23:41:00Z"/>
          <w:rFonts w:eastAsiaTheme="minorHAnsi"/>
        </w:rPr>
      </w:pPr>
      <w:ins w:id="590"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591"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592" w:author="Ayperi Ülkü" w:date="2024-03-19T23:41:00Z"/>
          <w:rFonts w:eastAsiaTheme="minorHAnsi"/>
        </w:rPr>
      </w:pPr>
      <w:ins w:id="593"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594"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595" w:author="Ayperi Ülkü" w:date="2024-03-19T23:42:00Z"/>
          <w:lang w:val="tr-TR"/>
        </w:rPr>
      </w:pPr>
    </w:p>
    <w:p w14:paraId="551303AE" w14:textId="60CD9174" w:rsidR="00012EDF" w:rsidRPr="00A14C2E" w:rsidRDefault="00012EDF" w:rsidP="00012EDF">
      <w:pPr>
        <w:pStyle w:val="MDPI51figurecaption"/>
        <w:rPr>
          <w:ins w:id="596" w:author="Ayperi Ülkü" w:date="2024-03-19T23:42:00Z"/>
          <w:rFonts w:eastAsiaTheme="minorHAnsi"/>
        </w:rPr>
      </w:pPr>
      <w:ins w:id="597"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0CDCF72E"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w:t>
      </w:r>
      <w:proofErr w:type="gramStart"/>
      <w:r w:rsidRPr="00A14C2E">
        <w:rPr>
          <w:shd w:val="clear" w:color="auto" w:fill="FFFFFF"/>
        </w:rPr>
        <w:t>many</w:t>
      </w:r>
      <w:proofErr w:type="gramEnd"/>
      <w:r w:rsidRPr="00A14C2E">
        <w:rPr>
          <w:shd w:val="clear" w:color="auto" w:fill="FFFFFF"/>
        </w:rPr>
        <w:t xml:space="preserve"> research to design and simulate the </w:t>
      </w:r>
      <w:r w:rsidR="00E4035B">
        <w:rPr>
          <w:shd w:val="clear" w:color="auto" w:fill="FFFFFF"/>
        </w:rPr>
        <w:t>FinFET</w:t>
      </w:r>
      <w:r w:rsidRPr="00A14C2E">
        <w:rPr>
          <w:shd w:val="clear" w:color="auto" w:fill="FFFFFF"/>
        </w:rPr>
        <w:t xml:space="preserve"> devices. The ATLAS </w:t>
      </w:r>
      <w:proofErr w:type="spellStart"/>
      <w:r w:rsidRPr="00A14C2E">
        <w:rPr>
          <w:shd w:val="clear" w:color="auto" w:fill="FFFFFF"/>
        </w:rPr>
        <w:t>Deckbuild</w:t>
      </w:r>
      <w:proofErr w:type="spellEnd"/>
      <w:r w:rsidRPr="00A14C2E">
        <w:rPr>
          <w:shd w:val="clear" w:color="auto" w:fill="FFFFFF"/>
        </w:rPr>
        <w:t xml:space="preserve"> simulation employing many standard recombination and continuity models like Shockley-Read-Hall, </w:t>
      </w:r>
      <w:proofErr w:type="gramStart"/>
      <w:r w:rsidRPr="00A14C2E">
        <w:rPr>
          <w:shd w:val="clear" w:color="auto" w:fill="FFFFFF"/>
        </w:rPr>
        <w:t>Schrödinger</w:t>
      </w:r>
      <w:proofErr w:type="gramEnd"/>
      <w:r w:rsidRPr="00A14C2E">
        <w:rPr>
          <w:shd w:val="clear" w:color="auto" w:fill="FFFFFF"/>
        </w:rPr>
        <w:t xml:space="preserve"> and Auger; used widespread for 2D/3D simulations of normal or </w:t>
      </w:r>
      <w:proofErr w:type="spellStart"/>
      <w:r w:rsidRPr="00A14C2E">
        <w:rPr>
          <w:shd w:val="clear" w:color="auto" w:fill="FFFFFF"/>
        </w:rPr>
        <w:t>heterogated</w:t>
      </w:r>
      <w:proofErr w:type="spellEnd"/>
      <w:r w:rsidRPr="00A14C2E">
        <w:rPr>
          <w:shd w:val="clear" w:color="auto" w:fill="FFFFFF"/>
        </w:rPr>
        <w:t xml:space="preserve"> single, double or triple-gated </w:t>
      </w:r>
      <w:r w:rsidR="00E4035B">
        <w:rPr>
          <w:shd w:val="clear" w:color="auto" w:fill="FFFFFF"/>
        </w:rPr>
        <w:t>FinFET</w:t>
      </w:r>
      <w:r w:rsidRPr="00A14C2E">
        <w:rPr>
          <w:shd w:val="clear" w:color="auto" w:fill="FFFFFF"/>
        </w:rPr>
        <w:t xml:space="preserve">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w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"/>
          <w:id w:val="867959373"/>
          <w:placeholder>
            <w:docPart w:val="85E1AEDFA3684AC9B6A4DD3209243364"/>
          </w:placeholder>
        </w:sdtPr>
        <w:sdtContent>
          <w:r w:rsidR="00B96F86" w:rsidRPr="00B96F86">
            <w:rPr>
              <w:shd w:val="clear" w:color="auto" w:fill="FFFFFF"/>
            </w:rPr>
            <w:t>[10]</w:t>
          </w:r>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E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r w:rsidR="00B96F86" w:rsidRPr="00B96F86">
            <w:rPr>
              <w:shd w:val="clear" w:color="auto" w:fill="FFFFFF"/>
            </w:rPr>
            <w:t>[14]</w:t>
          </w:r>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E5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r w:rsidR="00B96F86" w:rsidRPr="00B96F86">
            <w:rPr>
              <w:shd w:val="clear" w:color="auto" w:fill="FFFFFF"/>
            </w:rPr>
            <w:t>[19]</w:t>
          </w:r>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32D5E20A"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w:t>
      </w:r>
      <w:proofErr w:type="gramStart"/>
      <w:r w:rsidRPr="00A14C2E">
        <w:t>sub 0</w:t>
      </w:r>
      <w:proofErr w:type="gramEnd"/>
      <w:r w:rsidRPr="00A14C2E">
        <w:t xml:space="preserve">.5um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738591908"/>
          <w:placeholder>
            <w:docPart w:val="E8987A71E9A3457FA08BBED422209AA9"/>
          </w:placeholder>
        </w:sdtPr>
        <w:sdtContent>
          <w:r w:rsidR="00B96F86" w:rsidRPr="00B96F86">
            <w:t>[24]</w:t>
          </w:r>
        </w:sdtContent>
      </w:sdt>
      <w:r w:rsidRPr="00A14C2E">
        <w:t xml:space="preserve">. </w:t>
      </w:r>
      <w:r w:rsidRPr="00A14C2E">
        <w:rPr>
          <w:color w:val="030303"/>
          <w:shd w:val="clear" w:color="auto" w:fill="FFFFFF"/>
        </w:rPr>
        <w:t>In our case we used two lines of code for proper solvers to be activated in ATLAS/</w:t>
      </w:r>
      <w:proofErr w:type="spellStart"/>
      <w:r w:rsidRPr="00A14C2E">
        <w:rPr>
          <w:color w:val="030303"/>
          <w:shd w:val="clear" w:color="auto" w:fill="FFFFFF"/>
        </w:rPr>
        <w:t>Deckbuild</w:t>
      </w:r>
      <w:proofErr w:type="spellEnd"/>
      <w:r w:rsidRPr="00A14C2E">
        <w:rPr>
          <w:color w:val="030303"/>
          <w:shd w:val="clear" w:color="auto" w:fill="FFFFFF"/>
        </w:rPr>
        <w:t xml:space="preserve"> given in Appendix A, among tunneling-through-dielectric </w:t>
      </w:r>
      <w:r w:rsidRPr="00A14C2E">
        <w:rPr>
          <w:color w:val="030303"/>
          <w:shd w:val="clear" w:color="auto" w:fill="FFFFFF"/>
        </w:rPr>
        <w:lastRenderedPageBreak/>
        <w:t xml:space="preserve">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368030620"/>
          <w:placeholder>
            <w:docPart w:val="E8987A71E9A3457FA08BBED422209AA9"/>
          </w:placeholder>
        </w:sdtPr>
        <w:sdtContent>
          <w:r w:rsidR="00B96F86" w:rsidRPr="00B96F86">
            <w:rPr>
              <w:shd w:val="clear" w:color="auto" w:fill="FFFFFF"/>
            </w:rPr>
            <w:t>[24]</w:t>
          </w:r>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I1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
          <w:id w:val="1354224644"/>
          <w:placeholder>
            <w:docPart w:val="D69CA684FFBB4008AD0015DD1982051E"/>
          </w:placeholder>
        </w:sdtPr>
        <w:sdtContent>
          <w:r w:rsidR="00B96F86" w:rsidRPr="00B96F86">
            <w:rPr>
              <w:shd w:val="clear" w:color="auto" w:fill="FFFFFF"/>
            </w:rPr>
            <w:t>[25]</w:t>
          </w:r>
        </w:sdtContent>
      </w:sdt>
      <w:r w:rsidRPr="00A14C2E">
        <w:rPr>
          <w:shd w:val="clear" w:color="auto" w:fill="FFFFFF"/>
        </w:rPr>
        <w:t>.</w:t>
      </w:r>
    </w:p>
    <w:p w14:paraId="7E72D781" w14:textId="56C7F8DB"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proofErr w:type="spellStart"/>
      <w:r w:rsidR="00AB6167" w:rsidRPr="00A14C2E">
        <w:rPr>
          <w:lang w:val="tr-TR"/>
        </w:rPr>
        <w:t>Summary</w:t>
      </w:r>
      <w:proofErr w:type="spellEnd"/>
      <w:r w:rsidR="00AB6167" w:rsidRPr="00A14C2E">
        <w:rPr>
          <w:lang w:val="tr-TR"/>
        </w:rPr>
        <w:t xml:space="preserve"> of </w:t>
      </w:r>
      <w:proofErr w:type="spellStart"/>
      <w:r w:rsidR="00AB6167" w:rsidRPr="00A14C2E">
        <w:rPr>
          <w:lang w:val="tr-TR"/>
        </w:rPr>
        <w:t>used</w:t>
      </w:r>
      <w:proofErr w:type="spellEnd"/>
      <w:r w:rsidR="00AB6167" w:rsidRPr="00A14C2E">
        <w:rPr>
          <w:lang w:val="tr-TR"/>
        </w:rPr>
        <w:t xml:space="preserve"> </w:t>
      </w:r>
      <w:proofErr w:type="spellStart"/>
      <w:r w:rsidR="00AB6167" w:rsidRPr="00A14C2E">
        <w:rPr>
          <w:lang w:val="tr-TR"/>
        </w:rPr>
        <w:t>models</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tunneling</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w:t>
      </w:r>
      <w:proofErr w:type="spellStart"/>
      <w:r w:rsidR="00AB6167" w:rsidRPr="00A14C2E">
        <w:rPr>
          <w:lang w:val="tr-TR"/>
        </w:rPr>
        <w:t>carrier</w:t>
      </w:r>
      <w:proofErr w:type="spellEnd"/>
      <w:r w:rsidR="00AB6167" w:rsidRPr="00A14C2E">
        <w:rPr>
          <w:lang w:val="tr-TR"/>
        </w:rPr>
        <w:t xml:space="preserve"> </w:t>
      </w:r>
      <w:proofErr w:type="spellStart"/>
      <w:r w:rsidR="00AB6167" w:rsidRPr="00A14C2E">
        <w:rPr>
          <w:lang w:val="tr-TR"/>
        </w:rPr>
        <w:t>injection</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proofErr w:type="spellStart"/>
      <w:r w:rsidR="00AB6167" w:rsidRPr="00A14C2E">
        <w:rPr>
          <w:lang w:val="tr-TR"/>
        </w:rPr>
        <w:t>gate-dielectric</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MjR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362711944"/>
          <w:placeholder>
            <w:docPart w:val="E8987A71E9A3457FA08BBED422209AA9"/>
          </w:placeholder>
        </w:sdtPr>
        <w:sdtContent>
          <w:r w:rsidR="00B96F86" w:rsidRPr="00B96F86">
            <w:rPr>
              <w:lang w:val="tr-TR"/>
            </w:rPr>
            <w:t>[4.]</w:t>
          </w:r>
        </w:sdtContent>
      </w:sdt>
    </w:p>
    <w:p w14:paraId="16C26414" w14:textId="77777777" w:rsidR="00AB6167" w:rsidRDefault="00AB6167" w:rsidP="003E0789">
      <w:pPr>
        <w:pStyle w:val="MDPI52figure"/>
        <w:ind w:left="2608"/>
        <w:jc w:val="left"/>
        <w:rPr>
          <w:ins w:id="598"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599" w:author="Ayperi Ülkü" w:date="2024-03-19T23:42:00Z"/>
          <w:rFonts w:eastAsiaTheme="minorHAnsi"/>
        </w:rPr>
      </w:pPr>
      <w:ins w:id="600"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proofErr w:type="spellStart"/>
      <w:r w:rsidRPr="00A14C2E">
        <w:rPr>
          <w:b/>
          <w:lang w:val="tr-TR"/>
        </w:rPr>
        <w:t>Ratio</w:t>
      </w:r>
      <w:proofErr w:type="spellEnd"/>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42ABDD0B"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Mx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r w:rsidR="00B96F86" w:rsidRPr="00B96F86">
            <w:t>[31]</w:t>
          </w:r>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000000" w:rsidP="003E0789">
      <w:pPr>
        <w:pStyle w:val="MDPI31text"/>
        <w:rPr>
          <w:ins w:id="601"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602" w:author="Ayperi Ülkü" w:date="2024-03-19T23:42:00Z"/>
        </w:rPr>
      </w:pPr>
    </w:p>
    <w:p w14:paraId="03F2B333" w14:textId="1C2708D2" w:rsidR="00012EDF" w:rsidRPr="00A14C2E" w:rsidRDefault="00012EDF" w:rsidP="00012EDF">
      <w:pPr>
        <w:pStyle w:val="MDPI51figurecaption"/>
        <w:rPr>
          <w:ins w:id="603" w:author="Ayperi Ülkü" w:date="2024-03-19T23:42:00Z"/>
          <w:rFonts w:eastAsiaTheme="minorHAnsi"/>
        </w:rPr>
      </w:pPr>
      <w:ins w:id="604" w:author="Ayperi Ülkü" w:date="2024-03-19T23:42:00Z">
        <w:r>
          <w:rPr>
            <w:rFonts w:eastAsiaTheme="minorHAnsi"/>
            <w:b/>
            <w:highlight w:val="yellow"/>
          </w:rPr>
          <w:lastRenderedPageBreak/>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proofErr w:type="spellStart"/>
      <w:r w:rsidRPr="00A14C2E">
        <w:rPr>
          <w:lang w:val="tr-TR"/>
        </w:rPr>
        <w:t>Figure</w:t>
      </w:r>
      <w:proofErr w:type="spellEnd"/>
      <w:r w:rsidRPr="00A14C2E">
        <w:rPr>
          <w:lang w:val="tr-TR"/>
        </w:rPr>
        <w:t xml:space="preserve"> 6. </w:t>
      </w:r>
      <w:proofErr w:type="spellStart"/>
      <w:r w:rsidRPr="00A14C2E">
        <w:rPr>
          <w:lang w:val="tr-TR"/>
        </w:rPr>
        <w:t>shows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current</w:t>
      </w:r>
      <w:proofErr w:type="spellEnd"/>
      <w:r w:rsidRPr="00A14C2E">
        <w:rPr>
          <w:lang w:val="tr-TR"/>
        </w:rPr>
        <w:t xml:space="preserve"> (Id) </w:t>
      </w:r>
      <w:proofErr w:type="spellStart"/>
      <w:r w:rsidRPr="00A14C2E">
        <w:rPr>
          <w:lang w:val="tr-TR"/>
        </w:rPr>
        <w:t>versus</w:t>
      </w:r>
      <w:proofErr w:type="spellEnd"/>
      <w:r w:rsidRPr="00A14C2E">
        <w:rPr>
          <w:lang w:val="tr-TR"/>
        </w:rPr>
        <w:t xml:space="preserve"> </w:t>
      </w:r>
      <w:proofErr w:type="spellStart"/>
      <w:r w:rsidRPr="00A14C2E">
        <w:rPr>
          <w:lang w:val="tr-TR"/>
        </w:rPr>
        <w:t>gate-source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Vgs</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we</w:t>
      </w:r>
      <w:proofErr w:type="spellEnd"/>
      <w:r w:rsidRPr="00A14C2E">
        <w:rPr>
          <w:lang w:val="tr-TR"/>
        </w:rPr>
        <w:t xml:space="preserve"> </w:t>
      </w:r>
      <w:proofErr w:type="spellStart"/>
      <w:r w:rsidRPr="00A14C2E">
        <w:rPr>
          <w:lang w:val="tr-TR"/>
        </w:rPr>
        <w:t>examined</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various</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is </w:t>
      </w:r>
      <w:proofErr w:type="spellStart"/>
      <w:r w:rsidRPr="00A14C2E">
        <w:rPr>
          <w:lang w:val="tr-TR"/>
        </w:rPr>
        <w:t>the</w:t>
      </w:r>
      <w:proofErr w:type="spellEnd"/>
      <w:r w:rsidRPr="00A14C2E">
        <w:rPr>
          <w:lang w:val="tr-TR"/>
        </w:rPr>
        <w:t xml:space="preserve"> </w:t>
      </w:r>
      <w:proofErr w:type="spellStart"/>
      <w:r w:rsidRPr="00A14C2E">
        <w:rPr>
          <w:lang w:val="tr-TR"/>
        </w:rPr>
        <w:t>point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curve</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steeply</w:t>
      </w:r>
      <w:proofErr w:type="spellEnd"/>
      <w:r w:rsidRPr="00A14C2E">
        <w:rPr>
          <w:lang w:val="tr-TR"/>
        </w:rPr>
        <w:t xml:space="preserve"> </w:t>
      </w:r>
      <w:proofErr w:type="spellStart"/>
      <w:r w:rsidRPr="00A14C2E">
        <w:rPr>
          <w:lang w:val="tr-TR"/>
        </w:rPr>
        <w:t>rise</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critical</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switching</w:t>
      </w:r>
      <w:proofErr w:type="spellEnd"/>
      <w:r w:rsidRPr="00A14C2E">
        <w:rPr>
          <w:lang w:val="tr-TR"/>
        </w:rPr>
        <w:t xml:space="preserve"> </w:t>
      </w:r>
      <w:proofErr w:type="spellStart"/>
      <w:r w:rsidRPr="00A14C2E">
        <w:rPr>
          <w:lang w:val="tr-TR"/>
        </w:rPr>
        <w:t>characteristics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graph</w:t>
      </w:r>
      <w:proofErr w:type="spellEnd"/>
      <w:r w:rsidRPr="00A14C2E">
        <w:rPr>
          <w:lang w:val="tr-TR"/>
        </w:rPr>
        <w:t xml:space="preserve"> </w:t>
      </w:r>
      <w:proofErr w:type="spellStart"/>
      <w:r w:rsidRPr="00A14C2E">
        <w:rPr>
          <w:lang w:val="tr-TR"/>
        </w:rPr>
        <w:t>includes</w:t>
      </w:r>
      <w:proofErr w:type="spellEnd"/>
      <w:r w:rsidRPr="00A14C2E">
        <w:rPr>
          <w:lang w:val="tr-TR"/>
        </w:rPr>
        <w:t xml:space="preserve">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SiO</w:t>
      </w:r>
      <w:r w:rsidRPr="00A14C2E">
        <w:rPr>
          <w:vertAlign w:val="subscript"/>
          <w:lang w:val="tr-TR"/>
        </w:rPr>
        <w:t>2</w:t>
      </w:r>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These</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are</w:t>
      </w:r>
      <w:proofErr w:type="spellEnd"/>
      <w:r w:rsidRPr="00A14C2E">
        <w:rPr>
          <w:lang w:val="tr-TR"/>
        </w:rPr>
        <w:t xml:space="preserve"> </w:t>
      </w:r>
      <w:proofErr w:type="spellStart"/>
      <w:r w:rsidRPr="00A14C2E">
        <w:rPr>
          <w:lang w:val="tr-TR"/>
        </w:rPr>
        <w:t>high</w:t>
      </w:r>
      <w:proofErr w:type="spellEnd"/>
      <w:r w:rsidRPr="00A14C2E">
        <w:rPr>
          <w:lang w:val="tr-TR"/>
        </w:rPr>
        <w:t xml:space="preserve">-k </w:t>
      </w:r>
      <w:proofErr w:type="spellStart"/>
      <w:r w:rsidRPr="00A14C2E">
        <w:rPr>
          <w:lang w:val="tr-TR"/>
        </w:rPr>
        <w:t>dielectrics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exception</w:t>
      </w:r>
      <w:proofErr w:type="spellEnd"/>
      <w:r w:rsidRPr="00A14C2E">
        <w:rPr>
          <w:lang w:val="tr-TR"/>
        </w:rPr>
        <w:t xml:space="preserve"> of SiO2, </w:t>
      </w:r>
      <w:proofErr w:type="spellStart"/>
      <w:r w:rsidRPr="00A14C2E">
        <w:rPr>
          <w:lang w:val="tr-TR"/>
        </w:rPr>
        <w:t>which</w:t>
      </w:r>
      <w:proofErr w:type="spellEnd"/>
      <w:r w:rsidRPr="00A14C2E">
        <w:rPr>
          <w:lang w:val="tr-TR"/>
        </w:rPr>
        <w:t xml:space="preserve"> is a </w:t>
      </w:r>
      <w:proofErr w:type="spellStart"/>
      <w:r w:rsidRPr="00A14C2E">
        <w:rPr>
          <w:lang w:val="tr-TR"/>
        </w:rPr>
        <w:t>traditional</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with</w:t>
      </w:r>
      <w:proofErr w:type="spellEnd"/>
      <w:r w:rsidRPr="00A14C2E">
        <w:rPr>
          <w:lang w:val="tr-TR"/>
        </w:rPr>
        <w:t xml:space="preserve"> a </w:t>
      </w:r>
      <w:proofErr w:type="spellStart"/>
      <w:r w:rsidRPr="00A14C2E">
        <w:rPr>
          <w:lang w:val="tr-TR"/>
        </w:rPr>
        <w:t>lower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TiO</w:t>
      </w:r>
      <w:r w:rsidRPr="00A14C2E">
        <w:rPr>
          <w:vertAlign w:val="subscript"/>
          <w:lang w:val="tr-TR"/>
        </w:rPr>
        <w:t>2</w:t>
      </w:r>
      <w:r w:rsidRPr="00A14C2E">
        <w:rPr>
          <w:lang w:val="tr-TR"/>
        </w:rPr>
        <w:t xml:space="preserve"> </w:t>
      </w:r>
      <w:proofErr w:type="spellStart"/>
      <w:r w:rsidRPr="00A14C2E">
        <w:rPr>
          <w:lang w:val="tr-TR"/>
        </w:rPr>
        <w:t>seems</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have</w:t>
      </w:r>
      <w:proofErr w:type="spellEnd"/>
      <w:r w:rsidRPr="00A14C2E">
        <w:rPr>
          <w:lang w:val="tr-TR"/>
        </w:rPr>
        <w:t xml:space="preserve"> a </w:t>
      </w:r>
      <w:proofErr w:type="spellStart"/>
      <w:r w:rsidRPr="00A14C2E">
        <w:rPr>
          <w:lang w:val="tr-TR"/>
        </w:rPr>
        <w:t>higher</w:t>
      </w:r>
      <w:proofErr w:type="spellEnd"/>
      <w:r w:rsidRPr="00A14C2E">
        <w:rPr>
          <w:lang w:val="tr-TR"/>
        </w:rPr>
        <w:t xml:space="preserve"> on-</w:t>
      </w:r>
      <w:proofErr w:type="spellStart"/>
      <w:r w:rsidRPr="00A14C2E">
        <w:rPr>
          <w:lang w:val="tr-TR"/>
        </w:rPr>
        <w:t>current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same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compared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others</w:t>
      </w:r>
      <w:proofErr w:type="spellEnd"/>
      <w:r w:rsidRPr="00A14C2E">
        <w:rPr>
          <w:lang w:val="tr-TR"/>
        </w:rPr>
        <w:t xml:space="preserve">, </w:t>
      </w:r>
      <w:proofErr w:type="spellStart"/>
      <w:r w:rsidRPr="00A14C2E">
        <w:rPr>
          <w:lang w:val="tr-TR"/>
        </w:rPr>
        <w:t>which</w:t>
      </w:r>
      <w:proofErr w:type="spellEnd"/>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suggest</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formation</w:t>
      </w:r>
      <w:proofErr w:type="spellEnd"/>
      <w:r w:rsidRPr="00A14C2E">
        <w:rPr>
          <w:lang w:val="tr-TR"/>
        </w:rPr>
        <w:t xml:space="preserve"> </w:t>
      </w:r>
      <w:proofErr w:type="spellStart"/>
      <w:r w:rsidRPr="00A14C2E">
        <w:rPr>
          <w:lang w:val="tr-TR"/>
        </w:rPr>
        <w:t>or</w:t>
      </w:r>
      <w:proofErr w:type="spellEnd"/>
      <w:r w:rsidRPr="00A14C2E">
        <w:rPr>
          <w:lang w:val="tr-TR"/>
        </w:rPr>
        <w:t xml:space="preserve"> a </w:t>
      </w:r>
      <w:proofErr w:type="spellStart"/>
      <w:r w:rsidRPr="00A14C2E">
        <w:rPr>
          <w:lang w:val="tr-TR"/>
        </w:rPr>
        <w:t>higher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modify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thickness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choice</w:t>
      </w:r>
      <w:proofErr w:type="spellEnd"/>
      <w:r w:rsidRPr="00A14C2E">
        <w:rPr>
          <w:lang w:val="tr-TR"/>
        </w:rPr>
        <w:t xml:space="preserve"> of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w:t>
      </w:r>
      <w:proofErr w:type="spellStart"/>
      <w:r w:rsidRPr="00A14C2E">
        <w:rPr>
          <w:lang w:val="tr-TR"/>
        </w:rPr>
        <w:t>impact</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Higher</w:t>
      </w:r>
      <w:proofErr w:type="spellEnd"/>
      <w:r w:rsidRPr="00A14C2E">
        <w:rPr>
          <w:lang w:val="tr-TR"/>
        </w:rPr>
        <w:t xml:space="preserve">-k </w:t>
      </w:r>
      <w:proofErr w:type="spellStart"/>
      <w:r w:rsidRPr="00A14C2E">
        <w:rPr>
          <w:lang w:val="tr-TR"/>
        </w:rPr>
        <w:t>materials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may</w:t>
      </w:r>
      <w:proofErr w:type="spellEnd"/>
      <w:r w:rsidRPr="00A14C2E">
        <w:rPr>
          <w:lang w:val="tr-TR"/>
        </w:rPr>
        <w:t xml:space="preserve"> </w:t>
      </w:r>
      <w:proofErr w:type="spellStart"/>
      <w:r w:rsidRPr="00A14C2E">
        <w:rPr>
          <w:lang w:val="tr-TR"/>
        </w:rPr>
        <w:t>allow</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thinner</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spellStart"/>
      <w:r w:rsidRPr="00A14C2E">
        <w:rPr>
          <w:lang w:val="tr-TR"/>
        </w:rPr>
        <w:t>which</w:t>
      </w:r>
      <w:proofErr w:type="spellEnd"/>
      <w:r w:rsidRPr="00A14C2E">
        <w:rPr>
          <w:lang w:val="tr-TR"/>
        </w:rPr>
        <w:t xml:space="preserve"> can </w:t>
      </w:r>
      <w:proofErr w:type="spellStart"/>
      <w:r w:rsidRPr="00A14C2E">
        <w:rPr>
          <w:lang w:val="tr-TR"/>
        </w:rPr>
        <w:t>enhance</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reduce</w:t>
      </w:r>
      <w:proofErr w:type="spellEnd"/>
      <w:r w:rsidRPr="00A14C2E">
        <w:rPr>
          <w:lang w:val="tr-TR"/>
        </w:rPr>
        <w:t xml:space="preserve"> </w:t>
      </w:r>
      <w:proofErr w:type="spellStart"/>
      <w:r w:rsidRPr="00A14C2E">
        <w:rPr>
          <w:lang w:val="tr-TR"/>
        </w:rPr>
        <w:t>leakage</w:t>
      </w:r>
      <w:proofErr w:type="spellEnd"/>
      <w:r w:rsidRPr="00A14C2E">
        <w:rPr>
          <w:lang w:val="tr-TR"/>
        </w:rPr>
        <w:t xml:space="preserve"> </w:t>
      </w:r>
      <w:proofErr w:type="spellStart"/>
      <w:r w:rsidRPr="00A14C2E">
        <w:rPr>
          <w:lang w:val="tr-TR"/>
        </w:rPr>
        <w:t>currents</w:t>
      </w:r>
      <w:proofErr w:type="spellEnd"/>
      <w:r w:rsidRPr="00A14C2E">
        <w:rPr>
          <w:lang w:val="tr-TR"/>
        </w:rPr>
        <w:t xml:space="preserve">, </w:t>
      </w:r>
      <w:proofErr w:type="spellStart"/>
      <w:r w:rsidRPr="00A14C2E">
        <w:rPr>
          <w:lang w:val="tr-TR"/>
        </w:rPr>
        <w:t>while</w:t>
      </w:r>
      <w:proofErr w:type="spellEnd"/>
      <w:r w:rsidRPr="00A14C2E">
        <w:rPr>
          <w:lang w:val="tr-TR"/>
        </w:rPr>
        <w:t xml:space="preserve"> </w:t>
      </w:r>
      <w:proofErr w:type="spellStart"/>
      <w:r w:rsidRPr="00A14C2E">
        <w:rPr>
          <w:lang w:val="tr-TR"/>
        </w:rPr>
        <w:t>also</w:t>
      </w:r>
      <w:proofErr w:type="spellEnd"/>
      <w:r w:rsidRPr="00A14C2E">
        <w:rPr>
          <w:lang w:val="tr-TR"/>
        </w:rPr>
        <w:t xml:space="preserve"> </w:t>
      </w:r>
      <w:proofErr w:type="spellStart"/>
      <w:r w:rsidRPr="00A14C2E">
        <w:rPr>
          <w:lang w:val="tr-TR"/>
        </w:rPr>
        <w:t>allowing</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scaling</w:t>
      </w:r>
      <w:proofErr w:type="spellEnd"/>
      <w:r w:rsidRPr="00A14C2E">
        <w:rPr>
          <w:lang w:val="tr-TR"/>
        </w:rPr>
        <w:t xml:space="preserve"> </w:t>
      </w:r>
      <w:proofErr w:type="spellStart"/>
      <w:r w:rsidRPr="00A14C2E">
        <w:rPr>
          <w:lang w:val="tr-TR"/>
        </w:rPr>
        <w:t>down</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w:t>
      </w:r>
      <w:proofErr w:type="spellStart"/>
      <w:r w:rsidRPr="00A14C2E">
        <w:rPr>
          <w:lang w:val="tr-TR"/>
        </w:rPr>
        <w:t>dimensions</w:t>
      </w:r>
      <w:proofErr w:type="spellEnd"/>
      <w:r w:rsidRPr="00A14C2E">
        <w:rPr>
          <w:lang w:val="tr-TR"/>
        </w:rPr>
        <w:t>.</w:t>
      </w:r>
    </w:p>
    <w:p w14:paraId="74906CCA" w14:textId="77777777" w:rsidR="003E0789" w:rsidRDefault="003E0789" w:rsidP="003E0789">
      <w:pPr>
        <w:pStyle w:val="MDPI52figure"/>
        <w:rPr>
          <w:ins w:id="605" w:author="Ayperi Ülkü" w:date="2024-03-19T23:42:00Z"/>
        </w:rPr>
      </w:pPr>
      <w:r w:rsidRPr="00A14C2E">
        <w:rPr>
          <w:noProof/>
          <w:lang w:eastAsia="en-US" w:bidi="ar-SA"/>
        </w:rPr>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606" w:author="Ayperi Ülkü" w:date="2024-03-19T23:42:00Z">
        <w:r w:rsidRPr="00012EDF">
          <w:rPr>
            <w:highlight w:val="yellow"/>
            <w:rPrChange w:id="607"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w:t>
      </w:r>
      <w:proofErr w:type="gramStart"/>
      <w:r w:rsidRPr="00A14C2E">
        <w:t>log(</w:t>
      </w:r>
      <w:proofErr w:type="gramEnd"/>
      <w:r w:rsidRPr="00A14C2E">
        <w:t>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lastRenderedPageBreak/>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lang w:eastAsia="en-US" w:bidi="ar-SA"/>
        </w:rPr>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608" w:author="Ayperi Ülkü" w:date="2024-03-19T23:43:00Z"/>
        </w:rPr>
      </w:pPr>
      <w:ins w:id="609"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610" w:author="Ayperi Ülkü" w:date="2024-03-19T23:43:00Z"/>
          <w:lang w:val="tr-TR"/>
        </w:rPr>
      </w:pPr>
    </w:p>
    <w:p w14:paraId="7670F657" w14:textId="0ACC1FF2" w:rsidR="00730EFE" w:rsidRDefault="00AB6167" w:rsidP="00701F52">
      <w:pPr>
        <w:pStyle w:val="MDPI31text"/>
        <w:rPr>
          <w:ins w:id="611" w:author="Ayperi Ülkü" w:date="2024-03-19T21:37:00Z"/>
          <w:lang w:val="tr-TR"/>
        </w:rPr>
      </w:pPr>
      <w:del w:id="612" w:author="Ayperi Ülkü" w:date="2024-03-19T21:37:00Z">
        <w:r w:rsidRPr="00A14C2E" w:rsidDel="00730EFE">
          <w:rPr>
            <w:lang w:val="tr-TR"/>
          </w:rPr>
          <w:delText xml:space="preserve">This graph shows the leakage current characteristics in hot electron/hole injection model </w:delText>
        </w:r>
      </w:del>
      <w:customXmlDelRangeStart w:id="613" w:author="Ayperi Ülkü" w:date="2024-03-19T21:37:00Z"/>
      <w:sdt>
        <w:sdtPr>
          <w:rPr>
            <w:lang w:val="tr-TR"/>
          </w:rPr>
          <w:tag w:val="MENDELEY_CITATION_v3_eyJjaXRhdGlvbklEIjoiTUVOREVMRVlfQ0lUQVRJT05fZWQ5N2I2ODAtN2NkNi00MDBlLTkwOWMtMGM3MzE4MmY4MTlm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92272249"/>
          <w:placeholder>
            <w:docPart w:val="9E492FEA7C4442B39AB313D3152752E3"/>
          </w:placeholder>
        </w:sdtPr>
        <w:sdtContent>
          <w:customXmlDelRangeEnd w:id="613"/>
          <w:r w:rsidR="00B96F86" w:rsidRPr="00B96F86">
            <w:rPr>
              <w:lang w:val="tr-TR"/>
            </w:rPr>
            <w:t>[24]</w:t>
          </w:r>
          <w:proofErr w:type="spellStart"/>
          <w:customXmlDelRangeStart w:id="614" w:author="Ayperi Ülkü" w:date="2024-03-19T21:37:00Z"/>
        </w:sdtContent>
      </w:sdt>
      <w:customXmlDelRangeEnd w:id="614"/>
      <w:del w:id="615"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w:delText>
        </w:r>
        <w:r w:rsidRPr="00A14C2E" w:rsidDel="00730EFE">
          <w:rPr>
            <w:lang w:val="tr-TR"/>
          </w:rPr>
          <w:lastRenderedPageBreak/>
          <w:delText>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616" w:author="Ayperi Ülkü" w:date="2024-03-19T21:37:00Z">
        <w:r w:rsidR="00730EFE" w:rsidRPr="00A14C2E">
          <w:rPr>
            <w:lang w:val="tr-TR"/>
          </w:rPr>
          <w:t>This</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characteristics</w:t>
        </w:r>
        <w:proofErr w:type="spellEnd"/>
        <w:r w:rsidR="00730EFE" w:rsidRPr="00A14C2E">
          <w:rPr>
            <w:lang w:val="tr-TR"/>
          </w:rPr>
          <w:t xml:space="preserve"> in </w:t>
        </w:r>
        <w:proofErr w:type="spellStart"/>
        <w:r w:rsidR="00730EFE" w:rsidRPr="00A14C2E">
          <w:rPr>
            <w:lang w:val="tr-TR"/>
          </w:rPr>
          <w:t>the</w:t>
        </w:r>
        <w:proofErr w:type="spellEnd"/>
        <w:r w:rsidR="00730EFE" w:rsidRPr="00A14C2E">
          <w:rPr>
            <w:lang w:val="tr-TR"/>
          </w:rPr>
          <w:t xml:space="preserve"> hot </w:t>
        </w:r>
        <w:proofErr w:type="spellStart"/>
        <w:r w:rsidR="00730EFE" w:rsidRPr="00A14C2E">
          <w:rPr>
            <w:lang w:val="tr-TR"/>
          </w:rPr>
          <w:t>electron</w:t>
        </w:r>
        <w:proofErr w:type="spellEnd"/>
        <w:r w:rsidR="00730EFE" w:rsidRPr="00A14C2E">
          <w:rPr>
            <w:lang w:val="tr-TR"/>
          </w:rPr>
          <w:t xml:space="preserve">/hole </w:t>
        </w:r>
        <w:proofErr w:type="spellStart"/>
        <w:r w:rsidR="00730EFE" w:rsidRPr="00A14C2E">
          <w:rPr>
            <w:lang w:val="tr-TR"/>
          </w:rPr>
          <w:t>injection</w:t>
        </w:r>
        <w:proofErr w:type="spellEnd"/>
        <w:r w:rsidR="00730EFE" w:rsidRPr="00A14C2E">
          <w:rPr>
            <w:lang w:val="tr-TR"/>
          </w:rPr>
          <w:t xml:space="preserve"> model.</w:t>
        </w:r>
      </w:ins>
      <w:customXmlInsRangeStart w:id="617" w:author="Ayperi Ülkü" w:date="2024-03-19T21:37:00Z"/>
      <w:sdt>
        <w:sdtPr>
          <w:rPr>
            <w:lang w:val="tr-TR"/>
          </w:rPr>
          <w:tag w:val="MENDELEY_CITATION_v3_eyJjaXRhdGlvbklEIjoiTUVOREVMRVlfQ0lUQVRJT05fYTI0NzgwMTYtN2VlMS00NDc1LTg2NTAtNmJiNzZiNDZmNzFh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
          <w:id w:val="1256793405"/>
          <w:placeholder>
            <w:docPart w:val="81AD5F91A6E141F3A2940B970A898979"/>
          </w:placeholder>
        </w:sdtPr>
        <w:sdtContent>
          <w:customXmlInsRangeEnd w:id="617"/>
          <w:r w:rsidR="00B96F86" w:rsidRPr="00B96F86">
            <w:rPr>
              <w:lang w:val="tr-TR"/>
            </w:rPr>
            <w:t>[24]</w:t>
          </w:r>
          <w:customXmlInsRangeStart w:id="618" w:author="Ayperi Ülkü" w:date="2024-03-19T21:37:00Z"/>
        </w:sdtContent>
      </w:sdt>
      <w:customXmlInsRangeEnd w:id="618"/>
      <w:ins w:id="619" w:author="Ayperi Ülkü" w:date="2024-03-19T21:37:00Z">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traditional</w:t>
        </w:r>
        <w:proofErr w:type="spellEnd"/>
        <w:r w:rsidR="00730EFE" w:rsidRPr="00A14C2E">
          <w:rPr>
            <w:lang w:val="tr-TR"/>
          </w:rPr>
          <w:t xml:space="preserve">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TiO</w:t>
        </w:r>
        <w:r w:rsidR="00730EFE" w:rsidRPr="00A14C2E">
          <w:rPr>
            <w:vertAlign w:val="subscript"/>
            <w:lang w:val="tr-TR"/>
          </w:rPr>
          <w:t>2</w:t>
        </w:r>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lowest</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around</w:t>
        </w:r>
        <w:proofErr w:type="spellEnd"/>
        <w:r w:rsidR="00730EFE" w:rsidRPr="00A14C2E">
          <w:rPr>
            <w:lang w:val="tr-TR"/>
          </w:rPr>
          <w:t xml:space="preserve"> 10</w:t>
        </w:r>
        <w:r w:rsidR="00730EFE" w:rsidRPr="00A14C2E">
          <w:rPr>
            <w:vertAlign w:val="superscript"/>
            <w:lang w:val="tr-TR"/>
          </w:rPr>
          <w:t>-13</w:t>
        </w:r>
        <w:r w:rsidR="00730EFE" w:rsidRPr="00A14C2E">
          <w:rPr>
            <w:lang w:val="tr-TR"/>
          </w:rPr>
          <w:t xml:space="preserve"> A at 0.75V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our</w:t>
        </w:r>
        <w:proofErr w:type="spellEnd"/>
        <w:r w:rsidR="00730EFE" w:rsidRPr="00A14C2E">
          <w:rPr>
            <w:lang w:val="tr-TR"/>
          </w:rPr>
          <w:t xml:space="preserve"> </w:t>
        </w:r>
        <w:proofErr w:type="spellStart"/>
        <w:r w:rsidR="00730EFE" w:rsidRPr="00A14C2E">
          <w:rPr>
            <w:lang w:val="tr-TR"/>
          </w:rPr>
          <w:t>specific</w:t>
        </w:r>
        <w:proofErr w:type="spellEnd"/>
        <w:r w:rsidR="00730EFE" w:rsidRPr="00A14C2E">
          <w:rPr>
            <w:lang w:val="tr-TR"/>
          </w:rPr>
          <w:t xml:space="preserve"> FinFET </w:t>
        </w:r>
        <w:proofErr w:type="spellStart"/>
        <w:r w:rsidR="00730EFE" w:rsidRPr="00A14C2E">
          <w:rPr>
            <w:lang w:val="tr-TR"/>
          </w:rPr>
          <w:t>under</w:t>
        </w:r>
        <w:proofErr w:type="spellEnd"/>
        <w:r w:rsidR="00730EFE" w:rsidRPr="00A14C2E">
          <w:rPr>
            <w:lang w:val="tr-TR"/>
          </w:rPr>
          <w:t xml:space="preserve"> </w:t>
        </w:r>
        <w:proofErr w:type="spellStart"/>
        <w:r w:rsidR="00730EFE" w:rsidRPr="00A14C2E">
          <w:rPr>
            <w:lang w:val="tr-TR"/>
          </w:rPr>
          <w:t>study</w:t>
        </w:r>
        <w:proofErr w:type="spellEnd"/>
        <w:r w:rsidR="00730EFE" w:rsidRPr="00A14C2E">
          <w:rPr>
            <w:lang w:val="tr-TR"/>
          </w:rPr>
          <w:t xml:space="preserve">, </w:t>
        </w:r>
        <w:proofErr w:type="spellStart"/>
        <w:r w:rsidR="00730EFE" w:rsidRPr="00A14C2E">
          <w:rPr>
            <w:lang w:val="tr-TR"/>
          </w:rPr>
          <w:t>shown</w:t>
        </w:r>
        <w:proofErr w:type="spellEnd"/>
        <w:r w:rsidR="00730EFE" w:rsidRPr="00A14C2E">
          <w:rPr>
            <w:lang w:val="tr-TR"/>
          </w:rPr>
          <w:t xml:space="preserve"> in </w:t>
        </w:r>
        <w:proofErr w:type="spellStart"/>
        <w:r w:rsidR="00730EFE" w:rsidRPr="00A14C2E">
          <w:rPr>
            <w:lang w:val="tr-TR"/>
          </w:rPr>
          <w:t>Figure</w:t>
        </w:r>
        <w:proofErr w:type="spellEnd"/>
        <w:r w:rsidR="00730EFE" w:rsidRPr="00A14C2E">
          <w:rPr>
            <w:lang w:val="tr-TR"/>
          </w:rPr>
          <w:t xml:space="preserve"> 1.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generally</w:t>
        </w:r>
        <w:proofErr w:type="spellEnd"/>
        <w:r w:rsidR="00730EFE" w:rsidRPr="00A14C2E">
          <w:rPr>
            <w:lang w:val="tr-TR"/>
          </w:rPr>
          <w:t xml:space="preserve"> </w:t>
        </w:r>
        <w:proofErr w:type="spellStart"/>
        <w:r w:rsidR="00730EFE" w:rsidRPr="00A14C2E">
          <w:rPr>
            <w:lang w:val="tr-TR"/>
          </w:rPr>
          <w:t>show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trend,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this</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decreasing</w:t>
        </w:r>
        <w:proofErr w:type="spellEnd"/>
        <w:r w:rsidR="00730EFE" w:rsidRPr="00A14C2E">
          <w:rPr>
            <w:lang w:val="tr-TR"/>
          </w:rPr>
          <w:t xml:space="preserve">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increasing</w:t>
        </w:r>
        <w:proofErr w:type="spellEnd"/>
        <w:r w:rsidR="00730EFE" w:rsidRPr="00A14C2E">
          <w:rPr>
            <w:lang w:val="tr-TR"/>
          </w:rPr>
          <w:t xml:space="preserve"> </w:t>
        </w:r>
        <w:proofErr w:type="spellStart"/>
        <w:r w:rsidR="00730EFE" w:rsidRPr="00A14C2E">
          <w:rPr>
            <w:lang w:val="tr-TR"/>
          </w:rPr>
          <w:t>gate-source</w:t>
        </w:r>
        <w:proofErr w:type="spellEnd"/>
        <w:r w:rsidR="00730EFE" w:rsidRPr="00A14C2E">
          <w:rPr>
            <w:lang w:val="tr-TR"/>
          </w:rPr>
          <w:t xml:space="preserve"> </w:t>
        </w:r>
        <w:proofErr w:type="spellStart"/>
        <w:r w:rsidR="00730EFE" w:rsidRPr="00A14C2E">
          <w:rPr>
            <w:lang w:val="tr-TR"/>
          </w:rPr>
          <w:t>voltage</w:t>
        </w:r>
        <w:proofErr w:type="spellEnd"/>
        <w:r w:rsidR="00730EFE" w:rsidRPr="00A14C2E">
          <w:rPr>
            <w:lang w:val="tr-TR"/>
          </w:rPr>
          <w:t xml:space="preserve"> </w:t>
        </w:r>
        <w:proofErr w:type="spellStart"/>
        <w:r w:rsidR="00730EFE" w:rsidRPr="00A14C2E">
          <w:rPr>
            <w:lang w:val="tr-TR"/>
          </w:rPr>
          <w:t>due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better</w:t>
        </w:r>
        <w:proofErr w:type="spellEnd"/>
        <w:r w:rsidR="00730EFE" w:rsidRPr="00A14C2E">
          <w:rPr>
            <w:lang w:val="tr-TR"/>
          </w:rPr>
          <w:t xml:space="preserve"> </w:t>
        </w:r>
        <w:proofErr w:type="spellStart"/>
        <w:r w:rsidR="00730EFE" w:rsidRPr="00A14C2E">
          <w:rPr>
            <w:lang w:val="tr-TR"/>
          </w:rPr>
          <w:t>depletion</w:t>
        </w:r>
        <w:proofErr w:type="spellEnd"/>
        <w:r w:rsidR="00730EFE" w:rsidRPr="00A14C2E">
          <w:rPr>
            <w:lang w:val="tr-TR"/>
          </w:rPr>
          <w:t xml:space="preserve"> </w:t>
        </w:r>
        <w:proofErr w:type="spellStart"/>
        <w:r w:rsidR="00730EFE" w:rsidRPr="00A14C2E">
          <w:rPr>
            <w:lang w:val="tr-TR"/>
          </w:rPr>
          <w:t>region</w:t>
        </w:r>
        <w:proofErr w:type="spellEnd"/>
        <w:r w:rsidR="00730EFE" w:rsidRPr="00A14C2E">
          <w:rPr>
            <w:lang w:val="tr-TR"/>
          </w:rPr>
          <w:t xml:space="preserve"> </w:t>
        </w:r>
        <w:proofErr w:type="spellStart"/>
        <w:r w:rsidR="00730EFE" w:rsidRPr="00A14C2E">
          <w:rPr>
            <w:lang w:val="tr-TR"/>
          </w:rPr>
          <w:t>formation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right</w:t>
        </w:r>
        <w:proofErr w:type="spellEnd"/>
        <w:r w:rsidR="00730EFE" w:rsidRPr="00A14C2E">
          <w:rPr>
            <w:lang w:val="tr-TR"/>
          </w:rPr>
          <w:t xml:space="preserve"> </w:t>
        </w:r>
        <w:proofErr w:type="spellStart"/>
        <w:r w:rsidR="00730EFE" w:rsidRPr="00A14C2E">
          <w:rPr>
            <w:lang w:val="tr-TR"/>
          </w:rPr>
          <w:t>graph</w:t>
        </w:r>
        <w:proofErr w:type="spellEnd"/>
        <w:r w:rsidR="00730EFE" w:rsidRPr="00A14C2E">
          <w:rPr>
            <w:lang w:val="tr-TR"/>
          </w:rPr>
          <w:t xml:space="preserve"> </w:t>
        </w:r>
        <w:proofErr w:type="spellStart"/>
        <w:r w:rsidR="00730EFE" w:rsidRPr="00A14C2E">
          <w:rPr>
            <w:lang w:val="tr-TR"/>
          </w:rPr>
          <w:t>shows</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FinFETs </w:t>
        </w:r>
        <w:proofErr w:type="spellStart"/>
        <w:r w:rsidR="00730EFE" w:rsidRPr="00A14C2E">
          <w:rPr>
            <w:lang w:val="tr-TR"/>
          </w:rPr>
          <w:t>with</w:t>
        </w:r>
        <w:proofErr w:type="spellEnd"/>
        <w:r w:rsidR="00730EFE" w:rsidRPr="00A14C2E">
          <w:rPr>
            <w:lang w:val="tr-TR"/>
          </w:rPr>
          <w:t xml:space="preserve"> FGM </w:t>
        </w:r>
        <w:proofErr w:type="spellStart"/>
        <w:r w:rsidR="00730EFE" w:rsidRPr="00A14C2E">
          <w:rPr>
            <w:lang w:val="tr-TR"/>
          </w:rPr>
          <w:t>gate</w:t>
        </w:r>
        <w:proofErr w:type="spellEnd"/>
        <w:r w:rsidR="00730EFE" w:rsidRPr="00A14C2E">
          <w:rPr>
            <w:lang w:val="tr-TR"/>
          </w:rPr>
          <w:t xml:space="preserve"> </w:t>
        </w:r>
        <w:proofErr w:type="spellStart"/>
        <w:r w:rsidR="00730EFE" w:rsidRPr="00A14C2E">
          <w:rPr>
            <w:lang w:val="tr-TR"/>
          </w:rPr>
          <w:t>oxides</w:t>
        </w:r>
        <w:proofErr w:type="spellEnd"/>
        <w:r w:rsidR="00730EFE" w:rsidRPr="00A14C2E">
          <w:rPr>
            <w:lang w:val="tr-TR"/>
          </w:rPr>
          <w:t xml:space="preserve">, </w:t>
        </w:r>
        <w:proofErr w:type="spellStart"/>
        <w:r w:rsidR="00730EFE" w:rsidRPr="00A14C2E">
          <w:rPr>
            <w:lang w:val="tr-TR"/>
          </w:rPr>
          <w:t>labeled</w:t>
        </w:r>
        <w:proofErr w:type="spellEnd"/>
        <w:r w:rsidR="00730EFE" w:rsidRPr="00A14C2E">
          <w:rPr>
            <w:lang w:val="tr-TR"/>
          </w:rPr>
          <w:t xml:space="preserve"> FGM-A </w:t>
        </w:r>
        <w:proofErr w:type="spellStart"/>
        <w:r w:rsidR="00730EFE" w:rsidRPr="00A14C2E">
          <w:rPr>
            <w:lang w:val="tr-TR"/>
          </w:rPr>
          <w:t>through</w:t>
        </w:r>
        <w:proofErr w:type="spellEnd"/>
        <w:r w:rsidR="00730EFE" w:rsidRPr="00A14C2E">
          <w:rPr>
            <w:lang w:val="tr-TR"/>
          </w:rPr>
          <w:t xml:space="preserve"> FGM-N.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curves</w:t>
        </w:r>
        <w:proofErr w:type="spellEnd"/>
        <w:r w:rsidR="00730EFE" w:rsidRPr="00A14C2E">
          <w:rPr>
            <w:lang w:val="tr-TR"/>
          </w:rPr>
          <w:t xml:space="preserve"> </w:t>
        </w:r>
        <w:proofErr w:type="spellStart"/>
        <w:r w:rsidR="00730EFE" w:rsidRPr="00A14C2E">
          <w:rPr>
            <w:lang w:val="tr-TR"/>
          </w:rPr>
          <w:t>are</w:t>
        </w:r>
        <w:proofErr w:type="spellEnd"/>
        <w:r w:rsidR="00730EFE" w:rsidRPr="00A14C2E">
          <w:rPr>
            <w:lang w:val="tr-TR"/>
          </w:rPr>
          <w:t xml:space="preserve"> </w:t>
        </w:r>
        <w:proofErr w:type="spellStart"/>
        <w:r w:rsidR="00730EFE" w:rsidRPr="00A14C2E">
          <w:rPr>
            <w:lang w:val="tr-TR"/>
          </w:rPr>
          <w:t>closely</w:t>
        </w:r>
        <w:proofErr w:type="spellEnd"/>
        <w:r w:rsidR="00730EFE" w:rsidRPr="00A14C2E">
          <w:rPr>
            <w:lang w:val="tr-TR"/>
          </w:rPr>
          <w:t xml:space="preserve"> </w:t>
        </w:r>
        <w:proofErr w:type="spellStart"/>
        <w:r w:rsidR="00730EFE" w:rsidRPr="00A14C2E">
          <w:rPr>
            <w:lang w:val="tr-TR"/>
          </w:rPr>
          <w:t>grouped</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follow</w:t>
        </w:r>
        <w:proofErr w:type="spellEnd"/>
        <w:r w:rsidR="00730EFE" w:rsidRPr="00A14C2E">
          <w:rPr>
            <w:lang w:val="tr-TR"/>
          </w:rPr>
          <w:t xml:space="preserve"> a </w:t>
        </w:r>
        <w:proofErr w:type="spellStart"/>
        <w:r w:rsidR="00730EFE" w:rsidRPr="00A14C2E">
          <w:rPr>
            <w:lang w:val="tr-TR"/>
          </w:rPr>
          <w:t>similar</w:t>
        </w:r>
        <w:proofErr w:type="spellEnd"/>
        <w:r w:rsidR="00730EFE" w:rsidRPr="00A14C2E">
          <w:rPr>
            <w:lang w:val="tr-TR"/>
          </w:rPr>
          <w:t xml:space="preserve"> trend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control</w:t>
        </w:r>
        <w:proofErr w:type="spellEnd"/>
        <w:r w:rsidR="00730EFE" w:rsidRPr="00A14C2E">
          <w:rPr>
            <w:lang w:val="tr-TR"/>
          </w:rPr>
          <w:t xml:space="preserve"> </w:t>
        </w:r>
        <w:proofErr w:type="spellStart"/>
        <w:r w:rsidR="00730EFE" w:rsidRPr="00A14C2E">
          <w:rPr>
            <w:lang w:val="tr-TR"/>
          </w:rPr>
          <w:t>group</w:t>
        </w:r>
        <w:proofErr w:type="spellEnd"/>
        <w:r w:rsidR="00730EFE" w:rsidRPr="00A14C2E">
          <w:rPr>
            <w:lang w:val="tr-TR"/>
          </w:rPr>
          <w:t xml:space="preserve">, but </w:t>
        </w:r>
        <w:proofErr w:type="spellStart"/>
        <w:r w:rsidR="00730EFE" w:rsidRPr="00A14C2E">
          <w:rPr>
            <w:lang w:val="tr-TR"/>
          </w:rPr>
          <w:t>with</w:t>
        </w:r>
        <w:proofErr w:type="spellEnd"/>
        <w:r w:rsidR="00730EFE" w:rsidRPr="00A14C2E">
          <w:rPr>
            <w:lang w:val="tr-TR"/>
          </w:rPr>
          <w:t xml:space="preserve"> </w:t>
        </w:r>
        <w:proofErr w:type="spellStart"/>
        <w:r w:rsidR="00730EFE" w:rsidRPr="00A14C2E">
          <w:rPr>
            <w:lang w:val="tr-TR"/>
          </w:rPr>
          <w:t>some</w:t>
        </w:r>
        <w:proofErr w:type="spellEnd"/>
        <w:r w:rsidR="00730EFE" w:rsidRPr="00A14C2E">
          <w:rPr>
            <w:lang w:val="tr-TR"/>
          </w:rPr>
          <w:t xml:space="preserve"> </w:t>
        </w:r>
        <w:proofErr w:type="spellStart"/>
        <w:r w:rsidR="00730EFE" w:rsidRPr="00A14C2E">
          <w:rPr>
            <w:lang w:val="tr-TR"/>
          </w:rPr>
          <w:t>variation</w:t>
        </w:r>
        <w:proofErr w:type="spellEnd"/>
        <w:r w:rsidR="00730EFE" w:rsidRPr="00A14C2E">
          <w:rPr>
            <w:lang w:val="tr-TR"/>
          </w:rPr>
          <w:t xml:space="preserve"> </w:t>
        </w:r>
        <w:proofErr w:type="spellStart"/>
        <w:r w:rsidR="00730EFE" w:rsidRPr="00A14C2E">
          <w:rPr>
            <w:lang w:val="tr-TR"/>
          </w:rPr>
          <w:t>between</w:t>
        </w:r>
        <w:proofErr w:type="spellEnd"/>
        <w:r w:rsidR="00730EFE" w:rsidRPr="00A14C2E">
          <w:rPr>
            <w:lang w:val="tr-TR"/>
          </w:rPr>
          <w:t xml:space="preserv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different</w:t>
        </w:r>
        <w:proofErr w:type="spellEnd"/>
        <w:r w:rsidR="00730EFE" w:rsidRPr="00A14C2E">
          <w:rPr>
            <w:lang w:val="tr-TR"/>
          </w:rPr>
          <w:t xml:space="preserve"> FGM </w:t>
        </w:r>
        <w:proofErr w:type="spellStart"/>
        <w:r w:rsidR="00730EFE" w:rsidRPr="00A14C2E">
          <w:rPr>
            <w:lang w:val="tr-TR"/>
          </w:rPr>
          <w:t>materials</w:t>
        </w:r>
        <w:proofErr w:type="spellEnd"/>
        <w:r w:rsidR="00730EFE" w:rsidRPr="00A14C2E">
          <w:rPr>
            <w:lang w:val="tr-TR"/>
          </w:rPr>
          <w:t xml:space="preserve">. </w:t>
        </w:r>
        <w:proofErr w:type="spellStart"/>
        <w:r w:rsidR="00730EFE" w:rsidRPr="00A14C2E">
          <w:rPr>
            <w:lang w:val="tr-TR"/>
          </w:rPr>
          <w:t>Lower</w:t>
        </w:r>
        <w:proofErr w:type="spellEnd"/>
        <w:r w:rsidR="00730EFE" w:rsidRPr="00A14C2E">
          <w:rPr>
            <w:lang w:val="tr-TR"/>
          </w:rPr>
          <w:t xml:space="preserve"> </w:t>
        </w:r>
        <w:proofErr w:type="spellStart"/>
        <w:r w:rsidR="00730EFE" w:rsidRPr="00A14C2E">
          <w:rPr>
            <w:lang w:val="tr-TR"/>
          </w:rPr>
          <w:t>leakage</w:t>
        </w:r>
        <w:proofErr w:type="spellEnd"/>
        <w:r w:rsidR="00730EFE" w:rsidRPr="00A14C2E">
          <w:rPr>
            <w:lang w:val="tr-TR"/>
          </w:rPr>
          <w:t xml:space="preserve"> </w:t>
        </w:r>
        <w:proofErr w:type="spellStart"/>
        <w:r w:rsidR="00730EFE" w:rsidRPr="00A14C2E">
          <w:rPr>
            <w:lang w:val="tr-TR"/>
          </w:rPr>
          <w:t>current</w:t>
        </w:r>
        <w:proofErr w:type="spellEnd"/>
        <w:r w:rsidR="00730EFE" w:rsidRPr="00A14C2E">
          <w:rPr>
            <w:lang w:val="tr-TR"/>
          </w:rPr>
          <w:t xml:space="preserve"> is </w:t>
        </w:r>
        <w:proofErr w:type="spellStart"/>
        <w:r w:rsidR="00730EFE" w:rsidRPr="00A14C2E">
          <w:rPr>
            <w:lang w:val="tr-TR"/>
          </w:rPr>
          <w:t>preferable</w:t>
        </w:r>
        <w:proofErr w:type="spellEnd"/>
        <w:r w:rsidR="00730EFE" w:rsidRPr="00A14C2E">
          <w:rPr>
            <w:lang w:val="tr-TR"/>
          </w:rPr>
          <w:t xml:space="preserve">, </w:t>
        </w:r>
        <w:proofErr w:type="spellStart"/>
        <w:r w:rsidR="00730EFE" w:rsidRPr="00A14C2E">
          <w:rPr>
            <w:lang w:val="tr-TR"/>
          </w:rPr>
          <w:t>especially</w:t>
        </w:r>
        <w:proofErr w:type="spellEnd"/>
        <w:r w:rsidR="00730EFE" w:rsidRPr="00A14C2E">
          <w:rPr>
            <w:lang w:val="tr-TR"/>
          </w:rPr>
          <w:t xml:space="preserve"> </w:t>
        </w:r>
        <w:proofErr w:type="spellStart"/>
        <w:r w:rsidR="00730EFE" w:rsidRPr="00A14C2E">
          <w:rPr>
            <w:lang w:val="tr-TR"/>
          </w:rPr>
          <w:t>for</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devices</w:t>
        </w:r>
        <w:proofErr w:type="spellEnd"/>
        <w:r w:rsidR="00730EFE" w:rsidRPr="00A14C2E">
          <w:rPr>
            <w:lang w:val="tr-TR"/>
          </w:rPr>
          <w:t xml:space="preserve"> </w:t>
        </w:r>
        <w:proofErr w:type="spellStart"/>
        <w:r w:rsidR="00730EFE" w:rsidRPr="00A14C2E">
          <w:rPr>
            <w:lang w:val="tr-TR"/>
          </w:rPr>
          <w:t>such</w:t>
        </w:r>
        <w:proofErr w:type="spellEnd"/>
        <w:r w:rsidR="00730EFE" w:rsidRPr="00A14C2E">
          <w:rPr>
            <w:lang w:val="tr-TR"/>
          </w:rPr>
          <w:t xml:space="preserve"> as </w:t>
        </w:r>
        <w:proofErr w:type="spellStart"/>
        <w:r w:rsidR="00730EFE" w:rsidRPr="00A14C2E">
          <w:rPr>
            <w:lang w:val="tr-TR"/>
          </w:rPr>
          <w:t>EEPROMs</w:t>
        </w:r>
        <w:proofErr w:type="spellEnd"/>
        <w:r w:rsidR="00730EFE" w:rsidRPr="00A14C2E">
          <w:rPr>
            <w:lang w:val="tr-TR"/>
          </w:rPr>
          <w:t xml:space="preserve"> </w:t>
        </w:r>
        <w:proofErr w:type="spellStart"/>
        <w:r w:rsidR="00730EFE" w:rsidRPr="00A14C2E">
          <w:rPr>
            <w:lang w:val="tr-TR"/>
          </w:rPr>
          <w:t>where</w:t>
        </w:r>
        <w:proofErr w:type="spellEnd"/>
        <w:r w:rsidR="00730EFE" w:rsidRPr="00A14C2E">
          <w:rPr>
            <w:lang w:val="tr-TR"/>
          </w:rPr>
          <w:t xml:space="preserve"> </w:t>
        </w:r>
        <w:proofErr w:type="spellStart"/>
        <w:r w:rsidR="00730EFE" w:rsidRPr="00A14C2E">
          <w:rPr>
            <w:lang w:val="tr-TR"/>
          </w:rPr>
          <w:t>high</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can </w:t>
        </w:r>
        <w:proofErr w:type="spellStart"/>
        <w:r w:rsidR="00730EFE" w:rsidRPr="00A14C2E">
          <w:rPr>
            <w:lang w:val="tr-TR"/>
          </w:rPr>
          <w:t>contribute</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charge</w:t>
        </w:r>
        <w:proofErr w:type="spellEnd"/>
        <w:r w:rsidR="00730EFE" w:rsidRPr="00A14C2E">
          <w:rPr>
            <w:lang w:val="tr-TR"/>
          </w:rPr>
          <w:t xml:space="preserve"> </w:t>
        </w:r>
        <w:proofErr w:type="spellStart"/>
        <w:r w:rsidR="00730EFE" w:rsidRPr="00A14C2E">
          <w:rPr>
            <w:lang w:val="tr-TR"/>
          </w:rPr>
          <w:t>loss</w:t>
        </w:r>
        <w:proofErr w:type="spellEnd"/>
        <w:r w:rsidR="00730EFE" w:rsidRPr="00A14C2E">
          <w:rPr>
            <w:lang w:val="tr-TR"/>
          </w:rPr>
          <w:t xml:space="preserve"> </w:t>
        </w:r>
        <w:proofErr w:type="spellStart"/>
        <w:r w:rsidR="00730EFE" w:rsidRPr="00A14C2E">
          <w:rPr>
            <w:lang w:val="tr-TR"/>
          </w:rPr>
          <w:t>and</w:t>
        </w:r>
        <w:proofErr w:type="spellEnd"/>
        <w:r w:rsidR="00730EFE" w:rsidRPr="00A14C2E">
          <w:rPr>
            <w:lang w:val="tr-TR"/>
          </w:rPr>
          <w:t xml:space="preserve"> </w:t>
        </w:r>
        <w:proofErr w:type="spellStart"/>
        <w:r w:rsidR="00730EFE" w:rsidRPr="00A14C2E">
          <w:rPr>
            <w:lang w:val="tr-TR"/>
          </w:rPr>
          <w:t>memory</w:t>
        </w:r>
        <w:proofErr w:type="spellEnd"/>
        <w:r w:rsidR="00730EFE" w:rsidRPr="00A14C2E">
          <w:rPr>
            <w:lang w:val="tr-TR"/>
          </w:rPr>
          <w:t xml:space="preserve"> </w:t>
        </w:r>
        <w:proofErr w:type="spellStart"/>
        <w:r w:rsidR="00730EFE" w:rsidRPr="00A14C2E">
          <w:rPr>
            <w:lang w:val="tr-TR"/>
          </w:rPr>
          <w:t>degradation</w:t>
        </w:r>
        <w:proofErr w:type="spellEnd"/>
        <w:r w:rsidR="00730EFE" w:rsidRPr="00A14C2E">
          <w:rPr>
            <w:lang w:val="tr-TR"/>
          </w:rPr>
          <w:t xml:space="preserve"> </w:t>
        </w:r>
        <w:proofErr w:type="spellStart"/>
        <w:r w:rsidR="00730EFE" w:rsidRPr="00A14C2E">
          <w:rPr>
            <w:lang w:val="tr-TR"/>
          </w:rPr>
          <w:t>over</w:t>
        </w:r>
        <w:proofErr w:type="spellEnd"/>
        <w:r w:rsidR="00730EFE" w:rsidRPr="00A14C2E">
          <w:rPr>
            <w:lang w:val="tr-TR"/>
          </w:rPr>
          <w:t xml:space="preserve"> time. </w:t>
        </w:r>
        <w:proofErr w:type="spellStart"/>
        <w:r w:rsidR="00730EFE" w:rsidRPr="00A14C2E">
          <w:rPr>
            <w:lang w:val="tr-TR"/>
          </w:rPr>
          <w:t>The</w:t>
        </w:r>
        <w:proofErr w:type="spellEnd"/>
        <w:r w:rsidR="00730EFE" w:rsidRPr="00A14C2E">
          <w:rPr>
            <w:lang w:val="tr-TR"/>
          </w:rPr>
          <w:t xml:space="preserve"> </w:t>
        </w:r>
        <w:proofErr w:type="spellStart"/>
        <w:r w:rsidR="00730EFE" w:rsidRPr="00A14C2E">
          <w:rPr>
            <w:lang w:val="tr-TR"/>
          </w:rPr>
          <w:t>performance</w:t>
        </w:r>
        <w:proofErr w:type="spellEnd"/>
        <w:r w:rsidR="00730EFE" w:rsidRPr="00A14C2E">
          <w:rPr>
            <w:lang w:val="tr-TR"/>
          </w:rPr>
          <w:t xml:space="preserve"> of </w:t>
        </w:r>
        <w:proofErr w:type="spellStart"/>
        <w:r w:rsidR="00730EFE" w:rsidRPr="00A14C2E">
          <w:rPr>
            <w:lang w:val="tr-TR"/>
          </w:rPr>
          <w:t>FGMs</w:t>
        </w:r>
        <w:proofErr w:type="spellEnd"/>
        <w:r w:rsidR="00730EFE" w:rsidRPr="00A14C2E">
          <w:rPr>
            <w:lang w:val="tr-TR"/>
          </w:rPr>
          <w:t xml:space="preserve"> in </w:t>
        </w:r>
        <w:proofErr w:type="spellStart"/>
        <w:r w:rsidR="00730EFE" w:rsidRPr="00A14C2E">
          <w:rPr>
            <w:lang w:val="tr-TR"/>
          </w:rPr>
          <w:t>terms</w:t>
        </w:r>
        <w:proofErr w:type="spellEnd"/>
        <w:r w:rsidR="00730EFE" w:rsidRPr="00A14C2E">
          <w:rPr>
            <w:lang w:val="tr-TR"/>
          </w:rPr>
          <w:t xml:space="preserve"> of I</w:t>
        </w:r>
        <w:r w:rsidR="00730EFE" w:rsidRPr="00A14C2E">
          <w:rPr>
            <w:vertAlign w:val="subscript"/>
            <w:lang w:val="tr-TR"/>
          </w:rPr>
          <w:t>G</w:t>
        </w:r>
        <w:r w:rsidR="00730EFE" w:rsidRPr="00A14C2E">
          <w:rPr>
            <w:lang w:val="tr-TR"/>
          </w:rPr>
          <w:t xml:space="preserve"> </w:t>
        </w:r>
        <w:proofErr w:type="spellStart"/>
        <w:r w:rsidR="00730EFE" w:rsidRPr="00A14C2E">
          <w:rPr>
            <w:lang w:val="tr-TR"/>
          </w:rPr>
          <w:t>appears</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be </w:t>
        </w:r>
        <w:proofErr w:type="spellStart"/>
        <w:r w:rsidR="00730EFE" w:rsidRPr="00A14C2E">
          <w:rPr>
            <w:lang w:val="tr-TR"/>
          </w:rPr>
          <w:t>similar</w:t>
        </w:r>
        <w:proofErr w:type="spellEnd"/>
        <w:r w:rsidR="00730EFE" w:rsidRPr="00A14C2E">
          <w:rPr>
            <w:lang w:val="tr-TR"/>
          </w:rPr>
          <w:t xml:space="preserve"> </w:t>
        </w:r>
        <w:proofErr w:type="spellStart"/>
        <w:r w:rsidR="00730EFE" w:rsidRPr="00A14C2E">
          <w:rPr>
            <w:lang w:val="tr-TR"/>
          </w:rPr>
          <w:t>to</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of </w:t>
        </w:r>
        <w:proofErr w:type="spellStart"/>
        <w:r w:rsidR="00730EFE" w:rsidRPr="00A14C2E">
          <w:rPr>
            <w:lang w:val="tr-TR"/>
          </w:rPr>
          <w:t>single-material</w:t>
        </w:r>
        <w:proofErr w:type="spellEnd"/>
        <w:r w:rsidR="00730EFE" w:rsidRPr="00A14C2E">
          <w:rPr>
            <w:lang w:val="tr-TR"/>
          </w:rPr>
          <w:t xml:space="preserve"> </w:t>
        </w:r>
        <w:proofErr w:type="spellStart"/>
        <w:r w:rsidR="00730EFE" w:rsidRPr="00A14C2E">
          <w:rPr>
            <w:lang w:val="tr-TR"/>
          </w:rPr>
          <w:t>dielectrics</w:t>
        </w:r>
        <w:proofErr w:type="spellEnd"/>
        <w:r w:rsidR="00730EFE" w:rsidRPr="00A14C2E">
          <w:rPr>
            <w:lang w:val="tr-TR"/>
          </w:rPr>
          <w:t xml:space="preserve">, </w:t>
        </w:r>
        <w:proofErr w:type="spellStart"/>
        <w:r w:rsidR="00730EFE" w:rsidRPr="00A14C2E">
          <w:rPr>
            <w:lang w:val="tr-TR"/>
          </w:rPr>
          <w:t>suggesting</w:t>
        </w:r>
        <w:proofErr w:type="spellEnd"/>
        <w:r w:rsidR="00730EFE" w:rsidRPr="00A14C2E">
          <w:rPr>
            <w:lang w:val="tr-TR"/>
          </w:rPr>
          <w:t xml:space="preserve"> </w:t>
        </w:r>
        <w:proofErr w:type="spellStart"/>
        <w:r w:rsidR="00730EFE" w:rsidRPr="00A14C2E">
          <w:rPr>
            <w:lang w:val="tr-TR"/>
          </w:rPr>
          <w:t>that</w:t>
        </w:r>
        <w:proofErr w:type="spellEnd"/>
        <w:r w:rsidR="00730EFE" w:rsidRPr="00A14C2E">
          <w:rPr>
            <w:lang w:val="tr-TR"/>
          </w:rPr>
          <w:t xml:space="preserve"> </w:t>
        </w:r>
        <w:proofErr w:type="spellStart"/>
        <w:r w:rsidR="00730EFE" w:rsidRPr="00A14C2E">
          <w:rPr>
            <w:lang w:val="tr-TR"/>
          </w:rPr>
          <w:t>FGMs</w:t>
        </w:r>
        <w:proofErr w:type="spellEnd"/>
        <w:r w:rsidR="00730EFE" w:rsidRPr="00A14C2E">
          <w:rPr>
            <w:lang w:val="tr-TR"/>
          </w:rPr>
          <w:t xml:space="preserve"> </w:t>
        </w:r>
        <w:proofErr w:type="spellStart"/>
        <w:r w:rsidR="00730EFE" w:rsidRPr="00A14C2E">
          <w:rPr>
            <w:lang w:val="tr-TR"/>
          </w:rPr>
          <w:t>may</w:t>
        </w:r>
        <w:proofErr w:type="spellEnd"/>
        <w:r w:rsidR="00730EFE" w:rsidRPr="00A14C2E">
          <w:rPr>
            <w:lang w:val="tr-TR"/>
          </w:rPr>
          <w:t xml:space="preserve"> </w:t>
        </w:r>
        <w:proofErr w:type="spellStart"/>
        <w:r w:rsidR="00730EFE" w:rsidRPr="00A14C2E">
          <w:rPr>
            <w:lang w:val="tr-TR"/>
          </w:rPr>
          <w:t>provide</w:t>
        </w:r>
        <w:proofErr w:type="spellEnd"/>
        <w:r w:rsidR="00730EFE" w:rsidRPr="00A14C2E">
          <w:rPr>
            <w:lang w:val="tr-TR"/>
          </w:rPr>
          <w:t xml:space="preserve"> a </w:t>
        </w:r>
        <w:proofErr w:type="spellStart"/>
        <w:r w:rsidR="00730EFE" w:rsidRPr="00A14C2E">
          <w:rPr>
            <w:lang w:val="tr-TR"/>
          </w:rPr>
          <w:t>slight</w:t>
        </w:r>
        <w:proofErr w:type="spellEnd"/>
        <w:r w:rsidR="00730EFE" w:rsidRPr="00A14C2E">
          <w:rPr>
            <w:lang w:val="tr-TR"/>
          </w:rPr>
          <w:t xml:space="preserve">, </w:t>
        </w:r>
        <w:proofErr w:type="spellStart"/>
        <w:r w:rsidR="00730EFE" w:rsidRPr="00A14C2E">
          <w:rPr>
            <w:lang w:val="tr-TR"/>
          </w:rPr>
          <w:t>non-significant</w:t>
        </w:r>
        <w:proofErr w:type="spellEnd"/>
        <w:r w:rsidR="00730EFE" w:rsidRPr="00A14C2E">
          <w:rPr>
            <w:lang w:val="tr-TR"/>
          </w:rPr>
          <w:t xml:space="preserve"> </w:t>
        </w:r>
        <w:proofErr w:type="spellStart"/>
        <w:r w:rsidR="00730EFE" w:rsidRPr="00A14C2E">
          <w:rPr>
            <w:lang w:val="tr-TR"/>
          </w:rPr>
          <w:t>advantage</w:t>
        </w:r>
        <w:proofErr w:type="spellEnd"/>
        <w:r w:rsidR="00730EFE" w:rsidRPr="00A14C2E">
          <w:rPr>
            <w:lang w:val="tr-TR"/>
          </w:rPr>
          <w:t xml:space="preserve"> in </w:t>
        </w:r>
        <w:proofErr w:type="spellStart"/>
        <w:r w:rsidR="00730EFE" w:rsidRPr="00A14C2E">
          <w:rPr>
            <w:lang w:val="tr-TR"/>
          </w:rPr>
          <w:t>reducing</w:t>
        </w:r>
        <w:proofErr w:type="spellEnd"/>
        <w:r w:rsidR="00730EFE" w:rsidRPr="00A14C2E">
          <w:rPr>
            <w:lang w:val="tr-TR"/>
          </w:rPr>
          <w:t xml:space="preserve"> I</w:t>
        </w:r>
        <w:r w:rsidR="00730EFE" w:rsidRPr="00A14C2E">
          <w:rPr>
            <w:vertAlign w:val="subscript"/>
            <w:lang w:val="tr-TR"/>
          </w:rPr>
          <w:t>G</w:t>
        </w:r>
        <w:r w:rsidR="00730EFE" w:rsidRPr="00A14C2E">
          <w:rPr>
            <w:lang w:val="tr-TR"/>
          </w:rPr>
          <w:t xml:space="preserve">, but they do not </w:t>
        </w:r>
        <w:proofErr w:type="spellStart"/>
        <w:r w:rsidR="00730EFE" w:rsidRPr="00A14C2E">
          <w:rPr>
            <w:lang w:val="tr-TR"/>
          </w:rPr>
          <w:t>exhibit</w:t>
        </w:r>
        <w:proofErr w:type="spellEnd"/>
        <w:r w:rsidR="00730EFE" w:rsidRPr="00A14C2E">
          <w:rPr>
            <w:lang w:val="tr-TR"/>
          </w:rPr>
          <w:t xml:space="preserve"> </w:t>
        </w:r>
        <w:proofErr w:type="spellStart"/>
        <w:r w:rsidR="00730EFE" w:rsidRPr="00A14C2E">
          <w:rPr>
            <w:lang w:val="tr-TR"/>
          </w:rPr>
          <w:t>any</w:t>
        </w:r>
        <w:proofErr w:type="spellEnd"/>
        <w:r w:rsidR="00730EFE" w:rsidRPr="00A14C2E">
          <w:rPr>
            <w:lang w:val="tr-TR"/>
          </w:rPr>
          <w:t xml:space="preserve"> </w:t>
        </w:r>
        <w:proofErr w:type="spellStart"/>
        <w:r w:rsidR="00730EFE" w:rsidRPr="00A14C2E">
          <w:rPr>
            <w:lang w:val="tr-TR"/>
          </w:rPr>
          <w:t>deficiency</w:t>
        </w:r>
        <w:proofErr w:type="spellEnd"/>
        <w:r w:rsidR="00730EFE" w:rsidRPr="00A14C2E">
          <w:rPr>
            <w:lang w:val="tr-TR"/>
          </w:rPr>
          <w:t xml:space="preserve"> in </w:t>
        </w:r>
        <w:proofErr w:type="spellStart"/>
        <w:r w:rsidR="00730EFE" w:rsidRPr="00A14C2E">
          <w:rPr>
            <w:lang w:val="tr-TR"/>
          </w:rPr>
          <w:t>device</w:t>
        </w:r>
        <w:proofErr w:type="spellEnd"/>
        <w:r w:rsidR="00730EFE" w:rsidRPr="00A14C2E">
          <w:rPr>
            <w:lang w:val="tr-TR"/>
          </w:rPr>
          <w:t xml:space="preserve"> </w:t>
        </w:r>
        <w:proofErr w:type="spellStart"/>
        <w:r w:rsidR="00730EFE" w:rsidRPr="00A14C2E">
          <w:rPr>
            <w:lang w:val="tr-TR"/>
          </w:rPr>
          <w:t>reliability</w:t>
        </w:r>
        <w:proofErr w:type="spellEnd"/>
        <w:r w:rsidR="00730EFE" w:rsidRPr="00A14C2E">
          <w:rPr>
            <w:lang w:val="tr-TR"/>
          </w:rPr>
          <w:t>.</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8. </w:t>
      </w:r>
      <w:proofErr w:type="spellStart"/>
      <w:r w:rsidR="00AB6167" w:rsidRPr="00A14C2E">
        <w:rPr>
          <w:lang w:val="tr-TR"/>
        </w:rPr>
        <w:t>Ig</w:t>
      </w:r>
      <w:proofErr w:type="spellEnd"/>
      <w:r w:rsidR="00AB6167" w:rsidRPr="00A14C2E">
        <w:rPr>
          <w:lang w:val="tr-TR"/>
        </w:rPr>
        <w:t xml:space="preserve"> </w:t>
      </w:r>
      <w:proofErr w:type="spellStart"/>
      <w:r w:rsidR="00AB6167" w:rsidRPr="00A14C2E">
        <w:rPr>
          <w:lang w:val="tr-TR"/>
        </w:rPr>
        <w:t>Leakage</w:t>
      </w:r>
      <w:proofErr w:type="spellEnd"/>
      <w:r w:rsidR="00AB6167" w:rsidRPr="00A14C2E">
        <w:rPr>
          <w:lang w:val="tr-TR"/>
        </w:rPr>
        <w:t xml:space="preserve"> </w:t>
      </w:r>
      <w:proofErr w:type="spellStart"/>
      <w:r w:rsidR="00AB6167" w:rsidRPr="00A14C2E">
        <w:rPr>
          <w:lang w:val="tr-TR"/>
        </w:rPr>
        <w:t>Current</w:t>
      </w:r>
      <w:proofErr w:type="spellEnd"/>
      <w:r w:rsidR="00AB6167" w:rsidRPr="00A14C2E">
        <w:rPr>
          <w:lang w:val="tr-TR"/>
        </w:rPr>
        <w:t xml:space="preserve"> </w:t>
      </w:r>
      <w:proofErr w:type="spellStart"/>
      <w:r w:rsidR="00AB6167" w:rsidRPr="00A14C2E">
        <w:rPr>
          <w:lang w:val="tr-TR"/>
        </w:rPr>
        <w:t>for</w:t>
      </w:r>
      <w:proofErr w:type="spellEnd"/>
      <w:r w:rsidR="00AB6167" w:rsidRPr="00A14C2E">
        <w:rPr>
          <w:lang w:val="tr-TR"/>
        </w:rPr>
        <w:t xml:space="preserve"> </w:t>
      </w:r>
      <w:r w:rsidR="00E4035B">
        <w:rPr>
          <w:lang w:val="tr-TR"/>
        </w:rPr>
        <w:t>FinFET</w:t>
      </w:r>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w:t>
      </w:r>
      <w:proofErr w:type="spellStart"/>
      <w:r w:rsidR="00AB6167" w:rsidRPr="00A14C2E">
        <w:rPr>
          <w:lang w:val="tr-TR"/>
        </w:rPr>
        <w:t>single</w:t>
      </w:r>
      <w:proofErr w:type="spellEnd"/>
      <w:r w:rsidR="00AB6167" w:rsidRPr="00A14C2E">
        <w:rPr>
          <w:lang w:val="tr-TR"/>
        </w:rPr>
        <w:t xml:space="preserve"> </w:t>
      </w:r>
      <w:proofErr w:type="spellStart"/>
      <w:r w:rsidR="00AB6167" w:rsidRPr="00A14C2E">
        <w:rPr>
          <w:lang w:val="tr-TR"/>
        </w:rPr>
        <w:t>material</w:t>
      </w:r>
      <w:proofErr w:type="spellEnd"/>
      <w:r w:rsidR="00AB6167" w:rsidRPr="00A14C2E">
        <w:rPr>
          <w:lang w:val="tr-TR"/>
        </w:rPr>
        <w:t xml:space="preserve"> </w:t>
      </w:r>
      <w:proofErr w:type="spellStart"/>
      <w:r w:rsidR="00AB6167" w:rsidRPr="00A14C2E">
        <w:rPr>
          <w:lang w:val="tr-TR"/>
        </w:rPr>
        <w:t>and</w:t>
      </w:r>
      <w:proofErr w:type="spellEnd"/>
      <w:r w:rsidR="00AB6167" w:rsidRPr="00A14C2E">
        <w:rPr>
          <w:lang w:val="tr-TR"/>
        </w:rPr>
        <w:t xml:space="preserve"> FGM </w:t>
      </w:r>
      <w:proofErr w:type="spellStart"/>
      <w:r w:rsidR="00AB6167" w:rsidRPr="00A14C2E">
        <w:rPr>
          <w:lang w:val="tr-TR"/>
        </w:rPr>
        <w:t>gate</w:t>
      </w:r>
      <w:proofErr w:type="spellEnd"/>
      <w:r w:rsidR="00AB6167" w:rsidRPr="00A14C2E">
        <w:rPr>
          <w:lang w:val="tr-TR"/>
        </w:rPr>
        <w:t xml:space="preserve"> </w:t>
      </w:r>
      <w:proofErr w:type="spellStart"/>
      <w:r w:rsidR="00AB6167" w:rsidRPr="00A14C2E">
        <w:rPr>
          <w:lang w:val="tr-TR"/>
        </w:rPr>
        <w:t>oxide</w:t>
      </w:r>
      <w:proofErr w:type="spellEnd"/>
      <w:r w:rsidR="00AB6167" w:rsidRPr="00A14C2E">
        <w:rPr>
          <w:lang w:val="tr-TR"/>
        </w:rPr>
        <w:t xml:space="preserve"> </w:t>
      </w:r>
      <w:proofErr w:type="spellStart"/>
      <w:r w:rsidR="00AB6167" w:rsidRPr="00A14C2E">
        <w:rPr>
          <w:lang w:val="tr-TR"/>
        </w:rPr>
        <w:t>dielectrics</w:t>
      </w:r>
      <w:proofErr w:type="spellEnd"/>
      <w:r w:rsidR="00AB6167" w:rsidRPr="00A14C2E">
        <w:rPr>
          <w:lang w:val="tr-TR"/>
        </w:rPr>
        <w:t xml:space="preserve">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proofErr w:type="spellStart"/>
      <w:r w:rsidR="00AB6167" w:rsidRPr="00A14C2E">
        <w:rPr>
          <w:lang w:val="tr-TR"/>
        </w:rPr>
        <w:t>calculated</w:t>
      </w:r>
      <w:proofErr w:type="spellEnd"/>
      <w:r w:rsidR="00AB6167" w:rsidRPr="00A14C2E">
        <w:rPr>
          <w:lang w:val="tr-TR"/>
        </w:rPr>
        <w:t xml:space="preserve"> </w:t>
      </w:r>
      <w:proofErr w:type="spellStart"/>
      <w:r w:rsidR="00AB6167" w:rsidRPr="00A14C2E">
        <w:rPr>
          <w:lang w:val="tr-TR"/>
        </w:rPr>
        <w:t>with</w:t>
      </w:r>
      <w:proofErr w:type="spellEnd"/>
      <w:r w:rsidR="00AB6167" w:rsidRPr="00A14C2E">
        <w:rPr>
          <w:lang w:val="tr-TR"/>
        </w:rPr>
        <w:t xml:space="preserve">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proofErr w:type="spellStart"/>
      <w:r w:rsidRPr="00A14C2E">
        <w:rPr>
          <w:lang w:val="tr-TR"/>
        </w:rPr>
        <w:t>Figure</w:t>
      </w:r>
      <w:proofErr w:type="spellEnd"/>
      <w:r w:rsidRPr="00A14C2E">
        <w:rPr>
          <w:lang w:val="tr-TR"/>
        </w:rPr>
        <w:t xml:space="preserve"> 9 </w:t>
      </w:r>
      <w:proofErr w:type="spellStart"/>
      <w:r w:rsidRPr="00A14C2E">
        <w:rPr>
          <w:lang w:val="tr-TR"/>
        </w:rPr>
        <w:t>plots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Induced</w:t>
      </w:r>
      <w:proofErr w:type="spellEnd"/>
      <w:r w:rsidRPr="00A14C2E">
        <w:rPr>
          <w:lang w:val="tr-TR"/>
        </w:rPr>
        <w:t xml:space="preserve"> </w:t>
      </w:r>
      <w:proofErr w:type="spellStart"/>
      <w:r w:rsidRPr="00A14C2E">
        <w:rPr>
          <w:lang w:val="tr-TR"/>
        </w:rPr>
        <w:t>Barrier</w:t>
      </w:r>
      <w:proofErr w:type="spellEnd"/>
      <w:r w:rsidRPr="00A14C2E">
        <w:rPr>
          <w:lang w:val="tr-TR"/>
        </w:rPr>
        <w:t xml:space="preserve"> </w:t>
      </w:r>
      <w:proofErr w:type="spellStart"/>
      <w:r w:rsidRPr="00A14C2E">
        <w:rPr>
          <w:lang w:val="tr-TR"/>
        </w:rPr>
        <w:t>Lowering</w:t>
      </w:r>
      <w:proofErr w:type="spellEnd"/>
      <w:r w:rsidRPr="00A14C2E">
        <w:rPr>
          <w:lang w:val="tr-TR"/>
        </w:rPr>
        <w:t xml:space="preserve"> (DIBL) </w:t>
      </w:r>
      <w:proofErr w:type="spellStart"/>
      <w:r w:rsidRPr="00A14C2E">
        <w:rPr>
          <w:lang w:val="tr-TR"/>
        </w:rPr>
        <w:t>against</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(k) </w:t>
      </w:r>
      <w:proofErr w:type="spellStart"/>
      <w:r w:rsidRPr="00A14C2E">
        <w:rPr>
          <w:lang w:val="tr-TR"/>
        </w:rPr>
        <w:t>for</w:t>
      </w:r>
      <w:proofErr w:type="spellEnd"/>
      <w:r w:rsidRPr="00A14C2E">
        <w:rPr>
          <w:lang w:val="tr-TR"/>
        </w:rPr>
        <w:t xml:space="preserve"> </w:t>
      </w:r>
      <w:proofErr w:type="spellStart"/>
      <w:r w:rsidRPr="00A14C2E">
        <w:rPr>
          <w:lang w:val="tr-TR"/>
        </w:rPr>
        <w:t>different</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used</w:t>
      </w:r>
      <w:proofErr w:type="spellEnd"/>
      <w:r w:rsidRPr="00A14C2E">
        <w:rPr>
          <w:lang w:val="tr-TR"/>
        </w:rPr>
        <w:t xml:space="preserve"> in </w:t>
      </w:r>
      <w:r w:rsidR="00E4035B">
        <w:rPr>
          <w:lang w:val="tr-TR"/>
        </w:rPr>
        <w:t>FinFET</w:t>
      </w:r>
      <w:r w:rsidRPr="00A14C2E">
        <w:rPr>
          <w:lang w:val="tr-TR"/>
        </w:rPr>
        <w:t xml:space="preserve">s. As DIBL is </w:t>
      </w:r>
      <w:proofErr w:type="spellStart"/>
      <w:r w:rsidRPr="00A14C2E">
        <w:rPr>
          <w:lang w:val="tr-TR"/>
        </w:rPr>
        <w:t>the</w:t>
      </w:r>
      <w:proofErr w:type="spellEnd"/>
      <w:r w:rsidRPr="00A14C2E">
        <w:rPr>
          <w:lang w:val="tr-TR"/>
        </w:rPr>
        <w:t xml:space="preserve"> </w:t>
      </w:r>
      <w:proofErr w:type="spellStart"/>
      <w:r w:rsidRPr="00A14C2E">
        <w:rPr>
          <w:lang w:val="tr-TR"/>
        </w:rPr>
        <w:t>short-channel</w:t>
      </w:r>
      <w:proofErr w:type="spellEnd"/>
      <w:r w:rsidRPr="00A14C2E">
        <w:rPr>
          <w:lang w:val="tr-TR"/>
        </w:rPr>
        <w:t xml:space="preserve"> </w:t>
      </w:r>
      <w:proofErr w:type="spellStart"/>
      <w:r w:rsidRPr="00A14C2E">
        <w:rPr>
          <w:lang w:val="tr-TR"/>
        </w:rPr>
        <w:lastRenderedPageBreak/>
        <w:t>effect</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can </w:t>
      </w:r>
      <w:proofErr w:type="spellStart"/>
      <w:r w:rsidRPr="00A14C2E">
        <w:rPr>
          <w:lang w:val="tr-TR"/>
        </w:rPr>
        <w:t>influence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of </w:t>
      </w:r>
      <w:proofErr w:type="spellStart"/>
      <w:r w:rsidRPr="00A14C2E">
        <w:rPr>
          <w:lang w:val="tr-TR"/>
        </w:rPr>
        <w:t>the</w:t>
      </w:r>
      <w:proofErr w:type="spellEnd"/>
      <w:r w:rsidRPr="00A14C2E">
        <w:rPr>
          <w:lang w:val="tr-TR"/>
        </w:rPr>
        <w:t xml:space="preserve"> transistor, a </w:t>
      </w:r>
      <w:proofErr w:type="spellStart"/>
      <w:r w:rsidRPr="00A14C2E">
        <w:rPr>
          <w:lang w:val="tr-TR"/>
        </w:rPr>
        <w:t>lower</w:t>
      </w:r>
      <w:proofErr w:type="spellEnd"/>
      <w:r w:rsidRPr="00A14C2E">
        <w:rPr>
          <w:lang w:val="tr-TR"/>
        </w:rPr>
        <w:t xml:space="preserve"> DIBL </w:t>
      </w:r>
      <w:proofErr w:type="spellStart"/>
      <w:r w:rsidRPr="00A14C2E">
        <w:rPr>
          <w:lang w:val="tr-TR"/>
        </w:rPr>
        <w:t>value</w:t>
      </w:r>
      <w:proofErr w:type="spellEnd"/>
      <w:r w:rsidRPr="00A14C2E">
        <w:rPr>
          <w:lang w:val="tr-TR"/>
        </w:rPr>
        <w:t xml:space="preserve"> </w:t>
      </w:r>
      <w:proofErr w:type="spellStart"/>
      <w:r w:rsidRPr="00A14C2E">
        <w:rPr>
          <w:lang w:val="tr-TR"/>
        </w:rPr>
        <w:t>does</w:t>
      </w:r>
      <w:proofErr w:type="spellEnd"/>
      <w:r w:rsidRPr="00A14C2E">
        <w:rPr>
          <w:lang w:val="tr-TR"/>
        </w:rPr>
        <w:t xml:space="preserve"> </w:t>
      </w:r>
      <w:proofErr w:type="spellStart"/>
      <w:r w:rsidRPr="00A14C2E">
        <w:rPr>
          <w:lang w:val="tr-TR"/>
        </w:rPr>
        <w:t>generally</w:t>
      </w:r>
      <w:proofErr w:type="spellEnd"/>
      <w:r w:rsidRPr="00A14C2E">
        <w:rPr>
          <w:lang w:val="tr-TR"/>
        </w:rPr>
        <w:t xml:space="preserve"> </w:t>
      </w:r>
      <w:proofErr w:type="spellStart"/>
      <w:r w:rsidRPr="00A14C2E">
        <w:rPr>
          <w:lang w:val="tr-TR"/>
        </w:rPr>
        <w:t>better</w:t>
      </w:r>
      <w:proofErr w:type="spellEnd"/>
      <w:r w:rsidRPr="00A14C2E">
        <w:rPr>
          <w:lang w:val="tr-TR"/>
        </w:rPr>
        <w:t xml:space="preserve"> </w:t>
      </w:r>
      <w:proofErr w:type="spellStart"/>
      <w:r w:rsidRPr="00A14C2E">
        <w:rPr>
          <w:lang w:val="tr-TR"/>
        </w:rPr>
        <w:t>because</w:t>
      </w:r>
      <w:proofErr w:type="spellEnd"/>
      <w:r w:rsidRPr="00A14C2E">
        <w:rPr>
          <w:lang w:val="tr-TR"/>
        </w:rPr>
        <w:t xml:space="preserve"> it </w:t>
      </w:r>
      <w:proofErr w:type="spellStart"/>
      <w:r w:rsidRPr="00A14C2E">
        <w:rPr>
          <w:lang w:val="tr-TR"/>
        </w:rPr>
        <w:t>means</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device</w:t>
      </w:r>
      <w:proofErr w:type="spellEnd"/>
      <w:r w:rsidRPr="00A14C2E">
        <w:rPr>
          <w:lang w:val="tr-TR"/>
        </w:rPr>
        <w:t xml:space="preserve"> has </w:t>
      </w:r>
      <w:proofErr w:type="spellStart"/>
      <w:r w:rsidRPr="00A14C2E">
        <w:rPr>
          <w:lang w:val="tr-TR"/>
        </w:rPr>
        <w:t>better</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threshold</w:t>
      </w:r>
      <w:proofErr w:type="spellEnd"/>
      <w:r w:rsidRPr="00A14C2E">
        <w:rPr>
          <w:lang w:val="tr-TR"/>
        </w:rPr>
        <w:t xml:space="preserve"> </w:t>
      </w:r>
      <w:proofErr w:type="spellStart"/>
      <w:r w:rsidRPr="00A14C2E">
        <w:rPr>
          <w:lang w:val="tr-TR"/>
        </w:rPr>
        <w:t>voltage</w:t>
      </w:r>
      <w:proofErr w:type="spellEnd"/>
      <w:r w:rsidRPr="00A14C2E">
        <w:rPr>
          <w:lang w:val="tr-TR"/>
        </w:rPr>
        <w:t xml:space="preserve"> </w:t>
      </w:r>
      <w:proofErr w:type="spellStart"/>
      <w:r w:rsidRPr="00A14C2E">
        <w:rPr>
          <w:lang w:val="tr-TR"/>
        </w:rPr>
        <w:t>and</w:t>
      </w:r>
      <w:proofErr w:type="spellEnd"/>
      <w:r w:rsidRPr="00A14C2E">
        <w:rPr>
          <w:lang w:val="tr-TR"/>
        </w:rPr>
        <w:t xml:space="preserve"> is </w:t>
      </w:r>
      <w:proofErr w:type="spellStart"/>
      <w:r w:rsidRPr="00A14C2E">
        <w:rPr>
          <w:lang w:val="tr-TR"/>
        </w:rPr>
        <w:t>less</w:t>
      </w:r>
      <w:proofErr w:type="spellEnd"/>
      <w:r w:rsidRPr="00A14C2E">
        <w:rPr>
          <w:lang w:val="tr-TR"/>
        </w:rPr>
        <w:t xml:space="preserve"> </w:t>
      </w:r>
      <w:proofErr w:type="spellStart"/>
      <w:r w:rsidRPr="00A14C2E">
        <w:rPr>
          <w:lang w:val="tr-TR"/>
        </w:rPr>
        <w:t>susceptible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changes</w:t>
      </w:r>
      <w:proofErr w:type="spellEnd"/>
      <w:r w:rsidRPr="00A14C2E">
        <w:rPr>
          <w:lang w:val="tr-TR"/>
        </w:rPr>
        <w:t xml:space="preserve"> in </w:t>
      </w:r>
      <w:proofErr w:type="spellStart"/>
      <w:r w:rsidRPr="00A14C2E">
        <w:rPr>
          <w:lang w:val="tr-TR"/>
        </w:rPr>
        <w:t>the</w:t>
      </w:r>
      <w:proofErr w:type="spellEnd"/>
      <w:r w:rsidRPr="00A14C2E">
        <w:rPr>
          <w:lang w:val="tr-TR"/>
        </w:rPr>
        <w:t xml:space="preserve"> </w:t>
      </w:r>
      <w:proofErr w:type="spellStart"/>
      <w:r w:rsidRPr="00A14C2E">
        <w:rPr>
          <w:lang w:val="tr-TR"/>
        </w:rPr>
        <w:t>drain</w:t>
      </w:r>
      <w:proofErr w:type="spellEnd"/>
      <w:r w:rsidRPr="00A14C2E">
        <w:rPr>
          <w:lang w:val="tr-TR"/>
        </w:rPr>
        <w:t xml:space="preserve"> </w:t>
      </w:r>
      <w:proofErr w:type="spellStart"/>
      <w:r w:rsidRPr="00A14C2E">
        <w:rPr>
          <w:lang w:val="tr-TR"/>
        </w:rPr>
        <w:t>voltage</w:t>
      </w:r>
      <w:proofErr w:type="spellEnd"/>
      <w:r w:rsidRPr="00A14C2E">
        <w:rPr>
          <w:lang w:val="tr-TR"/>
        </w:rPr>
        <w:t xml:space="preserv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w:t>
      </w:r>
      <w:proofErr w:type="spellStart"/>
      <w:r w:rsidRPr="00A14C2E">
        <w:rPr>
          <w:lang w:val="tr-TR"/>
        </w:rPr>
        <w:t>The</w:t>
      </w:r>
      <w:proofErr w:type="spellEnd"/>
      <w:r w:rsidRPr="00A14C2E">
        <w:rPr>
          <w:lang w:val="tr-TR"/>
        </w:rPr>
        <w:t xml:space="preserve"> trend </w:t>
      </w:r>
      <w:proofErr w:type="spellStart"/>
      <w:r w:rsidRPr="00A14C2E">
        <w:rPr>
          <w:lang w:val="tr-TR"/>
        </w:rPr>
        <w:t>suggests</w:t>
      </w:r>
      <w:proofErr w:type="spellEnd"/>
      <w:r w:rsidRPr="00A14C2E">
        <w:rPr>
          <w:lang w:val="tr-TR"/>
        </w:rPr>
        <w:t xml:space="preserve"> </w:t>
      </w:r>
      <w:proofErr w:type="spellStart"/>
      <w:r w:rsidRPr="00A14C2E">
        <w:rPr>
          <w:lang w:val="tr-TR"/>
        </w:rPr>
        <w:t>that</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w:t>
      </w:r>
      <w:proofErr w:type="spellEnd"/>
      <w:r w:rsidRPr="00A14C2E">
        <w:rPr>
          <w:lang w:val="tr-TR"/>
        </w:rPr>
        <w:t xml:space="preserve"> </w:t>
      </w:r>
      <w:proofErr w:type="spellStart"/>
      <w:r w:rsidRPr="00A14C2E">
        <w:rPr>
          <w:lang w:val="tr-TR"/>
        </w:rPr>
        <w:t>increases</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effect</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which</w:t>
      </w:r>
      <w:proofErr w:type="spellEnd"/>
      <w:r w:rsidRPr="00A14C2E">
        <w:rPr>
          <w:lang w:val="tr-TR"/>
        </w:rPr>
        <w:t xml:space="preserve"> is a </w:t>
      </w:r>
      <w:proofErr w:type="spellStart"/>
      <w:r w:rsidRPr="00A14C2E">
        <w:rPr>
          <w:lang w:val="tr-TR"/>
        </w:rPr>
        <w:t>favorable</w:t>
      </w:r>
      <w:proofErr w:type="spellEnd"/>
      <w:r w:rsidRPr="00A14C2E">
        <w:rPr>
          <w:lang w:val="tr-TR"/>
        </w:rPr>
        <w:t xml:space="preserve"> </w:t>
      </w:r>
      <w:proofErr w:type="spellStart"/>
      <w:r w:rsidRPr="00A14C2E">
        <w:rPr>
          <w:lang w:val="tr-TR"/>
        </w:rPr>
        <w:t>outcome</w:t>
      </w:r>
      <w:proofErr w:type="spellEnd"/>
      <w:r w:rsidRPr="00A14C2E">
        <w:rPr>
          <w:lang w:val="tr-TR"/>
        </w:rPr>
        <w:t xml:space="preserve">. DIBL </w:t>
      </w:r>
      <w:proofErr w:type="spellStart"/>
      <w:r w:rsidRPr="00A14C2E">
        <w:rPr>
          <w:lang w:val="tr-TR"/>
        </w:rPr>
        <w:t>values</w:t>
      </w:r>
      <w:proofErr w:type="spellEnd"/>
      <w:r w:rsidRPr="00A14C2E">
        <w:rPr>
          <w:lang w:val="tr-TR"/>
        </w:rPr>
        <w:t xml:space="preserve"> </w:t>
      </w:r>
      <w:proofErr w:type="spellStart"/>
      <w:r w:rsidRPr="00A14C2E">
        <w:rPr>
          <w:lang w:val="tr-TR"/>
        </w:rPr>
        <w:t>when</w:t>
      </w:r>
      <w:proofErr w:type="spellEnd"/>
      <w:r w:rsidRPr="00A14C2E">
        <w:rPr>
          <w:lang w:val="tr-TR"/>
        </w:rPr>
        <w:t xml:space="preserve"> </w:t>
      </w:r>
      <w:proofErr w:type="spellStart"/>
      <w:r w:rsidRPr="00A14C2E">
        <w:rPr>
          <w:lang w:val="tr-TR"/>
        </w:rPr>
        <w:t>using</w:t>
      </w:r>
      <w:proofErr w:type="spellEnd"/>
      <w:r w:rsidRPr="00A14C2E">
        <w:rPr>
          <w:lang w:val="tr-TR"/>
        </w:rPr>
        <w:t xml:space="preserve"> FGM </w:t>
      </w:r>
      <w:proofErr w:type="spellStart"/>
      <w:r w:rsidRPr="00A14C2E">
        <w:rPr>
          <w:lang w:val="tr-TR"/>
        </w:rPr>
        <w:t>techniques</w:t>
      </w:r>
      <w:proofErr w:type="spellEnd"/>
      <w:r w:rsidRPr="00A14C2E">
        <w:rPr>
          <w:lang w:val="tr-TR"/>
        </w:rPr>
        <w:t xml:space="preserve"> </w:t>
      </w:r>
      <w:proofErr w:type="spellStart"/>
      <w:r w:rsidRPr="00A14C2E">
        <w:rPr>
          <w:lang w:val="tr-TR"/>
        </w:rPr>
        <w:t>have</w:t>
      </w:r>
      <w:proofErr w:type="spellEnd"/>
      <w:r w:rsidRPr="00A14C2E">
        <w:rPr>
          <w:lang w:val="tr-TR"/>
        </w:rPr>
        <w:t xml:space="preserve"> </w:t>
      </w:r>
      <w:proofErr w:type="spellStart"/>
      <w:r w:rsidRPr="00A14C2E">
        <w:rPr>
          <w:lang w:val="tr-TR"/>
        </w:rPr>
        <w:t>peaks</w:t>
      </w:r>
      <w:proofErr w:type="spellEnd"/>
      <w:r w:rsidRPr="00A14C2E">
        <w:rPr>
          <w:lang w:val="tr-TR"/>
        </w:rPr>
        <w:t xml:space="preserve"> (</w:t>
      </w:r>
      <w:proofErr w:type="spellStart"/>
      <w:r w:rsidRPr="00A14C2E">
        <w:rPr>
          <w:lang w:val="tr-TR"/>
        </w:rPr>
        <w:t>labeled</w:t>
      </w:r>
      <w:proofErr w:type="spellEnd"/>
      <w:r w:rsidRPr="00A14C2E">
        <w:rPr>
          <w:lang w:val="tr-TR"/>
        </w:rPr>
        <w:t xml:space="preserve"> </w:t>
      </w:r>
      <w:proofErr w:type="spellStart"/>
      <w:r w:rsidRPr="00A14C2E">
        <w:rPr>
          <w:lang w:val="tr-TR"/>
        </w:rPr>
        <w:t>from</w:t>
      </w:r>
      <w:proofErr w:type="spellEnd"/>
      <w:r w:rsidRPr="00A14C2E">
        <w:rPr>
          <w:lang w:val="tr-TR"/>
        </w:rPr>
        <w:t xml:space="preserve"> A </w:t>
      </w:r>
      <w:proofErr w:type="spellStart"/>
      <w:r w:rsidRPr="00A14C2E">
        <w:rPr>
          <w:lang w:val="tr-TR"/>
        </w:rPr>
        <w:t>to</w:t>
      </w:r>
      <w:proofErr w:type="spellEnd"/>
      <w:r w:rsidRPr="00A14C2E">
        <w:rPr>
          <w:lang w:val="tr-TR"/>
        </w:rPr>
        <w:t xml:space="preserve"> N) </w:t>
      </w:r>
      <w:proofErr w:type="spellStart"/>
      <w:r w:rsidRPr="00A14C2E">
        <w:rPr>
          <w:lang w:val="tr-TR"/>
        </w:rPr>
        <w:t>that</w:t>
      </w:r>
      <w:proofErr w:type="spellEnd"/>
      <w:r w:rsidRPr="00A14C2E">
        <w:rPr>
          <w:lang w:val="tr-TR"/>
        </w:rPr>
        <w:t xml:space="preserve"> </w:t>
      </w:r>
      <w:proofErr w:type="spellStart"/>
      <w:r w:rsidRPr="00A14C2E">
        <w:rPr>
          <w:lang w:val="tr-TR"/>
        </w:rPr>
        <w:t>indicate</w:t>
      </w:r>
      <w:proofErr w:type="spellEnd"/>
      <w:r w:rsidRPr="00A14C2E">
        <w:rPr>
          <w:lang w:val="tr-TR"/>
        </w:rPr>
        <w:t xml:space="preserve"> </w:t>
      </w:r>
      <w:proofErr w:type="spellStart"/>
      <w:r w:rsidRPr="00A14C2E">
        <w:rPr>
          <w:lang w:val="tr-TR"/>
        </w:rPr>
        <w:t>where</w:t>
      </w:r>
      <w:proofErr w:type="spellEnd"/>
      <w:r w:rsidRPr="00A14C2E">
        <w:rPr>
          <w:lang w:val="tr-TR"/>
        </w:rPr>
        <w:t xml:space="preserve"> </w:t>
      </w:r>
      <w:proofErr w:type="spellStart"/>
      <w:r w:rsidRPr="00A14C2E">
        <w:rPr>
          <w:lang w:val="tr-TR"/>
        </w:rPr>
        <w:t>the</w:t>
      </w:r>
      <w:proofErr w:type="spellEnd"/>
      <w:r w:rsidRPr="00A14C2E">
        <w:rPr>
          <w:lang w:val="tr-TR"/>
        </w:rPr>
        <w:t xml:space="preserve"> DIBL is </w:t>
      </w:r>
      <w:proofErr w:type="spellStart"/>
      <w:r w:rsidRPr="00A14C2E">
        <w:rPr>
          <w:lang w:val="tr-TR"/>
        </w:rPr>
        <w:t>higher</w:t>
      </w:r>
      <w:proofErr w:type="spellEnd"/>
      <w:r w:rsidRPr="00A14C2E">
        <w:rPr>
          <w:lang w:val="tr-TR"/>
        </w:rPr>
        <w:t xml:space="preserve">, </w:t>
      </w:r>
      <w:proofErr w:type="spellStart"/>
      <w:r w:rsidRPr="00A14C2E">
        <w:rPr>
          <w:lang w:val="tr-TR"/>
        </w:rPr>
        <w:t>possibly</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process</w:t>
      </w:r>
      <w:proofErr w:type="spellEnd"/>
      <w:r w:rsidRPr="00A14C2E">
        <w:rPr>
          <w:lang w:val="tr-TR"/>
        </w:rPr>
        <w:t xml:space="preserve"> </w:t>
      </w:r>
      <w:proofErr w:type="spellStart"/>
      <w:r w:rsidRPr="00A14C2E">
        <w:rPr>
          <w:lang w:val="tr-TR"/>
        </w:rPr>
        <w:t>variations</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properties</w:t>
      </w:r>
      <w:proofErr w:type="spellEnd"/>
      <w:r w:rsidRPr="00A14C2E">
        <w:rPr>
          <w:lang w:val="tr-TR"/>
        </w:rPr>
        <w:t xml:space="preserve"> </w:t>
      </w:r>
      <w:proofErr w:type="spellStart"/>
      <w:r w:rsidRPr="00A14C2E">
        <w:rPr>
          <w:lang w:val="tr-TR"/>
        </w:rPr>
        <w:t>or</w:t>
      </w:r>
      <w:proofErr w:type="spellEnd"/>
      <w:r w:rsidRPr="00A14C2E">
        <w:rPr>
          <w:lang w:val="tr-TR"/>
        </w:rPr>
        <w:t xml:space="preserve"> </w:t>
      </w:r>
      <w:proofErr w:type="spellStart"/>
      <w:r w:rsidRPr="00A14C2E">
        <w:rPr>
          <w:lang w:val="tr-TR"/>
        </w:rPr>
        <w:t>anomalies</w:t>
      </w:r>
      <w:proofErr w:type="spellEnd"/>
      <w:r w:rsidRPr="00A14C2E">
        <w:rPr>
          <w:lang w:val="tr-TR"/>
        </w:rPr>
        <w:t xml:space="preserve">.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9. </w:t>
      </w:r>
      <w:r w:rsidRPr="00A14C2E">
        <w:rPr>
          <w:lang w:val="tr-TR"/>
        </w:rPr>
        <w:t xml:space="preserve">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lastRenderedPageBreak/>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10. </w:t>
      </w:r>
      <w:r w:rsidRPr="00A14C2E">
        <w:rPr>
          <w:lang w:val="tr-TR"/>
        </w:rPr>
        <w:t xml:space="preserve">SS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roofErr w:type="gramStart"/>
      <w:ins w:id="620" w:author="aulku" w:date="2024-03-20T10:34:00Z">
        <w:r w:rsidR="00631BFC" w:rsidRPr="00631BFC">
          <w:rPr>
            <w:highlight w:val="yellow"/>
            <w:lang w:val="tr-TR"/>
            <w:rPrChange w:id="621" w:author="aulku" w:date="2024-03-20T10:34:00Z">
              <w:rPr>
                <w:lang w:val="tr-TR"/>
              </w:rPr>
            </w:rPrChange>
          </w:rPr>
          <w:t>A,B</w:t>
        </w:r>
        <w:proofErr w:type="gramEnd"/>
        <w:r w:rsidR="00631BFC" w:rsidRPr="00631BFC">
          <w:rPr>
            <w:highlight w:val="yellow"/>
            <w:lang w:val="tr-TR"/>
            <w:rPrChange w:id="622" w:author="aulku" w:date="2024-03-20T10:34:00Z">
              <w:rPr>
                <w:lang w:val="tr-TR"/>
              </w:rPr>
            </w:rPrChange>
          </w:rPr>
          <w:t>,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11. </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lastRenderedPageBreak/>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12. </w:t>
      </w:r>
      <w:r w:rsidRPr="00A14C2E">
        <w:rPr>
          <w:lang w:val="tr-TR"/>
        </w:rPr>
        <w:t>I</w:t>
      </w:r>
      <w:r w:rsidRPr="00A14C2E">
        <w:rPr>
          <w:vertAlign w:val="subscript"/>
          <w:lang w:val="tr-TR"/>
        </w:rPr>
        <w:t>ON</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proofErr w:type="spellStart"/>
      <w:r w:rsidRPr="00A14C2E">
        <w:rPr>
          <w:b/>
          <w:lang w:val="tr-TR"/>
        </w:rPr>
        <w:t>Figure</w:t>
      </w:r>
      <w:proofErr w:type="spellEnd"/>
      <w:r w:rsidRPr="00A14C2E">
        <w:rPr>
          <w:b/>
          <w:lang w:val="tr-TR"/>
        </w:rPr>
        <w:t xml:space="preserv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w:t>
      </w:r>
      <w:proofErr w:type="spellStart"/>
      <w:r w:rsidRPr="00A14C2E">
        <w:rPr>
          <w:lang w:val="tr-TR"/>
        </w:rPr>
        <w:t>ratio</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lastRenderedPageBreak/>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66880E6A">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5434" cy="3665493"/>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proofErr w:type="spellStart"/>
      <w:r w:rsidRPr="00A14C2E">
        <w:rPr>
          <w:b/>
          <w:lang w:val="tr-TR"/>
        </w:rPr>
        <w:t>Figure</w:t>
      </w:r>
      <w:proofErr w:type="spellEnd"/>
      <w:r w:rsidRPr="00A14C2E">
        <w:rPr>
          <w:b/>
          <w:lang w:val="tr-TR"/>
        </w:rPr>
        <w:t xml:space="preserve"> 14. </w:t>
      </w:r>
      <w:r w:rsidRPr="00A14C2E">
        <w:rPr>
          <w:lang w:val="tr-TR"/>
        </w:rPr>
        <w:t>V</w:t>
      </w:r>
      <w:r w:rsidRPr="00A14C2E">
        <w:rPr>
          <w:vertAlign w:val="subscript"/>
          <w:lang w:val="tr-TR"/>
        </w:rPr>
        <w:t>TH</w:t>
      </w:r>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and</w:t>
      </w:r>
      <w:proofErr w:type="spellEnd"/>
      <w:r w:rsidRPr="00A14C2E">
        <w:rPr>
          <w:lang w:val="tr-TR"/>
        </w:rPr>
        <w:t xml:space="preserve">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623"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624" w:author="Ayperi Ülkü" w:date="2024-03-19T23:43:00Z"/>
        </w:rPr>
      </w:pPr>
      <w:ins w:id="625"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achieved</w:t>
      </w:r>
      <w:proofErr w:type="spellEnd"/>
      <w:r w:rsidRPr="00A14C2E">
        <w:rPr>
          <w:lang w:val="tr-TR"/>
        </w:rPr>
        <w:t xml:space="preserve"> 33.4 </w:t>
      </w:r>
      <w:proofErr w:type="spellStart"/>
      <w:r w:rsidRPr="00A14C2E">
        <w:rPr>
          <w:lang w:val="tr-TR"/>
        </w:rPr>
        <w:t>whereas</w:t>
      </w:r>
      <w:proofErr w:type="spellEnd"/>
      <w:r w:rsidRPr="00A14C2E">
        <w:rPr>
          <w:lang w:val="tr-TR"/>
        </w:rPr>
        <w:t xml:space="preserve">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 xml:space="preserve">FGM </w:t>
      </w:r>
      <w:proofErr w:type="spellStart"/>
      <w:r w:rsidRPr="00A14C2E">
        <w:rPr>
          <w:lang w:val="tr-TR"/>
        </w:rPr>
        <w:t>approach</w:t>
      </w:r>
      <w:proofErr w:type="spellEnd"/>
      <w:r w:rsidRPr="00A14C2E">
        <w:rPr>
          <w:lang w:val="tr-TR"/>
        </w:rPr>
        <w:t xml:space="preserve"> </w:t>
      </w:r>
      <w:proofErr w:type="spellStart"/>
      <w:r w:rsidRPr="00A14C2E">
        <w:rPr>
          <w:lang w:val="tr-TR"/>
        </w:rPr>
        <w:t>aimed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improve</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gate's</w:t>
      </w:r>
      <w:proofErr w:type="spellEnd"/>
      <w:r w:rsidRPr="00A14C2E">
        <w:rPr>
          <w:lang w:val="tr-TR"/>
        </w:rPr>
        <w:t xml:space="preserve"> </w:t>
      </w:r>
      <w:proofErr w:type="spellStart"/>
      <w:r w:rsidRPr="00A14C2E">
        <w:rPr>
          <w:lang w:val="tr-TR"/>
        </w:rPr>
        <w:t>control</w:t>
      </w:r>
      <w:proofErr w:type="spellEnd"/>
      <w:r w:rsidRPr="00A14C2E">
        <w:rPr>
          <w:lang w:val="tr-TR"/>
        </w:rPr>
        <w:t xml:space="preserve"> </w:t>
      </w:r>
      <w:proofErr w:type="spellStart"/>
      <w:r w:rsidRPr="00A14C2E">
        <w:rPr>
          <w:lang w:val="tr-TR"/>
        </w:rPr>
        <w:t>over</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channel</w:t>
      </w:r>
      <w:proofErr w:type="spellEnd"/>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seemed</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achieve</w:t>
      </w:r>
      <w:proofErr w:type="spellEnd"/>
      <w:r w:rsidRPr="00A14C2E">
        <w:rPr>
          <w:lang w:val="tr-TR"/>
        </w:rPr>
        <w:t xml:space="preserve"> a </w:t>
      </w:r>
      <w:proofErr w:type="spellStart"/>
      <w:r w:rsidRPr="00A14C2E">
        <w:rPr>
          <w:lang w:val="tr-TR"/>
        </w:rPr>
        <w:t>success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respect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the</w:t>
      </w:r>
      <w:proofErr w:type="spellEnd"/>
      <w:r w:rsidRPr="00A14C2E">
        <w:rPr>
          <w:lang w:val="tr-TR"/>
        </w:rPr>
        <w:t xml:space="preserve"> FOM</w:t>
      </w:r>
      <w:r w:rsidRPr="00A14C2E">
        <w:rPr>
          <w:vertAlign w:val="subscript"/>
          <w:lang w:val="tr-TR"/>
        </w:rPr>
        <w:t xml:space="preserve">FET </w:t>
      </w:r>
      <w:proofErr w:type="spellStart"/>
      <w:r w:rsidRPr="00A14C2E">
        <w:rPr>
          <w:lang w:val="tr-TR"/>
        </w:rPr>
        <w:t>selected</w:t>
      </w:r>
      <w:proofErr w:type="spellEnd"/>
      <w:r w:rsidRPr="00A14C2E">
        <w:rPr>
          <w:lang w:val="tr-TR"/>
        </w:rPr>
        <w:t xml:space="preserve"> as a </w:t>
      </w:r>
      <w:proofErr w:type="spellStart"/>
      <w:r w:rsidRPr="00A14C2E">
        <w:rPr>
          <w:lang w:val="tr-TR"/>
        </w:rPr>
        <w:t>figure</w:t>
      </w:r>
      <w:proofErr w:type="spellEnd"/>
      <w:r w:rsidRPr="00A14C2E">
        <w:rPr>
          <w:lang w:val="tr-TR"/>
        </w:rPr>
        <w:t xml:space="preserve"> of </w:t>
      </w:r>
      <w:proofErr w:type="spellStart"/>
      <w:r w:rsidRPr="00A14C2E">
        <w:rPr>
          <w:lang w:val="tr-TR"/>
        </w:rPr>
        <w:t>merit</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overall</w:t>
      </w:r>
      <w:proofErr w:type="spellEnd"/>
      <w:r w:rsidRPr="00A14C2E">
        <w:rPr>
          <w:lang w:val="tr-TR"/>
        </w:rPr>
        <w:t xml:space="preserve"> </w:t>
      </w:r>
      <w:r w:rsidR="00E4035B">
        <w:rPr>
          <w:lang w:val="tr-TR"/>
        </w:rPr>
        <w:t>FinFET</w:t>
      </w:r>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which</w:t>
      </w:r>
      <w:proofErr w:type="spellEnd"/>
      <w:r w:rsidRPr="00A14C2E">
        <w:rPr>
          <w:lang w:val="tr-TR"/>
        </w:rPr>
        <w:t xml:space="preserve"> can be </w:t>
      </w:r>
      <w:proofErr w:type="spellStart"/>
      <w:r w:rsidRPr="00A14C2E">
        <w:rPr>
          <w:lang w:val="tr-TR"/>
        </w:rPr>
        <w:t>always</w:t>
      </w:r>
      <w:proofErr w:type="spellEnd"/>
      <w:r w:rsidRPr="00A14C2E">
        <w:rPr>
          <w:lang w:val="tr-TR"/>
        </w:rPr>
        <w:t xml:space="preserve"> be </w:t>
      </w:r>
      <w:proofErr w:type="spellStart"/>
      <w:r w:rsidRPr="00A14C2E">
        <w:rPr>
          <w:lang w:val="tr-TR"/>
        </w:rPr>
        <w:t>customized</w:t>
      </w:r>
      <w:proofErr w:type="spellEnd"/>
      <w:r w:rsidRPr="00A14C2E">
        <w:rPr>
          <w:lang w:val="tr-TR"/>
        </w:rPr>
        <w:t xml:space="preserve"> </w:t>
      </w:r>
      <w:proofErr w:type="spellStart"/>
      <w:r w:rsidRPr="00A14C2E">
        <w:rPr>
          <w:lang w:val="tr-TR"/>
        </w:rPr>
        <w:t>due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importance</w:t>
      </w:r>
      <w:proofErr w:type="spellEnd"/>
      <w:r w:rsidRPr="00A14C2E">
        <w:rPr>
          <w:lang w:val="tr-TR"/>
        </w:rPr>
        <w:t xml:space="preserve"> of </w:t>
      </w:r>
      <w:proofErr w:type="spellStart"/>
      <w:r w:rsidRPr="00A14C2E">
        <w:rPr>
          <w:lang w:val="tr-TR"/>
        </w:rPr>
        <w:t>the</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parameter</w:t>
      </w:r>
      <w:proofErr w:type="spellEnd"/>
      <w:r w:rsidRPr="00A14C2E">
        <w:rPr>
          <w:lang w:val="tr-TR"/>
        </w:rPr>
        <w:t xml:space="preserve"> </w:t>
      </w:r>
      <w:proofErr w:type="spellStart"/>
      <w:r w:rsidRPr="00A14C2E">
        <w:rPr>
          <w:lang w:val="tr-TR"/>
        </w:rPr>
        <w:t>selected</w:t>
      </w:r>
      <w:proofErr w:type="spellEnd"/>
      <w:r w:rsidRPr="00A14C2E">
        <w:rPr>
          <w:lang w:val="tr-TR"/>
        </w:rPr>
        <w:t xml:space="preserve"> </w:t>
      </w:r>
      <w:proofErr w:type="spellStart"/>
      <w:r w:rsidRPr="00A14C2E">
        <w:rPr>
          <w:lang w:val="tr-TR"/>
        </w:rPr>
        <w:t>by</w:t>
      </w:r>
      <w:proofErr w:type="spellEnd"/>
      <w:r w:rsidRPr="00A14C2E">
        <w:rPr>
          <w:lang w:val="tr-TR"/>
        </w:rPr>
        <w:t xml:space="preserve"> </w:t>
      </w:r>
      <w:proofErr w:type="spellStart"/>
      <w:r w:rsidRPr="00A14C2E">
        <w:rPr>
          <w:lang w:val="tr-TR"/>
        </w:rPr>
        <w:t>the</w:t>
      </w:r>
      <w:proofErr w:type="spellEnd"/>
      <w:r w:rsidRPr="00A14C2E">
        <w:rPr>
          <w:lang w:val="tr-TR"/>
        </w:rPr>
        <w:t xml:space="preserve"> </w:t>
      </w:r>
      <w:proofErr w:type="spellStart"/>
      <w:r w:rsidRPr="00A14C2E">
        <w:rPr>
          <w:lang w:val="tr-TR"/>
        </w:rPr>
        <w:t>designer</w:t>
      </w:r>
      <w:proofErr w:type="spellEnd"/>
      <w:r w:rsidRPr="00A14C2E">
        <w:rPr>
          <w:lang w:val="tr-TR"/>
        </w:rPr>
        <w:t xml:space="preserve">. </w:t>
      </w:r>
    </w:p>
    <w:p w14:paraId="1F2F1F9E" w14:textId="79C20D42" w:rsidR="00AB6167" w:rsidRPr="00A14C2E" w:rsidRDefault="00AB6167" w:rsidP="003E0789">
      <w:pPr>
        <w:pStyle w:val="MDPI31text"/>
      </w:pPr>
      <w:proofErr w:type="spellStart"/>
      <w:r w:rsidRPr="00A14C2E">
        <w:rPr>
          <w:lang w:val="tr-TR"/>
        </w:rPr>
        <w:t>FGMs</w:t>
      </w:r>
      <w:proofErr w:type="spellEnd"/>
      <w:r w:rsidRPr="00A14C2E">
        <w:rPr>
          <w:lang w:val="tr-TR"/>
        </w:rPr>
        <w:t xml:space="preserve"> </w:t>
      </w:r>
      <w:proofErr w:type="spellStart"/>
      <w:r w:rsidRPr="00A14C2E">
        <w:rPr>
          <w:lang w:val="tr-TR"/>
        </w:rPr>
        <w:t>seem</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provide</w:t>
      </w:r>
      <w:proofErr w:type="spellEnd"/>
      <w:r w:rsidRPr="00A14C2E">
        <w:rPr>
          <w:lang w:val="tr-TR"/>
        </w:rPr>
        <w:t xml:space="preserve"> </w:t>
      </w:r>
      <w:proofErr w:type="spellStart"/>
      <w:r w:rsidRPr="00A14C2E">
        <w:rPr>
          <w:lang w:val="tr-TR"/>
        </w:rPr>
        <w:t>some</w:t>
      </w:r>
      <w:proofErr w:type="spellEnd"/>
      <w:r w:rsidRPr="00A14C2E">
        <w:rPr>
          <w:lang w:val="tr-TR"/>
        </w:rPr>
        <w:t xml:space="preserve"> </w:t>
      </w:r>
      <w:proofErr w:type="spellStart"/>
      <w:r w:rsidRPr="00A14C2E">
        <w:rPr>
          <w:lang w:val="tr-TR"/>
        </w:rPr>
        <w:t>space</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engineer</w:t>
      </w:r>
      <w:proofErr w:type="spellEnd"/>
      <w:r w:rsidRPr="00A14C2E">
        <w:rPr>
          <w:lang w:val="tr-TR"/>
        </w:rPr>
        <w:t xml:space="preserve"> </w:t>
      </w:r>
      <w:proofErr w:type="spellStart"/>
      <w:r w:rsidRPr="00A14C2E">
        <w:rPr>
          <w:lang w:val="tr-TR"/>
        </w:rPr>
        <w:t>new</w:t>
      </w:r>
      <w:proofErr w:type="spellEnd"/>
      <w:r w:rsidRPr="00A14C2E">
        <w:rPr>
          <w:lang w:val="tr-TR"/>
        </w:rPr>
        <w:t xml:space="preserve"> </w:t>
      </w:r>
      <w:proofErr w:type="spellStart"/>
      <w:r w:rsidRPr="00A14C2E">
        <w:rPr>
          <w:lang w:val="tr-TR"/>
        </w:rPr>
        <w:t>gate</w:t>
      </w:r>
      <w:proofErr w:type="spellEnd"/>
      <w:r w:rsidRPr="00A14C2E">
        <w:rPr>
          <w:lang w:val="tr-TR"/>
        </w:rPr>
        <w:t xml:space="preserve"> </w:t>
      </w:r>
      <w:proofErr w:type="spellStart"/>
      <w:r w:rsidRPr="00A14C2E">
        <w:rPr>
          <w:lang w:val="tr-TR"/>
        </w:rPr>
        <w:t>oxides</w:t>
      </w:r>
      <w:proofErr w:type="spellEnd"/>
      <w:r w:rsidRPr="00A14C2E">
        <w:rPr>
          <w:lang w:val="tr-TR"/>
        </w:rPr>
        <w:t xml:space="preserve"> </w:t>
      </w:r>
      <w:proofErr w:type="spellStart"/>
      <w:r w:rsidRPr="00A14C2E">
        <w:rPr>
          <w:lang w:val="tr-TR"/>
        </w:rPr>
        <w:t>between</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constants</w:t>
      </w:r>
      <w:proofErr w:type="spellEnd"/>
      <w:r w:rsidRPr="00A14C2E">
        <w:rPr>
          <w:lang w:val="tr-TR"/>
        </w:rPr>
        <w:t xml:space="preserve"> 35-95 </w:t>
      </w:r>
      <w:proofErr w:type="spellStart"/>
      <w:r w:rsidRPr="00A14C2E">
        <w:rPr>
          <w:lang w:val="tr-TR"/>
        </w:rPr>
        <w:t>and</w:t>
      </w:r>
      <w:proofErr w:type="spellEnd"/>
      <w:r w:rsidRPr="00A14C2E">
        <w:rPr>
          <w:lang w:val="tr-TR"/>
        </w:rPr>
        <w:t xml:space="preserve"> at </w:t>
      </w:r>
      <w:proofErr w:type="spellStart"/>
      <w:r w:rsidRPr="00A14C2E">
        <w:rPr>
          <w:lang w:val="tr-TR"/>
        </w:rPr>
        <w:t>least</w:t>
      </w:r>
      <w:proofErr w:type="spellEnd"/>
      <w:r w:rsidRPr="00A14C2E">
        <w:rPr>
          <w:lang w:val="tr-TR"/>
        </w:rPr>
        <w:t xml:space="preserve"> </w:t>
      </w:r>
      <w:proofErr w:type="spellStart"/>
      <w:r w:rsidRPr="00A14C2E">
        <w:rPr>
          <w:lang w:val="tr-TR"/>
        </w:rPr>
        <w:t>to</w:t>
      </w:r>
      <w:proofErr w:type="spellEnd"/>
      <w:r w:rsidRPr="00A14C2E">
        <w:rPr>
          <w:lang w:val="tr-TR"/>
        </w:rPr>
        <w:t xml:space="preserve"> </w:t>
      </w:r>
      <w:proofErr w:type="spellStart"/>
      <w:r w:rsidRPr="00A14C2E">
        <w:rPr>
          <w:lang w:val="tr-TR"/>
        </w:rPr>
        <w:t>try</w:t>
      </w:r>
      <w:proofErr w:type="spellEnd"/>
      <w:r w:rsidRPr="00A14C2E">
        <w:rPr>
          <w:lang w:val="tr-TR"/>
        </w:rPr>
        <w:t xml:space="preserve"> </w:t>
      </w:r>
      <w:proofErr w:type="spellStart"/>
      <w:r w:rsidRPr="00A14C2E">
        <w:rPr>
          <w:lang w:val="tr-TR"/>
        </w:rPr>
        <w:t>these</w:t>
      </w:r>
      <w:proofErr w:type="spellEnd"/>
      <w:r w:rsidRPr="00A14C2E">
        <w:rPr>
          <w:lang w:val="tr-TR"/>
        </w:rPr>
        <w:t xml:space="preserve"> as </w:t>
      </w:r>
      <w:proofErr w:type="spellStart"/>
      <w:r w:rsidRPr="00A14C2E">
        <w:rPr>
          <w:lang w:val="tr-TR"/>
        </w:rPr>
        <w:t>gate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626" w:author="Ayperi Ülkü" w:date="2024-03-17T03:32:00Z"/>
        </w:rPr>
      </w:pPr>
      <w:del w:id="627"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customXmlInsRangeStart w:id="628" w:author="Ayperi Ülkü" w:date="2024-03-17T03:32:00Z"/>
    <w:sdt>
      <w:sdtPr>
        <w:rPr>
          <w:sz w:val="18"/>
        </w:rPr>
        <w:tag w:val="MENDELEY_BIBLIOGRAPHY"/>
        <w:id w:val="914056121"/>
        <w:placeholder>
          <w:docPart w:val="DefaultPlaceholder_-1854013440"/>
        </w:placeholder>
      </w:sdtPr>
      <w:sdtContent>
        <w:customXmlInsRangeEnd w:id="628"/>
        <w:p w14:paraId="42589E94" w14:textId="77777777" w:rsidR="00B96F86" w:rsidRDefault="00B96F86">
          <w:pPr>
            <w:autoSpaceDE w:val="0"/>
            <w:autoSpaceDN w:val="0"/>
            <w:ind w:hanging="640"/>
            <w:divId w:val="1024945008"/>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5CC87326" w14:textId="77777777" w:rsidR="00B96F86" w:rsidRDefault="00B96F86">
          <w:pPr>
            <w:autoSpaceDE w:val="0"/>
            <w:autoSpaceDN w:val="0"/>
            <w:ind w:hanging="640"/>
            <w:divId w:val="2101946492"/>
            <w:rPr>
              <w:rFonts w:eastAsia="Times New Roman"/>
            </w:rPr>
          </w:pPr>
          <w:r>
            <w:rPr>
              <w:rFonts w:eastAsia="Times New Roman"/>
            </w:rPr>
            <w:t>[2]</w:t>
          </w:r>
          <w:r>
            <w:rPr>
              <w:rFonts w:eastAsia="Times New Roman"/>
            </w:rPr>
            <w:tab/>
            <w:t xml:space="preserve">Y. Shinohara, “Functionally Graded Materials,” in </w:t>
          </w:r>
          <w:r>
            <w:rPr>
              <w:rFonts w:eastAsia="Times New Roman"/>
              <w:i/>
              <w:iCs/>
            </w:rPr>
            <w:t>Handbook of Advanced Ceramics: Materials, Applications, Processing, and Properties: Second Edition</w:t>
          </w:r>
          <w:r>
            <w:rPr>
              <w:rFonts w:eastAsia="Times New Roman"/>
            </w:rPr>
            <w:t>, Elsevier Inc., 2013, pp. 1179–1187. doi: 10.1016/B978-0-12-385469-8.00061-7.</w:t>
          </w:r>
        </w:p>
        <w:p w14:paraId="10F65B6A" w14:textId="77777777" w:rsidR="00B96F86" w:rsidRDefault="00B96F86">
          <w:pPr>
            <w:autoSpaceDE w:val="0"/>
            <w:autoSpaceDN w:val="0"/>
            <w:ind w:hanging="640"/>
            <w:divId w:val="496960949"/>
            <w:rPr>
              <w:rFonts w:eastAsia="Times New Roman"/>
            </w:rPr>
          </w:pPr>
          <w:r>
            <w:rPr>
              <w:rFonts w:eastAsia="Times New Roman"/>
            </w:rPr>
            <w:t>[3]</w:t>
          </w:r>
          <w:r>
            <w:rPr>
              <w:rFonts w:eastAsia="Times New Roman"/>
            </w:rPr>
            <w:tab/>
            <w:t xml:space="preserve">S. L. Vatanabe, W. M. Rubio, and E. C. N. Silva, “Modeling of Functionally Graded Materials,” in </w:t>
          </w:r>
          <w:r>
            <w:rPr>
              <w:rFonts w:eastAsia="Times New Roman"/>
              <w:i/>
              <w:iCs/>
            </w:rPr>
            <w:t>Comprehensive Materials Processing</w:t>
          </w:r>
          <w:r>
            <w:rPr>
              <w:rFonts w:eastAsia="Times New Roman"/>
            </w:rPr>
            <w:t>, vol. 2, Elsevier Ltd, 2014, pp. 261–282. doi: 10.1016/B978-0-08-096532-1.00222-3.</w:t>
          </w:r>
        </w:p>
        <w:p w14:paraId="561DA67B" w14:textId="77777777" w:rsidR="00B96F86" w:rsidRDefault="00B96F86">
          <w:pPr>
            <w:autoSpaceDE w:val="0"/>
            <w:autoSpaceDN w:val="0"/>
            <w:ind w:hanging="640"/>
            <w:divId w:val="720010559"/>
            <w:rPr>
              <w:rFonts w:eastAsia="Times New Roman"/>
            </w:rPr>
          </w:pPr>
          <w:r>
            <w:rPr>
              <w:rFonts w:eastAsia="Times New Roman"/>
            </w:rPr>
            <w:t>[4]</w:t>
          </w:r>
          <w:r>
            <w:rPr>
              <w:rFonts w:eastAsia="Times New Roman"/>
            </w:rPr>
            <w:tab/>
            <w:t xml:space="preserve">M. Naebe and K. Shirvanimoghaddam, “Functionally graded materials: A review of fabrication and properties,” </w:t>
          </w:r>
          <w:r>
            <w:rPr>
              <w:rFonts w:eastAsia="Times New Roman"/>
              <w:i/>
              <w:iCs/>
            </w:rPr>
            <w:t>Applied Materials Today</w:t>
          </w:r>
          <w:r>
            <w:rPr>
              <w:rFonts w:eastAsia="Times New Roman"/>
            </w:rPr>
            <w:t>, vol. 5. Elsevier Ltd, pp. 223–245, Dec. 01, 2016. doi: 10.1016/j.apmt.2016.10.001.</w:t>
          </w:r>
        </w:p>
        <w:p w14:paraId="4A88A6A2" w14:textId="77777777" w:rsidR="00B96F86" w:rsidRDefault="00B96F86">
          <w:pPr>
            <w:autoSpaceDE w:val="0"/>
            <w:autoSpaceDN w:val="0"/>
            <w:ind w:hanging="640"/>
            <w:divId w:val="1277328218"/>
            <w:rPr>
              <w:rFonts w:eastAsia="Times New Roman"/>
            </w:rPr>
          </w:pPr>
          <w:r>
            <w:rPr>
              <w:rFonts w:eastAsia="Times New Roman"/>
            </w:rPr>
            <w:t>[5]</w:t>
          </w:r>
          <w:r>
            <w:rPr>
              <w:rFonts w:eastAsia="Times New Roman"/>
            </w:rPr>
            <w:tab/>
            <w:t xml:space="preserve">N. Zhao, P. Qiu, and L. Cao, “Development and application of functionally graded material,” in </w:t>
          </w:r>
          <w:r>
            <w:rPr>
              <w:rFonts w:eastAsia="Times New Roman"/>
              <w:i/>
              <w:iCs/>
            </w:rPr>
            <w:t>Advanced Materials Research</w:t>
          </w:r>
          <w:r>
            <w:rPr>
              <w:rFonts w:eastAsia="Times New Roman"/>
            </w:rPr>
            <w:t>, 2012, pp. 371–375. doi: 10.4028/www.scientific.net/AMR.562-564.371.</w:t>
          </w:r>
        </w:p>
        <w:p w14:paraId="776D688B" w14:textId="77777777" w:rsidR="00B96F86" w:rsidRDefault="00B96F86">
          <w:pPr>
            <w:autoSpaceDE w:val="0"/>
            <w:autoSpaceDN w:val="0"/>
            <w:ind w:hanging="640"/>
            <w:divId w:val="2074503642"/>
            <w:rPr>
              <w:rFonts w:eastAsia="Times New Roman"/>
            </w:rPr>
          </w:pPr>
          <w:r>
            <w:rPr>
              <w:rFonts w:eastAsia="Times New Roman"/>
            </w:rPr>
            <w:t>[6]</w:t>
          </w:r>
          <w:r>
            <w:rPr>
              <w:rFonts w:eastAsia="Times New Roman"/>
            </w:rPr>
            <w:tab/>
            <w:t xml:space="preserve">V. Birman, T. Keil, and S. Hosder, “Functionally graded materials in engineering,” in </w:t>
          </w:r>
          <w:r>
            <w:rPr>
              <w:rFonts w:eastAsia="Times New Roman"/>
              <w:i/>
              <w:iCs/>
            </w:rPr>
            <w:t>Structural Interfaces and Attachments in Biology</w:t>
          </w:r>
          <w:r>
            <w:rPr>
              <w:rFonts w:eastAsia="Times New Roman"/>
            </w:rPr>
            <w:t>, vol. 9781461433170, Springer New York, 2013, pp. 19–41. doi: 10.1007/978-1-4614-3317-0_2.</w:t>
          </w:r>
        </w:p>
        <w:p w14:paraId="3B509894" w14:textId="77777777" w:rsidR="00B96F86" w:rsidRDefault="00B96F86">
          <w:pPr>
            <w:autoSpaceDE w:val="0"/>
            <w:autoSpaceDN w:val="0"/>
            <w:ind w:hanging="640"/>
            <w:divId w:val="1006715909"/>
            <w:rPr>
              <w:rFonts w:eastAsia="Times New Roman"/>
            </w:rPr>
          </w:pPr>
          <w:r>
            <w:rPr>
              <w:rFonts w:eastAsia="Times New Roman"/>
            </w:rPr>
            <w:t>[7]</w:t>
          </w:r>
          <w:r>
            <w:rPr>
              <w:rFonts w:eastAsia="Times New Roman"/>
            </w:rPr>
            <w:tab/>
            <w:t xml:space="preserve">R. M. Mahamood and E. T. Akinlabi, “Processing Methods of Functionally Graded Materials,” in </w:t>
          </w:r>
          <w:r>
            <w:rPr>
              <w:rFonts w:eastAsia="Times New Roman"/>
              <w:i/>
              <w:iCs/>
            </w:rPr>
            <w:t>Topics in Mining, Metallurgy and Materials Engineering</w:t>
          </w:r>
          <w:r>
            <w:rPr>
              <w:rFonts w:eastAsia="Times New Roman"/>
            </w:rPr>
            <w:t>, Springer Science and Business Media Deutschland GmbH, 2017, pp. 23–45. doi: 10.1007/978-3-319-53756-6_3.</w:t>
          </w:r>
        </w:p>
        <w:p w14:paraId="1DFA37D1" w14:textId="77777777" w:rsidR="00B96F86" w:rsidRDefault="00B96F86">
          <w:pPr>
            <w:autoSpaceDE w:val="0"/>
            <w:autoSpaceDN w:val="0"/>
            <w:ind w:hanging="640"/>
            <w:divId w:val="1428647915"/>
            <w:rPr>
              <w:rFonts w:eastAsia="Times New Roman"/>
            </w:rPr>
          </w:pPr>
          <w:r>
            <w:rPr>
              <w:rFonts w:eastAsia="Times New Roman"/>
            </w:rPr>
            <w:lastRenderedPageBreak/>
            <w:t>[8]</w:t>
          </w:r>
          <w:r>
            <w:rPr>
              <w:rFonts w:eastAsia="Times New Roman"/>
            </w:rPr>
            <w:tab/>
            <w:t xml:space="preserve">I. M. El-Galy, B. I. Saleh, and M. H. Ahmed, “Functionally graded materials classifications and development trends from industrial point of view,” </w:t>
          </w:r>
          <w:r>
            <w:rPr>
              <w:rFonts w:eastAsia="Times New Roman"/>
              <w:i/>
              <w:iCs/>
            </w:rPr>
            <w:t>SN Applied Sciences</w:t>
          </w:r>
          <w:r>
            <w:rPr>
              <w:rFonts w:eastAsia="Times New Roman"/>
            </w:rPr>
            <w:t>, vol. 1, no. 11. Springer Nature, Nov. 01, 2019. doi: 10.1007/s42452-019-1413-4.</w:t>
          </w:r>
        </w:p>
        <w:p w14:paraId="233BFC6F" w14:textId="77777777" w:rsidR="00B96F86" w:rsidRDefault="00B96F86">
          <w:pPr>
            <w:autoSpaceDE w:val="0"/>
            <w:autoSpaceDN w:val="0"/>
            <w:ind w:hanging="640"/>
            <w:divId w:val="225385292"/>
            <w:rPr>
              <w:rFonts w:eastAsia="Times New Roman"/>
            </w:rPr>
          </w:pPr>
          <w:r>
            <w:rPr>
              <w:rFonts w:eastAsia="Times New Roman"/>
            </w:rPr>
            <w:t>[9]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4F4FE7F2" w14:textId="77777777" w:rsidR="00B96F86" w:rsidRDefault="00B96F86">
          <w:pPr>
            <w:autoSpaceDE w:val="0"/>
            <w:autoSpaceDN w:val="0"/>
            <w:ind w:hanging="640"/>
            <w:divId w:val="1962876935"/>
            <w:rPr>
              <w:rFonts w:eastAsia="Times New Roman"/>
            </w:rPr>
          </w:pPr>
          <w:r>
            <w:rPr>
              <w:rFonts w:eastAsia="Times New Roman"/>
            </w:rPr>
            <w:t>[10]</w:t>
          </w:r>
          <w:r>
            <w:rPr>
              <w:rFonts w:eastAsia="Times New Roman"/>
            </w:rPr>
            <w:tab/>
            <w:t>N. El, I. Boukortt, B. Hadri, and S. Patanè, “Effects of High-k Dielectric Materials on Electrical Characteristics of DG n-FinFETs,” 2016.</w:t>
          </w:r>
        </w:p>
        <w:p w14:paraId="4781FC8A" w14:textId="77777777" w:rsidR="00B96F86" w:rsidRDefault="00B96F86">
          <w:pPr>
            <w:autoSpaceDE w:val="0"/>
            <w:autoSpaceDN w:val="0"/>
            <w:ind w:hanging="640"/>
            <w:divId w:val="939096881"/>
            <w:rPr>
              <w:rFonts w:eastAsia="Times New Roman"/>
            </w:rPr>
          </w:pPr>
          <w:r>
            <w:rPr>
              <w:rFonts w:eastAsia="Times New Roman"/>
            </w:rPr>
            <w:t>[11]</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60C21ADD" w14:textId="77777777" w:rsidR="00B96F86" w:rsidRDefault="00B96F86">
          <w:pPr>
            <w:autoSpaceDE w:val="0"/>
            <w:autoSpaceDN w:val="0"/>
            <w:ind w:hanging="640"/>
            <w:divId w:val="305474844"/>
            <w:rPr>
              <w:rFonts w:eastAsia="Times New Roman"/>
            </w:rPr>
          </w:pPr>
          <w:r>
            <w:rPr>
              <w:rFonts w:eastAsia="Times New Roman"/>
            </w:rPr>
            <w:t>[12]</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118D7D3C" w14:textId="77777777" w:rsidR="00B96F86" w:rsidRDefault="00B96F86">
          <w:pPr>
            <w:autoSpaceDE w:val="0"/>
            <w:autoSpaceDN w:val="0"/>
            <w:ind w:hanging="640"/>
            <w:divId w:val="1037047134"/>
            <w:rPr>
              <w:rFonts w:eastAsia="Times New Roman"/>
            </w:rPr>
          </w:pPr>
          <w:r>
            <w:rPr>
              <w:rFonts w:eastAsia="Times New Roman"/>
            </w:rPr>
            <w:t>[13]</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7C0A1E51" w14:textId="77777777" w:rsidR="00B96F86" w:rsidRDefault="00B96F86">
          <w:pPr>
            <w:autoSpaceDE w:val="0"/>
            <w:autoSpaceDN w:val="0"/>
            <w:ind w:hanging="640"/>
            <w:divId w:val="1278607428"/>
            <w:rPr>
              <w:rFonts w:eastAsia="Times New Roman"/>
            </w:rPr>
          </w:pPr>
          <w:r>
            <w:rPr>
              <w:rFonts w:eastAsia="Times New Roman"/>
            </w:rPr>
            <w:t>[14]</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2B39FA1F" w14:textId="77777777" w:rsidR="00B96F86" w:rsidRDefault="00B96F86">
          <w:pPr>
            <w:autoSpaceDE w:val="0"/>
            <w:autoSpaceDN w:val="0"/>
            <w:ind w:hanging="640"/>
            <w:divId w:val="36125036"/>
            <w:rPr>
              <w:rFonts w:eastAsia="Times New Roman"/>
            </w:rPr>
          </w:pPr>
          <w:r>
            <w:rPr>
              <w:rFonts w:eastAsia="Times New Roman"/>
            </w:rPr>
            <w:t>[15]</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6A3D31EE" w14:textId="77777777" w:rsidR="00B96F86" w:rsidRDefault="00B96F86">
          <w:pPr>
            <w:autoSpaceDE w:val="0"/>
            <w:autoSpaceDN w:val="0"/>
            <w:ind w:hanging="640"/>
            <w:divId w:val="1771926363"/>
            <w:rPr>
              <w:rFonts w:eastAsia="Times New Roman"/>
            </w:rPr>
          </w:pPr>
          <w:r>
            <w:rPr>
              <w:rFonts w:eastAsia="Times New Roman"/>
            </w:rPr>
            <w:t>[16]</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48B159EB" w14:textId="77777777" w:rsidR="00B96F86" w:rsidRDefault="00B96F86">
          <w:pPr>
            <w:autoSpaceDE w:val="0"/>
            <w:autoSpaceDN w:val="0"/>
            <w:ind w:hanging="640"/>
            <w:divId w:val="801315658"/>
            <w:rPr>
              <w:rFonts w:eastAsia="Times New Roman"/>
            </w:rPr>
          </w:pPr>
          <w:r>
            <w:rPr>
              <w:rFonts w:eastAsia="Times New Roman"/>
            </w:rPr>
            <w:t>[17]</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56D359C5" w14:textId="77777777" w:rsidR="00B96F86" w:rsidRDefault="00B96F86">
          <w:pPr>
            <w:autoSpaceDE w:val="0"/>
            <w:autoSpaceDN w:val="0"/>
            <w:ind w:hanging="640"/>
            <w:divId w:val="1504660090"/>
            <w:rPr>
              <w:rFonts w:eastAsia="Times New Roman"/>
            </w:rPr>
          </w:pPr>
          <w:r>
            <w:rPr>
              <w:rFonts w:eastAsia="Times New Roman"/>
            </w:rPr>
            <w:t>[18]</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0527CCC3" w14:textId="77777777" w:rsidR="00B96F86" w:rsidRDefault="00B96F86">
          <w:pPr>
            <w:autoSpaceDE w:val="0"/>
            <w:autoSpaceDN w:val="0"/>
            <w:ind w:hanging="640"/>
            <w:divId w:val="320278522"/>
            <w:rPr>
              <w:rFonts w:eastAsia="Times New Roman"/>
            </w:rPr>
          </w:pPr>
          <w:r>
            <w:rPr>
              <w:rFonts w:eastAsia="Times New Roman"/>
            </w:rPr>
            <w:t>[19]</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62E7016C" w14:textId="77777777" w:rsidR="00B96F86" w:rsidRDefault="00B96F86">
          <w:pPr>
            <w:autoSpaceDE w:val="0"/>
            <w:autoSpaceDN w:val="0"/>
            <w:ind w:hanging="640"/>
            <w:divId w:val="1218467222"/>
            <w:rPr>
              <w:rFonts w:eastAsia="Times New Roman"/>
            </w:rPr>
          </w:pPr>
          <w:r>
            <w:rPr>
              <w:rFonts w:eastAsia="Times New Roman"/>
            </w:rPr>
            <w:t>[20]</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532E68FF" w14:textId="77777777" w:rsidR="00B96F86" w:rsidRDefault="00B96F86">
          <w:pPr>
            <w:autoSpaceDE w:val="0"/>
            <w:autoSpaceDN w:val="0"/>
            <w:ind w:hanging="640"/>
            <w:divId w:val="727920119"/>
            <w:rPr>
              <w:rFonts w:eastAsia="Times New Roman"/>
            </w:rPr>
          </w:pPr>
          <w:r>
            <w:rPr>
              <w:rFonts w:eastAsia="Times New Roman"/>
            </w:rPr>
            <w:t>[21]</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367ED388" w14:textId="77777777" w:rsidR="00B96F86" w:rsidRDefault="00B96F86">
          <w:pPr>
            <w:autoSpaceDE w:val="0"/>
            <w:autoSpaceDN w:val="0"/>
            <w:ind w:hanging="640"/>
            <w:divId w:val="1459647797"/>
            <w:rPr>
              <w:rFonts w:eastAsia="Times New Roman"/>
            </w:rPr>
          </w:pPr>
          <w:r>
            <w:rPr>
              <w:rFonts w:eastAsia="Times New Roman"/>
            </w:rPr>
            <w:t>[22]</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3A85DA87" w14:textId="77777777" w:rsidR="00B96F86" w:rsidRDefault="00B96F86">
          <w:pPr>
            <w:autoSpaceDE w:val="0"/>
            <w:autoSpaceDN w:val="0"/>
            <w:ind w:hanging="640"/>
            <w:divId w:val="1851262028"/>
            <w:rPr>
              <w:rFonts w:eastAsia="Times New Roman"/>
            </w:rPr>
          </w:pPr>
          <w:r>
            <w:rPr>
              <w:rFonts w:eastAsia="Times New Roman"/>
            </w:rPr>
            <w:t>[23]</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3C1D49E1" w14:textId="77777777" w:rsidR="00B96F86" w:rsidRDefault="00B96F86">
          <w:pPr>
            <w:autoSpaceDE w:val="0"/>
            <w:autoSpaceDN w:val="0"/>
            <w:ind w:hanging="640"/>
            <w:divId w:val="676813688"/>
            <w:rPr>
              <w:rFonts w:eastAsia="Times New Roman"/>
            </w:rPr>
          </w:pPr>
          <w:r>
            <w:rPr>
              <w:rFonts w:eastAsia="Times New Roman"/>
            </w:rPr>
            <w:t>[24]</w:t>
          </w:r>
          <w:r>
            <w:rPr>
              <w:rFonts w:eastAsia="Times New Roman"/>
            </w:rPr>
            <w:tab/>
            <w:t>“Atlas User Manual DEVICE SIMULATION SOFTWARE,” 1984.</w:t>
          </w:r>
        </w:p>
        <w:p w14:paraId="4AA8189A" w14:textId="77777777" w:rsidR="00B96F86" w:rsidRDefault="00B96F86">
          <w:pPr>
            <w:autoSpaceDE w:val="0"/>
            <w:autoSpaceDN w:val="0"/>
            <w:ind w:hanging="640"/>
            <w:divId w:val="468517634"/>
            <w:rPr>
              <w:rFonts w:eastAsia="Times New Roman"/>
            </w:rPr>
          </w:pPr>
          <w:r>
            <w:rPr>
              <w:rFonts w:eastAsia="Times New Roman"/>
            </w:rPr>
            <w:t>[25]</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2DC499F2" w14:textId="77777777" w:rsidR="00B96F86" w:rsidRDefault="00B96F86">
          <w:pPr>
            <w:autoSpaceDE w:val="0"/>
            <w:autoSpaceDN w:val="0"/>
            <w:ind w:hanging="640"/>
            <w:divId w:val="1123811530"/>
            <w:rPr>
              <w:rFonts w:eastAsia="Times New Roman"/>
            </w:rPr>
          </w:pPr>
          <w:r>
            <w:rPr>
              <w:rFonts w:eastAsia="Times New Roman"/>
            </w:rPr>
            <w:lastRenderedPageBreak/>
            <w:t>[26]</w:t>
          </w:r>
          <w:r>
            <w:rPr>
              <w:rFonts w:eastAsia="Times New Roman"/>
            </w:rPr>
            <w:tab/>
            <w:t>D. Gealy, B. Vishnavath, V. S. Cancheepuram, and M. N. Rocklein, “US8110469 Graded Dielectric Structures,” US8110469, Feb. 27, 2012</w:t>
          </w:r>
        </w:p>
        <w:p w14:paraId="6A52B61F" w14:textId="77777777" w:rsidR="00B96F86" w:rsidRDefault="00B96F86">
          <w:pPr>
            <w:autoSpaceDE w:val="0"/>
            <w:autoSpaceDN w:val="0"/>
            <w:ind w:hanging="640"/>
            <w:divId w:val="1261529411"/>
            <w:rPr>
              <w:rFonts w:eastAsia="Times New Roman"/>
            </w:rPr>
          </w:pPr>
          <w:r>
            <w:rPr>
              <w:rFonts w:eastAsia="Times New Roman"/>
            </w:rPr>
            <w:t>[27]</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0221C1F8" w14:textId="77777777" w:rsidR="00B96F86" w:rsidRDefault="00B96F86">
          <w:pPr>
            <w:autoSpaceDE w:val="0"/>
            <w:autoSpaceDN w:val="0"/>
            <w:ind w:hanging="640"/>
            <w:divId w:val="1937980920"/>
            <w:rPr>
              <w:rFonts w:eastAsia="Times New Roman"/>
            </w:rPr>
          </w:pPr>
          <w:r>
            <w:rPr>
              <w:rFonts w:eastAsia="Times New Roman"/>
            </w:rPr>
            <w:t>[28]</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641B007D" w14:textId="77777777" w:rsidR="00B96F86" w:rsidRDefault="00B96F86">
          <w:pPr>
            <w:autoSpaceDE w:val="0"/>
            <w:autoSpaceDN w:val="0"/>
            <w:ind w:hanging="640"/>
            <w:divId w:val="1450969188"/>
            <w:rPr>
              <w:rFonts w:eastAsia="Times New Roman"/>
            </w:rPr>
          </w:pPr>
          <w:r>
            <w:rPr>
              <w:rFonts w:eastAsia="Times New Roman"/>
            </w:rPr>
            <w:t>[29]</w:t>
          </w:r>
          <w:r>
            <w:rPr>
              <w:rFonts w:eastAsia="Times New Roman"/>
            </w:rPr>
            <w:tab/>
            <w:t>J. D. Plummer and P. B. Griffin, “Material and Process Limits in Silicon VLSI Technology,” 2001.</w:t>
          </w:r>
        </w:p>
        <w:p w14:paraId="7AEE9A7E" w14:textId="77777777" w:rsidR="00B96F86" w:rsidRDefault="00B96F86">
          <w:pPr>
            <w:autoSpaceDE w:val="0"/>
            <w:autoSpaceDN w:val="0"/>
            <w:ind w:hanging="640"/>
            <w:divId w:val="85657013"/>
            <w:rPr>
              <w:rFonts w:eastAsia="Times New Roman"/>
            </w:rPr>
          </w:pPr>
          <w:r>
            <w:rPr>
              <w:rFonts w:eastAsia="Times New Roman"/>
            </w:rPr>
            <w:t>[30]</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2EA9D7E0" w14:textId="77777777" w:rsidR="00B96F86" w:rsidRDefault="00B96F86">
          <w:pPr>
            <w:autoSpaceDE w:val="0"/>
            <w:autoSpaceDN w:val="0"/>
            <w:ind w:hanging="640"/>
            <w:divId w:val="1786265241"/>
            <w:rPr>
              <w:rFonts w:eastAsia="Times New Roman"/>
            </w:rPr>
          </w:pPr>
          <w:r>
            <w:rPr>
              <w:rFonts w:eastAsia="Times New Roman"/>
            </w:rPr>
            <w:t>[31]</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44CB68D8" w:rsidR="0077467B" w:rsidRPr="00A14C2E" w:rsidRDefault="00B96F86" w:rsidP="00C60F4E">
          <w:pPr>
            <w:adjustRightInd w:val="0"/>
            <w:snapToGrid w:val="0"/>
            <w:spacing w:line="228" w:lineRule="auto"/>
            <w:ind w:left="425" w:hanging="425"/>
            <w:rPr>
              <w:ins w:id="629" w:author="Ayperi Ülkü" w:date="2024-03-17T03:32:00Z"/>
              <w:sz w:val="18"/>
            </w:rPr>
          </w:pPr>
          <w:r>
            <w:rPr>
              <w:rFonts w:eastAsia="Times New Roman"/>
            </w:rPr>
            <w:t> </w:t>
          </w:r>
        </w:p>
        <w:customXmlInsRangeStart w:id="630" w:author="Ayperi Ülkü" w:date="2024-03-17T03:32:00Z"/>
      </w:sdtContent>
    </w:sdt>
    <w:customXmlInsRangeEnd w:id="630"/>
    <w:p w14:paraId="3EF5DBD4" w14:textId="4D7FC956" w:rsidR="00AB6167" w:rsidRPr="00A14C2E" w:rsidDel="0077467B" w:rsidRDefault="00AB6167" w:rsidP="00C60F4E">
      <w:pPr>
        <w:adjustRightInd w:val="0"/>
        <w:snapToGrid w:val="0"/>
        <w:spacing w:line="228" w:lineRule="auto"/>
        <w:ind w:left="425" w:hanging="425"/>
        <w:rPr>
          <w:del w:id="631" w:author="Ayperi Ülkü" w:date="2024-03-17T03:32:00Z"/>
          <w:sz w:val="18"/>
        </w:rPr>
      </w:pPr>
      <w:del w:id="632"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633" w:author="Ayperi Ülkü" w:date="2024-03-17T03:32:00Z"/>
          <w:sz w:val="18"/>
        </w:rPr>
      </w:pPr>
      <w:del w:id="634"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635" w:author="Ayperi Ülkü" w:date="2024-03-17T03:32:00Z"/>
          <w:sz w:val="18"/>
        </w:rPr>
      </w:pPr>
      <w:del w:id="636"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637" w:author="Ayperi Ülkü" w:date="2024-03-17T03:32:00Z"/>
          <w:sz w:val="18"/>
        </w:rPr>
      </w:pPr>
      <w:del w:id="638"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639" w:author="Ayperi Ülkü" w:date="2024-03-17T03:32:00Z"/>
          <w:sz w:val="18"/>
        </w:rPr>
      </w:pPr>
      <w:del w:id="640" w:author="Ayperi Ülkü" w:date="2024-03-17T03:32:00Z">
        <w:r w:rsidRPr="00A14C2E" w:rsidDel="0077467B">
          <w:rPr>
            <w:sz w:val="18"/>
          </w:rPr>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641" w:author="Ayperi Ülkü" w:date="2024-03-17T03:32:00Z"/>
          <w:sz w:val="18"/>
        </w:rPr>
      </w:pPr>
      <w:del w:id="642"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643" w:author="Ayperi Ülkü" w:date="2024-03-17T03:32:00Z"/>
          <w:sz w:val="18"/>
        </w:rPr>
      </w:pPr>
      <w:del w:id="644"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645" w:author="Ayperi Ülkü" w:date="2024-03-17T03:32:00Z"/>
          <w:sz w:val="18"/>
        </w:rPr>
      </w:pPr>
      <w:del w:id="646"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647" w:author="Ayperi Ülkü" w:date="2024-03-17T03:32:00Z"/>
          <w:sz w:val="18"/>
        </w:rPr>
      </w:pPr>
      <w:del w:id="648"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649" w:author="Ayperi Ülkü" w:date="2024-03-17T03:32:00Z"/>
          <w:sz w:val="18"/>
        </w:rPr>
      </w:pPr>
      <w:del w:id="650"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651" w:author="Ayperi Ülkü" w:date="2024-03-17T03:32:00Z"/>
          <w:sz w:val="18"/>
        </w:rPr>
      </w:pPr>
      <w:del w:id="652"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653" w:author="Ayperi Ülkü" w:date="2024-03-17T03:32:00Z"/>
          <w:sz w:val="18"/>
        </w:rPr>
      </w:pPr>
      <w:del w:id="654"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655" w:author="Ayperi Ülkü" w:date="2024-03-17T03:32:00Z"/>
          <w:sz w:val="18"/>
        </w:rPr>
      </w:pPr>
      <w:del w:id="656"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657" w:author="Ayperi Ülkü" w:date="2024-03-17T03:32:00Z"/>
          <w:sz w:val="18"/>
        </w:rPr>
      </w:pPr>
      <w:del w:id="658"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659" w:author="Ayperi Ülkü" w:date="2024-03-17T03:32:00Z"/>
          <w:sz w:val="18"/>
        </w:rPr>
      </w:pPr>
      <w:del w:id="660"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661" w:author="Ayperi Ülkü" w:date="2024-03-17T03:32:00Z"/>
          <w:sz w:val="18"/>
        </w:rPr>
      </w:pPr>
      <w:del w:id="662"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663" w:author="Ayperi Ülkü" w:date="2024-03-17T03:32:00Z"/>
          <w:sz w:val="18"/>
        </w:rPr>
      </w:pPr>
      <w:del w:id="664"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665" w:author="Ayperi Ülkü" w:date="2024-03-17T03:32:00Z"/>
          <w:sz w:val="18"/>
        </w:rPr>
      </w:pPr>
      <w:del w:id="666"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667" w:author="Ayperi Ülkü" w:date="2024-03-17T03:32:00Z"/>
          <w:sz w:val="18"/>
        </w:rPr>
      </w:pPr>
      <w:del w:id="668"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669" w:author="Ayperi Ülkü" w:date="2024-03-17T03:32:00Z"/>
          <w:sz w:val="18"/>
        </w:rPr>
      </w:pPr>
      <w:del w:id="670"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671" w:author="Ayperi Ülkü" w:date="2024-03-17T03:32:00Z"/>
          <w:sz w:val="18"/>
        </w:rPr>
      </w:pPr>
      <w:del w:id="672" w:author="Ayperi Ülkü" w:date="2024-03-17T03:32:00Z">
        <w:r w:rsidRPr="00A14C2E" w:rsidDel="0077467B">
          <w:rPr>
            <w:sz w:val="18"/>
          </w:rPr>
          <w:lastRenderedPageBreak/>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673" w:author="Ayperi Ülkü" w:date="2024-03-17T03:32:00Z"/>
          <w:sz w:val="18"/>
        </w:rPr>
      </w:pPr>
      <w:del w:id="674"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675" w:author="Ayperi Ülkü" w:date="2024-03-17T03:32:00Z"/>
          <w:sz w:val="18"/>
        </w:rPr>
      </w:pPr>
      <w:del w:id="676"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677" w:author="Ayperi Ülkü" w:date="2024-03-17T03:32:00Z"/>
          <w:sz w:val="18"/>
        </w:rPr>
      </w:pPr>
      <w:del w:id="678"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679" w:author="Ayperi Ülkü" w:date="2024-03-17T03:32:00Z"/>
          <w:sz w:val="18"/>
        </w:rPr>
      </w:pPr>
      <w:del w:id="680"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681"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A14C2E">
        <w:t>instructions</w:t>
      </w:r>
      <w:proofErr w:type="gramEnd"/>
      <w:r w:rsidRPr="00A14C2E">
        <w:t xml:space="preserve"> or products referred to in the content.</w:t>
      </w:r>
    </w:p>
    <w:p w14:paraId="2C6175FA" w14:textId="77777777" w:rsidR="0077467B" w:rsidRDefault="0077467B" w:rsidP="00C60F4E">
      <w:pPr>
        <w:pStyle w:val="MDPI63Notes"/>
        <w:rPr>
          <w:ins w:id="682" w:author="Ayperi Ülkü" w:date="2024-03-17T03:31:00Z"/>
        </w:rPr>
      </w:pPr>
    </w:p>
    <w:p w14:paraId="5C12B4CD" w14:textId="77777777" w:rsidR="0077467B" w:rsidRPr="00A14C2E" w:rsidRDefault="0077467B" w:rsidP="00C60F4E">
      <w:pPr>
        <w:pStyle w:val="MDPI63Notes"/>
      </w:pPr>
    </w:p>
    <w:sectPr w:rsidR="0077467B" w:rsidRPr="00A14C2E" w:rsidSect="00445F7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05EEC" w14:textId="77777777" w:rsidR="00445F72" w:rsidRDefault="00445F72">
      <w:pPr>
        <w:spacing w:line="240" w:lineRule="auto"/>
      </w:pPr>
      <w:r>
        <w:separator/>
      </w:r>
    </w:p>
  </w:endnote>
  <w:endnote w:type="continuationSeparator" w:id="0">
    <w:p w14:paraId="76D80CDD" w14:textId="77777777" w:rsidR="00445F72" w:rsidRDefault="00445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701F52" w:rsidRPr="006F0919" w:rsidRDefault="00701F52"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701F52" w:rsidRDefault="00701F52" w:rsidP="00AB6928">
    <w:pPr>
      <w:pStyle w:val="MDPIfooterfirstpage"/>
      <w:pBdr>
        <w:top w:val="single" w:sz="4" w:space="0" w:color="000000"/>
      </w:pBdr>
      <w:adjustRightInd w:val="0"/>
      <w:snapToGrid w:val="0"/>
      <w:spacing w:before="480" w:line="100" w:lineRule="exact"/>
      <w:rPr>
        <w:i/>
        <w:lang w:val="fr-CH"/>
      </w:rPr>
    </w:pPr>
  </w:p>
  <w:p w14:paraId="4D7D85FB" w14:textId="77777777" w:rsidR="00701F52" w:rsidRPr="008B308E" w:rsidRDefault="00701F52"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9594A" w14:textId="77777777" w:rsidR="00445F72" w:rsidRDefault="00445F72">
      <w:pPr>
        <w:spacing w:line="240" w:lineRule="auto"/>
      </w:pPr>
      <w:r>
        <w:separator/>
      </w:r>
    </w:p>
  </w:footnote>
  <w:footnote w:type="continuationSeparator" w:id="0">
    <w:p w14:paraId="131E9E02" w14:textId="77777777" w:rsidR="00445F72" w:rsidRDefault="00445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701F52" w:rsidRDefault="00701F52"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05744722" w:rsidR="00701F52" w:rsidRDefault="00701F52"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C536ED">
      <w:rPr>
        <w:sz w:val="16"/>
      </w:rPr>
      <w:t>20</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C536ED">
      <w:rPr>
        <w:sz w:val="16"/>
      </w:rPr>
      <w:t>20</w:t>
    </w:r>
    <w:r>
      <w:rPr>
        <w:sz w:val="16"/>
      </w:rPr>
      <w:fldChar w:fldCharType="end"/>
    </w:r>
  </w:p>
  <w:p w14:paraId="6458DBD9" w14:textId="77777777" w:rsidR="00701F52" w:rsidRPr="00D200AF" w:rsidRDefault="00701F52"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701F52" w:rsidRPr="00435CBC" w14:paraId="2431D39E" w14:textId="77777777" w:rsidTr="004F6104">
      <w:trPr>
        <w:trHeight w:val="686"/>
      </w:trPr>
      <w:tc>
        <w:tcPr>
          <w:tcW w:w="3679" w:type="dxa"/>
          <w:shd w:val="clear" w:color="auto" w:fill="auto"/>
          <w:vAlign w:val="center"/>
        </w:tcPr>
        <w:p w14:paraId="65351EE9" w14:textId="77777777" w:rsidR="00701F52" w:rsidRPr="00DF0468" w:rsidRDefault="00701F52" w:rsidP="00435CBC">
          <w:pPr>
            <w:pStyle w:val="stBilgi"/>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701F52" w:rsidRPr="00DF0468" w:rsidRDefault="00701F52"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701F52" w:rsidRPr="00DF0468" w:rsidRDefault="00701F52" w:rsidP="004F6104">
          <w:pPr>
            <w:pStyle w:val="stBilgi"/>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701F52" w:rsidRPr="00410B2B" w:rsidRDefault="00701F52"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5581112">
    <w:abstractNumId w:val="3"/>
  </w:num>
  <w:num w:numId="2" w16cid:durableId="97455265">
    <w:abstractNumId w:val="10"/>
  </w:num>
  <w:num w:numId="3" w16cid:durableId="1942446643">
    <w:abstractNumId w:val="7"/>
  </w:num>
  <w:num w:numId="4" w16cid:durableId="1397659">
    <w:abstractNumId w:val="6"/>
  </w:num>
  <w:num w:numId="5" w16cid:durableId="907567985">
    <w:abstractNumId w:val="12"/>
  </w:num>
  <w:num w:numId="6" w16cid:durableId="586381826">
    <w:abstractNumId w:val="2"/>
  </w:num>
  <w:num w:numId="7" w16cid:durableId="1881359480">
    <w:abstractNumId w:val="8"/>
  </w:num>
  <w:num w:numId="8" w16cid:durableId="246571784">
    <w:abstractNumId w:val="4"/>
  </w:num>
  <w:num w:numId="9" w16cid:durableId="320156619">
    <w:abstractNumId w:val="0"/>
  </w:num>
  <w:num w:numId="10" w16cid:durableId="1440415991">
    <w:abstractNumId w:val="11"/>
  </w:num>
  <w:num w:numId="11" w16cid:durableId="1189097735">
    <w:abstractNumId w:val="5"/>
  </w:num>
  <w:num w:numId="12" w16cid:durableId="1958100215">
    <w:abstractNumId w:val="1"/>
  </w:num>
  <w:num w:numId="13" w16cid:durableId="563878435">
    <w:abstractNumId w:val="3"/>
  </w:num>
  <w:num w:numId="14" w16cid:durableId="1723823412">
    <w:abstractNumId w:val="1"/>
  </w:num>
  <w:num w:numId="15" w16cid:durableId="1821268118">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4C7C"/>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750A"/>
    <w:rsid w:val="001D4796"/>
    <w:rsid w:val="001D7249"/>
    <w:rsid w:val="001E0E34"/>
    <w:rsid w:val="001E2AEB"/>
    <w:rsid w:val="001F34E3"/>
    <w:rsid w:val="00205FE7"/>
    <w:rsid w:val="00227BFE"/>
    <w:rsid w:val="00230D45"/>
    <w:rsid w:val="002449AF"/>
    <w:rsid w:val="002625F0"/>
    <w:rsid w:val="00265056"/>
    <w:rsid w:val="00275335"/>
    <w:rsid w:val="002978D1"/>
    <w:rsid w:val="00297F72"/>
    <w:rsid w:val="002A4D64"/>
    <w:rsid w:val="002C3150"/>
    <w:rsid w:val="002C3236"/>
    <w:rsid w:val="002C371D"/>
    <w:rsid w:val="002E1A35"/>
    <w:rsid w:val="002F1599"/>
    <w:rsid w:val="00304EC3"/>
    <w:rsid w:val="003157AA"/>
    <w:rsid w:val="003204B8"/>
    <w:rsid w:val="00323396"/>
    <w:rsid w:val="00326141"/>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82769"/>
    <w:rsid w:val="004875AF"/>
    <w:rsid w:val="004E05C2"/>
    <w:rsid w:val="004E1D83"/>
    <w:rsid w:val="004E6E1F"/>
    <w:rsid w:val="004F6104"/>
    <w:rsid w:val="0050163D"/>
    <w:rsid w:val="00536B5E"/>
    <w:rsid w:val="0055266E"/>
    <w:rsid w:val="00552799"/>
    <w:rsid w:val="00557302"/>
    <w:rsid w:val="00562348"/>
    <w:rsid w:val="00567B50"/>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819C2"/>
    <w:rsid w:val="00685BAE"/>
    <w:rsid w:val="00692393"/>
    <w:rsid w:val="006B0048"/>
    <w:rsid w:val="006B617F"/>
    <w:rsid w:val="006C2A8F"/>
    <w:rsid w:val="006D0FDB"/>
    <w:rsid w:val="006E680C"/>
    <w:rsid w:val="006F421E"/>
    <w:rsid w:val="00701F52"/>
    <w:rsid w:val="0070363E"/>
    <w:rsid w:val="00703943"/>
    <w:rsid w:val="00711F73"/>
    <w:rsid w:val="007216FA"/>
    <w:rsid w:val="007242F5"/>
    <w:rsid w:val="0072475C"/>
    <w:rsid w:val="00730EFE"/>
    <w:rsid w:val="00741D3F"/>
    <w:rsid w:val="00751ADC"/>
    <w:rsid w:val="007730A7"/>
    <w:rsid w:val="0077467B"/>
    <w:rsid w:val="00782275"/>
    <w:rsid w:val="007A1DBF"/>
    <w:rsid w:val="007A4A9A"/>
    <w:rsid w:val="007B6307"/>
    <w:rsid w:val="007C132E"/>
    <w:rsid w:val="007C5D68"/>
    <w:rsid w:val="007E294F"/>
    <w:rsid w:val="007F28DA"/>
    <w:rsid w:val="00806305"/>
    <w:rsid w:val="0081185C"/>
    <w:rsid w:val="00812A4B"/>
    <w:rsid w:val="00815056"/>
    <w:rsid w:val="00817486"/>
    <w:rsid w:val="008257A9"/>
    <w:rsid w:val="00827870"/>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07DC"/>
    <w:rsid w:val="008F2825"/>
    <w:rsid w:val="0090154A"/>
    <w:rsid w:val="0090462C"/>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32E3F"/>
    <w:rsid w:val="00A62F7E"/>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96F86"/>
    <w:rsid w:val="00BB0864"/>
    <w:rsid w:val="00BE6997"/>
    <w:rsid w:val="00BF750A"/>
    <w:rsid w:val="00C2110E"/>
    <w:rsid w:val="00C37719"/>
    <w:rsid w:val="00C37EE5"/>
    <w:rsid w:val="00C41405"/>
    <w:rsid w:val="00C45358"/>
    <w:rsid w:val="00C536ED"/>
    <w:rsid w:val="00C53892"/>
    <w:rsid w:val="00C60F4E"/>
    <w:rsid w:val="00C96C77"/>
    <w:rsid w:val="00C97F8F"/>
    <w:rsid w:val="00CB118A"/>
    <w:rsid w:val="00CD35C7"/>
    <w:rsid w:val="00CD67B4"/>
    <w:rsid w:val="00D02B37"/>
    <w:rsid w:val="00D1375F"/>
    <w:rsid w:val="00D151D4"/>
    <w:rsid w:val="00D22AD2"/>
    <w:rsid w:val="00D44A8F"/>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1A943D5"/>
  <w15:docId w15:val="{48328E82-6AA9-4282-B21F-812F2CC94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0">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VarsaylanParagrafYazTipi"/>
    <w:rsid w:val="00730EFE"/>
  </w:style>
  <w:style w:type="character" w:customStyle="1" w:styleId="writecontent-moduleinputword--bssz">
    <w:name w:val="writecontent-module__inputword--bs_sz"/>
    <w:basedOn w:val="VarsaylanParagrafYazTipi"/>
    <w:rsid w:val="00730EFE"/>
  </w:style>
  <w:style w:type="character" w:customStyle="1" w:styleId="writecontent-modulehighlight--wnzwc">
    <w:name w:val="writecontent-module__highlight--wnzwc"/>
    <w:basedOn w:val="VarsaylanParagrafYazTipi"/>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697848834">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119419956">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1854952663">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81028129">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261492099">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1024945008">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36125036">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756436993">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24451826">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1472943003">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31006213">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983608551">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02383671">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214408015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6044702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hyperlink" Target="https://doi.org/10.1038/s41467-020-15096-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D45D4B"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D45D4B"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YerTutucuMetni"/>
            </w:rPr>
            <w:t>Metin girmek için buraya tıklayın veya dokunun.</w:t>
          </w:r>
        </w:p>
      </w:docPartBody>
    </w:docPart>
    <w:docPart>
      <w:docPartPr>
        <w:name w:val="40EB2CF2646B4C4F8D2B2A685F2D1B3C"/>
        <w:category>
          <w:name w:val="Genel"/>
          <w:gallery w:val="placeholder"/>
        </w:category>
        <w:types>
          <w:type w:val="bbPlcHdr"/>
        </w:types>
        <w:behaviors>
          <w:behavior w:val="content"/>
        </w:behaviors>
        <w:guid w:val="{90F44CAF-0BE4-49DF-911A-48CB5DD6F86F}"/>
      </w:docPartPr>
      <w:docPartBody>
        <w:p w:rsidR="00D45D4B" w:rsidRDefault="00C30372" w:rsidP="00C30372">
          <w:pPr>
            <w:pStyle w:val="40EB2CF2646B4C4F8D2B2A685F2D1B3C"/>
          </w:pPr>
          <w:r w:rsidRPr="00C52501">
            <w:rPr>
              <w:rStyle w:val="YerTutucuMetni"/>
            </w:rPr>
            <w:t>Metin girmek için buraya tıklayın veya dokunun.</w:t>
          </w:r>
        </w:p>
      </w:docPartBody>
    </w:docPart>
    <w:docPart>
      <w:docPartPr>
        <w:name w:val="81AD5F91A6E141F3A2940B970A898979"/>
        <w:category>
          <w:name w:val="Genel"/>
          <w:gallery w:val="placeholder"/>
        </w:category>
        <w:types>
          <w:type w:val="bbPlcHdr"/>
        </w:types>
        <w:behaviors>
          <w:behavior w:val="content"/>
        </w:behaviors>
        <w:guid w:val="{FFCEE359-FB07-4719-B673-5D0E7B49F628}"/>
      </w:docPartPr>
      <w:docPartBody>
        <w:p w:rsidR="00246647" w:rsidRDefault="00C1158F" w:rsidP="00C1158F">
          <w:pPr>
            <w:pStyle w:val="81AD5F91A6E141F3A2940B970A898979"/>
          </w:pPr>
          <w:r w:rsidRPr="00F03ACA">
            <w:rPr>
              <w:rStyle w:val="YerTutucuMetni"/>
            </w:rPr>
            <w:t>Click or tap here to enter text.</w:t>
          </w:r>
        </w:p>
      </w:docPartBody>
    </w:docPart>
    <w:docPart>
      <w:docPartPr>
        <w:name w:val="FD31A62A1A024984A28D8D2EE4DFB408"/>
        <w:category>
          <w:name w:val="Genel"/>
          <w:gallery w:val="placeholder"/>
        </w:category>
        <w:types>
          <w:type w:val="bbPlcHdr"/>
        </w:types>
        <w:behaviors>
          <w:behavior w:val="content"/>
        </w:behaviors>
        <w:guid w:val="{A6C2956D-AFFF-4B10-B164-9C0C3262BEBB}"/>
      </w:docPartPr>
      <w:docPartBody>
        <w:p w:rsidR="00000000" w:rsidRDefault="00DD0663" w:rsidP="00DD0663">
          <w:pPr>
            <w:pStyle w:val="FD31A62A1A024984A28D8D2EE4DFB408"/>
          </w:pPr>
          <w:r>
            <w:rPr>
              <w:rStyle w:val="YerTutucuMetni"/>
            </w:rPr>
            <w:t>Click or tap here to enter text.</w:t>
          </w:r>
        </w:p>
      </w:docPartBody>
    </w:docPart>
    <w:docPart>
      <w:docPartPr>
        <w:name w:val="4E9B05B1E37C4CC797F4DF800BA65AD1"/>
        <w:category>
          <w:name w:val="Genel"/>
          <w:gallery w:val="placeholder"/>
        </w:category>
        <w:types>
          <w:type w:val="bbPlcHdr"/>
        </w:types>
        <w:behaviors>
          <w:behavior w:val="content"/>
        </w:behaviors>
        <w:guid w:val="{CB61152B-E26B-4DF7-B3FA-71FD66D2C2FB}"/>
      </w:docPartPr>
      <w:docPartBody>
        <w:p w:rsidR="00000000" w:rsidRDefault="00DD0663" w:rsidP="00DD0663">
          <w:pPr>
            <w:pStyle w:val="4E9B05B1E37C4CC797F4DF800BA65AD1"/>
          </w:pPr>
          <w:r>
            <w:rPr>
              <w:rStyle w:val="YerTutucuMetni"/>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Microsoft YaHei"/>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E87"/>
    <w:rsid w:val="00176193"/>
    <w:rsid w:val="00246647"/>
    <w:rsid w:val="003F0349"/>
    <w:rsid w:val="00875162"/>
    <w:rsid w:val="008D7848"/>
    <w:rsid w:val="00A90C7E"/>
    <w:rsid w:val="00A96E87"/>
    <w:rsid w:val="00C1158F"/>
    <w:rsid w:val="00C30372"/>
    <w:rsid w:val="00CC23C0"/>
    <w:rsid w:val="00D45D4B"/>
    <w:rsid w:val="00D91E6B"/>
    <w:rsid w:val="00DD0663"/>
    <w:rsid w:val="00EC0D8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DD0663"/>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4E9B05B1E37C4CC797F4DF800BA65AD1">
    <w:name w:val="4E9B05B1E37C4CC797F4DF800BA65AD1"/>
    <w:rsid w:val="00DD0663"/>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bd896868-8e48-4e22-9d65-4010248e28b2&quot;,&quot;properties&quot;:{&quot;noteIndex&quot;:0},&quot;isEdited&quot;:false,&quot;manualOverride&quot;:{&quot;isManuallyOverridden&quot;:false,&quot;citeprocText&quot;:&quot;[1]&quot;,&quot;manualOverrideText&quot;:&quot;&quot;},&quot;citationTag&quot;:&quot;MENDELEY_CITATION_v3_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&quot;,&quot;citationItems&quot;:[{&quot;id&quot;:&quot;6af2edf9-1d4a-3104-b710-57d6f4ad97b9&quot;,&quot;itemData&quot;:{&quot;type&quot;:&quot;article-journal&quot;,&quot;id&quot;:&quot;6af2edf9-1d4a-3104-b710-57d6f4ad97b9&quot;,&quot;title&quot;:&quot;HF-based high-κ dielectrics: A review&quot;,&quot;author&quot;:[{&quot;family&quot;:&quot;Kol&quot;,&quot;given&quot;:&quot;S.&quot;,&quot;parse-names&quot;:false,&quot;dropping-particle&quot;:&quot;&quot;,&quot;non-dropping-particle&quot;:&quot;&quot;},{&quot;family&quot;:&quot;Oral&quot;,&quot;given&quot;:&quot;A. Y.&quot;,&quot;parse-names&quot;:false,&quot;dropping-particle&quot;:&quot;&quot;,&quot;non-dropping-particle&quot;:&quot;&quot;}],&quot;container-title&quot;:&quot;Acta Physica Polonica A&quot;,&quot;container-title-short&quot;:&quot;Acta Phys Pol A&quot;,&quot;DOI&quot;:&quot;10.12693/APhysPolA.136.873&quot;,&quot;ISSN&quot;:&quot;1898794X&quot;,&quot;issued&quot;:{&quot;date-parts&quot;:[[2019]]},&quot;page&quot;:&quot;873-881&quot;,&quot;abstract&quot;:&quot;In the last decades, the number of transistors per chip with integrated circuits has increased leading to reduction in the thickness of silicon dioxide used as gate dielectrics. However, at small dielectric thicknesses leakage current formation has begun due to the quantum tunneling effect. Thus, it became essential to replace SiO2 with alternative dielectrics with high dielectric constant to maintain the same capacitance at higher gate dielectric thicknesses. This review analyzes alternative high-κ dielectric materials substituting for SiO2. For this reason, the properties of materials with high dielectric constant are compared to SiO2 with a special emphasis on HfO2, since it is the most promising high-κ dielectric to replace SiO2. The fundamental points concerning HfO2 gate dielectrics are their high dielectric constant and their thermodynamic stability when in contact with Si. In this article, properties of HfO2 fabricated with different coating methods and doped with different elements such as N, Si, Al, Ti and Ta have been compared and discussed. In the conclusion part, we have summarized the results of characterization obtained by X-ray diffraction, scanning electron microscopy, leakage current density-voltage (J-V ), capacitance-voltage (C-V ) and UV-vis spectroscopy of HfO2 thin films.&quot;,&quot;publisher&quot;:&quot;Polish Academy of Sciences&quot;,&quot;issue&quot;:&quot;6&quot;,&quot;volume&quot;:&quot;136&quot;},&quot;isTemporary&quot;:false}]},{&quot;citationID&quot;:&quot;MENDELEY_CITATION_3b784735-2987-4acc-b87c-0ab071cfa0aa&quot;,&quot;properties&quot;:{&quot;noteIndex&quot;:0},&quot;isEdited&quot;:false,&quot;manualOverride&quot;:{&quot;isManuallyOverridden&quot;:false,&quot;citeprocText&quot;:&quot;[2]&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J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3]&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N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4]&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R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container-title-short&quot;:&quot;Appl Mater Today&quot;},&quot;isTemporary&quot;:false}]},{&quot;citationID&quot;:&quot;MENDELEY_CITATION_4c271678-86e5-47ee-beb8-7e078a9050f0&quot;,&quot;properties&quot;:{&quot;noteIndex&quot;:0},&quot;isEdited&quot;:false,&quot;manualOverride&quot;:{&quot;isManuallyOverridden&quot;:false,&quot;citeprocText&quot;:&quot;[5]&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V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container-title-short&quot;:&quot;Adv Mat Res&quot;},&quot;isTemporary&quot;:false}]},{&quot;citationID&quot;:&quot;MENDELEY_CITATION_4324c3b9-28bd-4e3b-b71e-8fb1f7cd37c9&quot;,&quot;properties&quot;:{&quot;noteIndex&quot;:0},&quot;isEdited&quot;:false,&quot;manualOverride&quot;:{&quot;isManuallyOverridden&quot;:false,&quot;citeprocText&quot;:&quot;[6], [7]&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&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8]&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iwiY29udGFpbmVyLXRpdGxlLXNob3J0IjoiU04gQXBwbCBTY2kifSwiaXNUZW1wb3JhcnkiOmZhbHNlfV19&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container-title-short&quot;:&quot;SN Appl Sci&quot;},&quot;isTemporary&quot;:false}]},{&quot;citationID&quot;:&quot;MENDELEY_CITATION_84996f05-2d1e-4d62-a26b-b04270f12131&quot;,&quot;properties&quot;:{&quot;noteIndex&quot;:0},&quot;isEdited&quot;:false,&quot;manualOverride&quot;:{&quot;isManuallyOverridden&quot;:false,&quot;citeprocText&quot;:&quot;[9]&quot;,&quot;manualOverrideText&quot;:&quot;&quot;},&quot;citationTag&quot;:&quot;MENDELEY_CITATION_v3_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&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container-title-short&quot;:&quot;IEEE Trans Electron Devices&quot;},&quot;isTemporary&quot;:false}]},{&quot;citationID&quot;:&quot;MENDELEY_CITATION_f8dcd0c3-c355-44c4-a25b-7d0b78572199&quot;,&quot;properties&quot;:{&quot;noteIndex&quot;:0},&quot;isEdited&quot;:false,&quot;manualOverride&quot;:{&quot;isManuallyOverridden&quot;:false,&quot;citeprocText&quot;:&quot;[10]&quot;,&quot;manualOverrideText&quot;:&quot;&quot;},&quot;citationTag&quot;:&quot;MENDELEY_CITATION_v3_eyJjaXRhdGlvbklEIjoiTUVOREVMRVlfQ0lUQVRJT05fZjhkY2QwYzMtYzM1NS00NGM0LWEyNWItN2QwYjc4NTcyMTk5IiwicHJvcGVydGllcyI6eyJub3RlSW5kZXgiOjB9LCJpc0VkaXRlZCI6ZmFsc2UsIm1hbnVhbE92ZXJyaWRlIjp7ImlzTWFudWFsbHlPdmVycmlkZGVuIjpmYWxzZSwiY2l0ZXByb2NUZXh0IjoiWzEw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de630bab-ecbd-44ae-85e2-9ecda338ea37&quot;,&quot;properties&quot;:{&quot;noteIndex&quot;:0},&quot;isEdited&quot;:false,&quot;manualOverride&quot;:{&quot;isManuallyOverridden&quot;:false,&quot;citeprocText&quot;:&quot;[11]&quot;,&quot;manualOverrideText&quot;:&quot;&quot;},&quot;citationTag&quot;:&quot;MENDELEY_CITATION_v3_eyJjaXRhdGlvbklEIjoiTUVOREVMRVlfQ0lUQVRJT05fZGU2MzBiYWItZWNiZC00NGFlLTg1ZTItOWVjZGEzMzhlYTM3IiwicHJvcGVydGllcyI6eyJub3RlSW5kZXgiOjB9LCJpc0VkaXRlZCI6ZmFsc2UsIm1hbnVhbE92ZXJyaWRlIjp7ImlzTWFudWFsbHlPdmVycmlkZGVuIjpmYWxzZSwiY2l0ZXByb2NUZXh0IjoiWzEx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d18a3c57-aa7b-4d74-ade3-51c904dbef52&quot;,&quot;properties&quot;:{&quot;noteIndex&quot;:0},&quot;isEdited&quot;:false,&quot;manualOverride&quot;:{&quot;isManuallyOverridden&quot;:false,&quot;citeprocText&quot;:&quot;[12]&quot;,&quot;manualOverrideText&quot;:&quot;&quot;},&quot;citationTag&quot;:&quot;MENDELEY_CITATION_v3_eyJjaXRhdGlvbklEIjoiTUVOREVMRVlfQ0lUQVRJT05fZDE4YTNjNTctYWE3Yi00ZDc0LWFkZTMtNTFjOTA0ZGJlZjUyIiwicHJvcGVydGllcyI6eyJub3RlSW5kZXgiOjB9LCJpc0VkaXRlZCI6ZmFsc2UsIm1hbnVhbE92ZXJyaWRlIjp7ImlzTWFudWFsbHlPdmVycmlkZGVuIjpmYWxzZSwiY2l0ZXByb2NUZXh0IjoiWzEy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056c8008-a682-42a0-a5cb-a7644d6a1ab0&quot;,&quot;properties&quot;:{&quot;noteIndex&quot;:0},&quot;isEdited&quot;:false,&quot;manualOverride&quot;:{&quot;isManuallyOverridden&quot;:false,&quot;citeprocText&quot;:&quot;[13]&quot;,&quot;manualOverrideText&quot;:&quot;&quot;},&quot;citationTag&quot;:&quot;MENDELEY_CITATION_v3_eyJjaXRhdGlvbklEIjoiTUVOREVMRVlfQ0lUQVRJT05fMDU2YzgwMDgtYTY4Mi00MmEwLWE1Y2ItYTc2NDRkNmExYWIwIiwicHJvcGVydGllcyI6eyJub3RlSW5kZXgiOjB9LCJpc0VkaXRlZCI6ZmFsc2UsIm1hbnVhbE92ZXJyaWRlIjp7ImlzTWFudWFsbHlPdmVycmlkZGVuIjpmYWxzZSwiY2l0ZXByb2NUZXh0IjoiWzEz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2c1dbb6c-f0b1-4c4e-a1af-f95e03cc72ec&quot;,&quot;properties&quot;:{&quot;noteIndex&quot;:0},&quot;isEdited&quot;:false,&quot;manualOverride&quot;:{&quot;isManuallyOverridden&quot;:false,&quot;citeprocText&quot;:&quot;[14]&quot;,&quot;manualOverrideText&quot;:&quot;&quot;},&quot;citationTag&quot;:&quot;MENDELEY_CITATION_v3_eyJjaXRhdGlvbklEIjoiTUVOREVMRVlfQ0lUQVRJT05fMmMxZGJiNmMtZjBiMS00YzRlLWExYWYtZjk1ZTAzY2M3MmVjIiwicHJvcGVydGllcyI6eyJub3RlSW5kZXgiOjB9LCJpc0VkaXRlZCI6ZmFsc2UsIm1hbnVhbE92ZXJyaWRlIjp7ImlzTWFudWFsbHlPdmVycmlkZGVuIjpmYWxzZSwiY2l0ZXByb2NUZXh0IjoiWzE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a11823e2-e39c-4d52-8074-ccf36f44cca7&quot;,&quot;properties&quot;:{&quot;noteIndex&quot;:0},&quot;isEdited&quot;:false,&quot;manualOverride&quot;:{&quot;isManuallyOverridden&quot;:false,&quot;citeprocText&quot;:&quot;[15]&quot;,&quot;manualOverrideText&quot;:&quot;&quot;},&quot;citationTag&quot;:&quot;MENDELEY_CITATION_v3_eyJjaXRhdGlvbklEIjoiTUVOREVMRVlfQ0lUQVRJT05fYTExODIzZTItZTM5Yy00ZDUyLTgwNzQtY2NmMzZmNDRjY2E3IiwicHJvcGVydGllcyI6eyJub3RlSW5kZXgiOjB9LCJpc0VkaXRlZCI6ZmFsc2UsIm1hbnVhbE92ZXJyaWRlIjp7ImlzTWFudWFsbHlPdmVycmlkZGVuIjpmYWxzZSwiY2l0ZXByb2NUZXh0IjoiWzE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200bf616-a1d2-4980-bb47-ad5b2e14da8d&quot;,&quot;properties&quot;:{&quot;noteIndex&quot;:0},&quot;isEdited&quot;:false,&quot;manualOverride&quot;:{&quot;isManuallyOverridden&quot;:false,&quot;citeprocText&quot;:&quot;[16]&quot;,&quot;manualOverrideText&quot;:&quot;&quot;},&quot;citationTag&quot;:&quot;MENDELEY_CITATION_v3_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&quot;,&quot;citationItems&quot;:[{&quot;id&quot;:&quot;cb81ed40-cdbc-35ef-8f77-0cca21a12bb5&quot;,&quot;itemData&quot;:{&quot;type&quot;:&quot;article-journal&quot;,&quot;id&quot;:&quot;cb81ed40-cdbc-35ef-8f77-0cca21a12bb5&quot;,&quot;title&quot;:&quot;Improvement of Ion, Electric Field and Transconductance of TriGate FinFET by 5nm Technology&quot;,&quot;author&quot;:[{&quot;family&quot;:&quot;Vijaya&quot;,&quot;given&quot;:&quot;P.&quot;,&quot;parse-names&quot;:false,&quot;dropping-particle&quot;:&quot;&quot;,&quot;non-dropping-particle&quot;:&quot;&quot;},{&quot;family&quot;:&quot;Rohit&quot;,&quot;given&quot;:&quot;Lorenzo&quot;,&quot;parse-names&quot;:false,&quot;dropping-particle&quot;:&quot;&quot;,&quot;non-dropping-particle&quot;:&quot;&quot;}],&quot;container-title&quot;:&quot;Silicon&quot;,&quot;DOI&quot;:&quot;10.1007/s12633-021-01536-z&quot;,&quot;ISSN&quot;:&quot;18769918&quot;,&quot;issued&quot;:{&quot;date-parts&quot;:[[2022,8,1]]},&quot;page&quot;:&quot;7889-7900&quot;,&quot;abstract&quot;:&quot;In present days, the improved performance in nanoscale dimensions is of enormous need than conventional CMOS devices. This paper presents an insight into Trigate FinFET in 5 nm technology using ATLAS 2D simulator. The drain current model based on surface potential calculation is shown to study the performance of tri gate FinFET. The 2D Poisson’s equation is solved for both the gates of tri gate FinFET which results in effects of gate voltage in performance parameters. Different high-K dielectric materials are used in the proposed device and corresponding parameters are calculated to study its behavior in drain current characteristics, electrical parameters, and analog parameters. The On current is increased by 150 % then the existing architectures. The net electric field is increased by a factor of 2. There is a significant increase in Transconductance of the device. The simulated models are verified using Silvaco TCAD in ATLAS simulator.&quot;,&quot;publisher&quot;:&quot;Springer Science and Business Media B.V.&quot;,&quot;issue&quot;:&quot;13&quot;,&quot;volume&quot;:&quot;14&quot;,&quot;container-title-short&quot;:&quot;&quot;},&quot;isTemporary&quot;:false}]},{&quot;citationID&quot;:&quot;MENDELEY_CITATION_6aae9ec7-0266-4fdc-8f36-54aed7da1051&quot;,&quot;properties&quot;:{&quot;noteIndex&quot;:0},&quot;isEdited&quot;:false,&quot;manualOverride&quot;:{&quot;isManuallyOverridden&quot;:false,&quot;citeprocText&quot;:&quot;[13]&quot;,&quot;manualOverrideText&quot;:&quot;&quot;},&quot;citationTag&quot;:&quot;MENDELEY_CITATION_v3_eyJjaXRhdGlvbklEIjoiTUVOREVMRVlfQ0lUQVRJT05fNmFhZTllYzctMDI2Ni00ZmRjLThmMzYtNTRhZWQ3ZGExMDUxIiwicHJvcGVydGllcyI6eyJub3RlSW5kZXgiOjB9LCJpc0VkaXRlZCI6ZmFsc2UsIm1hbnVhbE92ZXJyaWRlIjp7ImlzTWFudWFsbHlPdmVycmlkZGVuIjpmYWxzZSwiY2l0ZXByb2NUZXh0IjoiWzEz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4003121d-19ab-4561-b58f-e5f6ca91bcd7&quot;,&quot;properties&quot;:{&quot;noteIndex&quot;:0},&quot;isEdited&quot;:false,&quot;manualOverride&quot;:{&quot;isManuallyOverridden&quot;:false,&quot;citeprocText&quot;:&quot;[17]&quot;,&quot;manualOverrideText&quot;:&quot;&quot;},&quot;citationTag&quot;:&quot;MENDELEY_CITATION_v3_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&quot;,&quot;citationItems&quot;:[{&quot;id&quot;:&quot;7908c442-6014-3caa-9f8a-4b643690420c&quot;,&quot;itemData&quot;:{&quot;type&quot;:&quot;article-journal&quot;,&quot;id&quot;:&quot;7908c442-6014-3caa-9f8a-4b643690420c&quot;,&quot;title&quot;:&quot;Dual-material gate dual-stacked gate dielectrics gate-source overlap tri-gate germanium FinFET: analysis and application&quot;,&quot;author&quot;:[{&quot;family&quot;:&quot;Das&quot;,&quot;given&quot;:&quot;Rajashree&quot;,&quot;parse-names&quot;:false,&quot;dropping-particle&quot;:&quot;&quot;,&quot;non-dropping-particle&quot;:&quot;&quot;},{&quot;family&quot;:&quot;Baishya&quot;,&quot;given&quot;:&quot;Srimanta&quot;,&quot;parse-names&quot;:false,&quot;dropping-particle&quot;:&quot;&quot;,&quot;non-dropping-particle&quot;:&quot;&quot;}],&quot;container-title&quot;:&quot;Indian Journal of Physics&quot;,&quot;DOI&quot;:&quot;10.1007/s12648-018-1289-y&quot;,&quot;ISSN&quot;:&quot;09749845&quot;,&quot;issued&quot;:{&quot;date-parts&quot;:[[2019,2,16]]},&quot;page&quot;:&quot;197-205&quot;,&quot;abstract&quot;:&quot;This study proposes a novel dual-material-gate dual-stacked-gate dielectrics gate–source overlap Ge FinFET and compares its characteristics with conventional FinFET. The proposed device shows very less leakage current (I OFF ) (~ 10 −17  A), significant on drain current (~ I ON ) (~ 10 −4  A), very high ratio of I ON to I OFF (I ON /I OFF ) (~ 10 13 ) and less subthreshold swing of (SS) (71 mV/dec). This study presents the effect of different dielectrics, oxide thicknesses (t ox ) and back-gate voltages (V GB ) on transfer characteristics of the proposed device. The effect of channel concentration on I ON /I OFF , threshold voltage (V th ), transconductance (g m ) and SS is also investigated. The effect of overlap length (L ov ) on analog parameter, gate–source capacitance (C gs ), is also analyzed. Moreover, the effect of fin thickness (T fin ) on V th and SS is also studied. The height of the BOX plays an important role in reducing I OFF . Moreover, with emphasis on digital application, by using the proposed device a digital inverter circuit is implemented, and this study investigates the characteristics using mixed-mode simulation.&quot;,&quot;publisher&quot;:&quot;Scientific Publishers&quot;,&quot;issue&quot;:&quot;2&quot;,&quot;volume&quot;:&quot;93&quot;,&quot;container-title-short&quot;:&quot;&quot;},&quot;isTemporary&quot;:false}]},{&quot;citationID&quot;:&quot;MENDELEY_CITATION_07b4eaea-a9ba-41da-8904-e74239bd7483&quot;,&quot;properties&quot;:{&quot;noteIndex&quot;:0},&quot;isEdited&quot;:false,&quot;manualOverride&quot;:{&quot;isManuallyOverridden&quot;:false,&quot;citeprocText&quot;:&quot;[18]&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19], [20], [21]&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E5XSwgWzIwXSwgWzIx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LCJjb250YWluZXItdGl0bGUtc2hvcnQiOiI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container-title-short&quot;:&quot;&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container-title-short&quot;:&quot;Solid State Electron&quot;},&quot;isTemporary&quot;:false}]},{&quot;citationID&quot;:&quot;MENDELEY_CITATION_aaf1742e-7bf6-40e6-9614-442b650e83ae&quot;,&quot;properties&quot;:{&quot;noteIndex&quot;:0},&quot;isEdited&quot;:false,&quot;manualOverride&quot;:{&quot;isManuallyOverridden&quot;:false,&quot;citeprocText&quot;:&quot;[22], [23]&quot;,&quot;manualOverrideText&quot;:&quot;&quot;},&quot;citationTag&quot;:&quot;MENDELEY_CITATION_v3_eyJjaXRhdGlvbklEIjoiTUVOREVMRVlfQ0lUQVRJT05fYWFmMTc0MmUtN2JmNi00MGU2LTk2MTQtNDQyYjY1MGU4M2FlIiwicHJvcGVydGllcyI6eyJub3RlSW5kZXgiOjB9LCJpc0VkaXRlZCI6ZmFsc2UsIm1hbnVhbE92ZXJyaWRlIjp7ImlzTWFudWFsbHlPdmVycmlkZGVuIjpmYWxzZSwiY2l0ZXByb2NUZXh0IjoiWzIyXSwgWzI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51fd4054-1b6c-42a3-837a-5da05cf79174&quot;,&quot;properties&quot;:{&quot;noteIndex&quot;:0},&quot;isEdited&quot;:false,&quot;manualOverride&quot;:{&quot;isManuallyOverridden&quot;:false,&quot;citeprocText&quot;:&quot;[18]&quot;,&quot;manualOverrideText&quot;:&quot;&quot;},&quot;citationTag&quot;:&quot;MENDELEY_CITATION_v3_eyJjaXRhdGlvbklEIjoiTUVOREVMRVlfQ0lUQVRJT05fNTFmZDQwNTQtMWI2Yy00MmEzLTgzN2EtNWRhMDVjZjc5MTc0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2fa02386-45e7-45a8-9420-e7c1b15b09f9&quot;,&quot;properties&quot;:{&quot;noteIndex&quot;:0},&quot;isEdited&quot;:false,&quot;manualOverride&quot;:{&quot;isManuallyOverridden&quot;:false,&quot;citeprocText&quot;:&quot;[24]&quot;,&quot;manualOverrideText&quot;:&quot;&quot;},&quot;citationTag&quot;:&quot;MENDELEY_CITATION_v3_eyJjaXRhdGlvbklEIjoiTUVOREVMRVlfQ0lUQVRJT05fMmZhMDIzODYtNDVlNy00NWE4LTk0MjAtZTdjMWIxNWIwOWY5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864f0425-796b-45d7-beb5-73b0dc1919f3&quot;,&quot;properties&quot;:{&quot;noteIndex&quot;:0},&quot;isEdited&quot;:false,&quot;manualOverride&quot;:{&quot;isManuallyOverridden&quot;:false,&quot;citeprocText&quot;:&quot;[25]&quot;,&quot;manualOverrideText&quot;:&quot;&quot;},&quot;citationTag&quot;:&quot;MENDELEY_CITATION_v3_eyJjaXRhdGlvbklEIjoiTUVOREVMRVlfQ0lUQVRJT05fODY0ZjA0MjUtNzk2Yi00NWQ3LWJlYjUtNzNiMGRjMTkxOWYzIiwicHJvcGVydGllcyI6eyJub3RlSW5kZXgiOjB9LCJpc0VkaXRlZCI6ZmFsc2UsIm1hbnVhbE92ZXJyaWRlIjp7ImlzTWFudWFsbHlPdmVycmlkZGVuIjpmYWxzZSwiY2l0ZXByb2NUZXh0IjoiWzI1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2445e58e-0680-4f1d-b723-3be6a1295087&quot;,&quot;properties&quot;:{&quot;noteIndex&quot;:0},&quot;isEdited&quot;:false,&quot;manualOverride&quot;:{&quot;isManuallyOverridden&quot;:false,&quot;citeprocText&quot;:&quot;[9]&quot;,&quot;manualOverrideText&quot;:&quot;&quot;},&quot;citationTag&quot;:&quot;MENDELEY_CITATION_v3_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&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container-title-short&quot;:&quot;IEEE Trans Electron Devices&quot;},&quot;isTemporary&quot;:false}]},{&quot;citationID&quot;:&quot;MENDELEY_CITATION_662b9954-2b14-42fa-9dbc-1d656ec5273e&quot;,&quot;properties&quot;:{&quot;noteIndex&quot;:0},&quot;isEdited&quot;:false,&quot;manualOverride&quot;:{&quot;isManuallyOverridden&quot;:false,&quot;citeprocText&quot;:&quot;[10]&quot;,&quot;manualOverrideText&quot;:&quot;&quot;},&quot;citationTag&quot;:&quot;MENDELEY_CITATION_v3_eyJjaXRhdGlvbklEIjoiTUVOREVMRVlfQ0lUQVRJT05fNjYyYjk5NTQtMmIxNC00MmZhLTlkYmMtMWQ2NTZlYzUyNzNlIiwicHJvcGVydGllcyI6eyJub3RlSW5kZXgiOjB9LCJpc0VkaXRlZCI6ZmFsc2UsIm1hbnVhbE92ZXJyaWRlIjp7ImlzTWFudWFsbHlPdmVycmlkZGVuIjpmYWxzZSwiY2l0ZXByb2NUZXh0IjoiWzEw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a50ad610-56e0-44ea-a6eb-a23c3aef929b&quot;,&quot;properties&quot;:{&quot;noteIndex&quot;:0},&quot;isEdited&quot;:false,&quot;manualOverride&quot;:{&quot;isManuallyOverridden&quot;:false,&quot;citeprocText&quot;:&quot;[11]&quot;,&quot;manualOverrideText&quot;:&quot;&quot;},&quot;citationTag&quot;:&quot;MENDELEY_CITATION_v3_eyJjaXRhdGlvbklEIjoiTUVOREVMRVlfQ0lUQVRJT05fYTUwYWQ2MTAtNTZlMC00NGVhLWE2ZWItYTIzYzNhZWY5MjliIiwicHJvcGVydGllcyI6eyJub3RlSW5kZXgiOjB9LCJpc0VkaXRlZCI6ZmFsc2UsIm1hbnVhbE92ZXJyaWRlIjp7ImlzTWFudWFsbHlPdmVycmlkZGVuIjpmYWxzZSwiY2l0ZXByb2NUZXh0IjoiWzEx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kRPSSI6IjEwLjE5MDcwLzIxNjctODY4NS0xMzAwMDYiLCJJU1NOIjoiMjE2Nzg2ODUiLCJVUkwiOiJodHRwczovL3NjaWRvYy5vcmcvYXJ0aWNsZXBkZnMvSUpOU1QvSUpOU1QtMjE2Ny04Njg1LTAyLTQwMS5wZGYiLCJpc3N1ZWQiOnsiZGF0ZS1wYXJ0cyI6W1syMDEzLDEwLDI4XV19LCJwYWdlIjoiMjktMzIiLCJjb250YWluZXItdGl0bGUtc2hvcnQiOiJJbnQgSiBOYW5vIFN0dWQgVGVjaG5vbCJ9LCJpc1RlbXBvcmFyeSI6ZmFsc2V9XX0=&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DOI&quot;:&quot;10.19070/2167-8685-130006&quot;,&quot;ISSN&quot;:&quot;21678685&quot;,&quot;URL&quot;:&quot;https://scidoc.org/articlepdfs/IJNST/IJNST-2167-8685-02-401.pdf&quot;,&quot;issued&quot;:{&quot;date-parts&quot;:[[2013,10,28]]},&quot;page&quot;:&quot;29-32&quot;,&quot;container-title-short&quot;:&quot;Int J Nano Stud Technol&quot;},&quot;isTemporary&quot;:false}]},{&quot;citationID&quot;:&quot;MENDELEY_CITATION_9bb3bc2c-7205-4e3b-89b2-f45f7fea27a1&quot;,&quot;properties&quot;:{&quot;noteIndex&quot;:0},&quot;isEdited&quot;:false,&quot;manualOverride&quot;:{&quot;isManuallyOverridden&quot;:false,&quot;citeprocText&quot;:&quot;[12]&quot;,&quot;manualOverrideText&quot;:&quot;&quot;},&quot;citationTag&quot;:&quot;MENDELEY_CITATION_v3_eyJjaXRhdGlvbklEIjoiTUVOREVMRVlfQ0lUQVRJT05fOWJiM2JjMmMtNzIwNS00ZTNiLTg5YjItZjQ1ZjdmZWEyN2ExIiwicHJvcGVydGllcyI6eyJub3RlSW5kZXgiOjB9LCJpc0VkaXRlZCI6ZmFsc2UsIm1hbnVhbE92ZXJyaWRlIjp7ImlzTWFudWFsbHlPdmVycmlkZGVuIjpmYWxzZSwiY2l0ZXByb2NUZXh0IjoiWzEy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ID&quot;:&quot;MENDELEY_CITATION_17107950-b968-456a-ad6b-2ed2dc2f6de2&quot;,&quot;properties&quot;:{&quot;noteIndex&quot;:0},&quot;isEdited&quot;:false,&quot;manualOverride&quot;:{&quot;isManuallyOverridden&quot;:false,&quot;citeprocText&quot;:&quot;[13]&quot;,&quot;manualOverrideText&quot;:&quot;&quot;},&quot;citationTag&quot;:&quot;MENDELEY_CITATION_v3_eyJjaXRhdGlvbklEIjoiTUVOREVMRVlfQ0lUQVRJT05fMTcxMDc5NTAtYjk2OC00NTZhLWFkNmItMmVkMmRjMmY2ZGUyIiwicHJvcGVydGllcyI6eyJub3RlSW5kZXgiOjB9LCJpc0VkaXRlZCI6ZmFsc2UsIm1hbnVhbE92ZXJyaWRlIjp7ImlzTWFudWFsbHlPdmVycmlkZGVuIjpmYWxzZSwiY2l0ZXByb2NUZXh0IjoiWzEz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&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container-title-short&quot;:&quot;IOP Conf Ser Mater Sci Eng&quot;},&quot;isTemporary&quot;:false}]},{&quot;citationID&quot;:&quot;MENDELEY_CITATION_1d280c75-7f92-4155-b7de-008be5f899b4&quot;,&quot;properties&quot;:{&quot;noteIndex&quot;:0},&quot;isEdited&quot;:false,&quot;manualOverride&quot;:{&quot;isManuallyOverridden&quot;:false,&quot;citeprocText&quot;:&quot;[14]&quot;,&quot;manualOverrideText&quot;:&quot;&quot;},&quot;citationTag&quot;:&quot;MENDELEY_CITATION_v3_eyJjaXRhdGlvbklEIjoiTUVOREVMRVlfQ0lUQVRJT05fMWQyODBjNzUtN2Y5Mi00MTU1LWI3ZGUtMDA4YmU1Zjg5OWI0IiwicHJvcGVydGllcyI6eyJub3RlSW5kZXgiOjB9LCJpc0VkaXRlZCI6ZmFsc2UsIm1hbnVhbE92ZXJyaWRlIjp7ImlzTWFudWFsbHlPdmVycmlkZGVuIjpmYWxzZSwiY2l0ZXByb2NUZXh0IjoiWzE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b5c00c71-6a25-4d2f-a9b7-cafc0d5ed3b1&quot;,&quot;properties&quot;:{&quot;noteIndex&quot;:0},&quot;isEdited&quot;:false,&quot;manualOverride&quot;:{&quot;isManuallyOverridden&quot;:false,&quot;citeprocText&quot;:&quot;[15]&quot;,&quot;manualOverrideText&quot;:&quot;&quot;},&quot;citationTag&quot;:&quot;MENDELEY_CITATION_v3_eyJjaXRhdGlvbklEIjoiTUVOREVMRVlfQ0lUQVRJT05fYjVjMDBjNzEtNmEyNS00ZDJmLWE5YjctY2FmYzBkNWVkM2IxIiwicHJvcGVydGllcyI6eyJub3RlSW5kZXgiOjB9LCJpc0VkaXRlZCI6ZmFsc2UsIm1hbnVhbE92ZXJyaWRlIjp7ImlzTWFudWFsbHlPdmVycmlkZGVuIjpmYWxzZSwiY2l0ZXByb2NUZXh0IjoiWzE1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ID&quot;:&quot;MENDELEY_CITATION_96cc6974-ef92-4801-bf16-e0d486276825&quot;,&quot;properties&quot;:{&quot;noteIndex&quot;:0},&quot;isEdited&quot;:false,&quot;manualOverride&quot;:{&quot;isManuallyOverridden&quot;:false,&quot;citeprocText&quot;:&quot;[22], [23]&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IyXSwgWzI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18]&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2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2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I1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6]&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2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22]&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Iy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citationID&quot;:&quot;MENDELEY_CITATION_13ff8ed9-0ba6-47db-829c-0d0fe60d6405&quot;,&quot;properties&quot;:{&quot;noteIndex&quot;:0},&quot;isEdited&quot;:false,&quot;manualOverride&quot;:{&quot;isManuallyOverridden&quot;:false,&quot;citeprocText&quot;:&quot;[22], [23]&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container-title-short&quot;:&quot;J Appl Phys&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3]&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&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7]&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625d93f9-f911-499c-9509-762ff09704b4&quot;,&quot;properties&quot;:{&quot;noteIndex&quot;:0},&quot;isEdited&quot;:false,&quot;manualOverride&quot;:{&quot;isManuallyOverridden&quot;:false,&quot;citeprocText&quot;:&quot;[27]&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3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container-title-short&quot;:&quot;J Appl Phys&quot;},&quot;isTemporary&quot;:false}]},{&quot;citationID&quot;:&quot;MENDELEY_CITATION_2f9b55a4-8d40-40ed-a0de-cdcd4cf06d18&quot;,&quot;properties&quot;:{&quot;noteIndex&quot;:0},&quot;isEdited&quot;:false,&quot;manualOverride&quot;:{&quot;isManuallyOverridden&quot;:true,&quot;citeprocText&quot;:&quot;[28], [29]&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hdLCBbMjl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18]&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E4XSIsIm1hbnVhbE92ZXJyaWRlVGV4dCI6IiJ9LCJjaXRhdGlvbkl0ZW1zIjpb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18], [30]&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&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container-title-short&quot;:&quot;Appl Opt&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0]&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w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container-title-short&quot;:&quot;Int J Comput Appl&quot;},&quot;isTemporary&quot;:false}]},{&quot;citationID&quot;:&quot;MENDELEY_CITATION_eb335d40-6acb-4901-a8f0-60249ab5c981&quot;,&quot;properties&quot;:{&quot;noteIndex&quot;:0},&quot;isEdited&quot;:false,&quot;manualOverride&quot;:{&quot;isManuallyOverridden&quot;:false,&quot;citeprocText&quot;:&quot;[14]&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E0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19]&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E5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2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2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2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&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24]&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MjRdIiwibWFudWFsT3ZlcnJpZGVUZXh0IjoiWzQuXS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31]&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Mx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ed97b680-7cd6-400e-909c-0c73182f819f&quot;,&quot;properties&quot;:{&quot;noteIndex&quot;:0},&quot;isEdited&quot;:false,&quot;manualOverride&quot;:{&quot;isManuallyOverridden&quot;:false,&quot;citeprocText&quot;:&quot;[24]&quot;,&quot;manualOverrideText&quot;:&quot;&quot;},&quot;citationTag&quot;:&quot;MENDELEY_CITATION_v3_eyJjaXRhdGlvbklEIjoiTUVOREVMRVlfQ0lUQVRJT05fZWQ5N2I2ODAtN2NkNi00MDBlLTkwOWMtMGM3MzE4MmY4MTlm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a2478016-7ee1-4475-8650-6bb76b46f71a&quot;,&quot;properties&quot;:{&quot;noteIndex&quot;:0},&quot;isEdited&quot;:false,&quot;manualOverride&quot;:{&quot;isManuallyOverridden&quot;:false,&quot;citeprocText&quot;:&quot;[24]&quot;,&quot;manualOverrideText&quot;:&quot;&quot;},&quot;citationTag&quot;:&quot;MENDELEY_CITATION_v3_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&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7E183-5741-4682-9AA4-51C07B6FB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23</Pages>
  <Words>7880</Words>
  <Characters>44920</Characters>
  <Application>Microsoft Office Word</Application>
  <DocSecurity>0</DocSecurity>
  <Lines>374</Lines>
  <Paragraphs>105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10</cp:revision>
  <dcterms:created xsi:type="dcterms:W3CDTF">2024-03-19T18:38:00Z</dcterms:created>
  <dcterms:modified xsi:type="dcterms:W3CDTF">2024-03-24T12:26:00Z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