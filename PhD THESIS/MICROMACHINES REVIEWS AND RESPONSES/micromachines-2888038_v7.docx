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6ECFDE40" w14:textId="5F59F413" w:rsidR="00E14882" w:rsidRDefault="003E0789" w:rsidP="009F529F">
      <w:pPr>
        <w:pStyle w:val="MDPI31text"/>
      </w:pPr>
      <w:r w:rsidRPr="00A14C2E">
        <w:rPr>
          <w:rFonts w:eastAsia="Calibri"/>
          <w:b/>
          <w:bCs/>
          <w:lang w:val="en-IN"/>
        </w:rPr>
        <w:t xml:space="preserve">Abstract: </w:t>
      </w:r>
      <w:proofErr w:type="spellStart"/>
      <w:ins w:id="15" w:author="Ayperi Ülkü" w:date="2024-03-19T23:09:00Z">
        <w:r w:rsidR="00CD35C7" w:rsidRPr="00CD35C7">
          <w:rPr>
            <w:rFonts w:eastAsia="Calibri"/>
            <w:lang w:val="tr-TR"/>
            <w:rPrChange w:id="16" w:author="Ayperi Ülkü" w:date="2024-03-19T23:09:00Z">
              <w:rPr>
                <w:rFonts w:eastAsia="Calibri"/>
                <w:b/>
                <w:bCs/>
                <w:lang w:val="tr-TR"/>
              </w:rPr>
            </w:rPrChange>
          </w:rPr>
          <w:t>One</w:t>
        </w:r>
        <w:proofErr w:type="spellEnd"/>
        <w:r w:rsidR="00CD35C7" w:rsidRPr="00CD35C7">
          <w:rPr>
            <w:rFonts w:eastAsia="Calibri"/>
            <w:lang w:val="tr-TR"/>
            <w:rPrChange w:id="17" w:author="Ayperi Ülkü" w:date="2024-03-19T23:09:00Z">
              <w:rPr>
                <w:rFonts w:eastAsia="Calibri"/>
                <w:b/>
                <w:bCs/>
                <w:lang w:val="tr-TR"/>
              </w:rPr>
            </w:rPrChange>
          </w:rPr>
          <w:t xml:space="preserve"> of </w:t>
        </w:r>
        <w:proofErr w:type="spellStart"/>
        <w:r w:rsidR="00CD35C7" w:rsidRPr="00CD35C7">
          <w:rPr>
            <w:rFonts w:eastAsia="Calibri"/>
            <w:lang w:val="tr-TR"/>
            <w:rPrChange w:id="18" w:author="Ayperi Ülkü" w:date="2024-03-19T23:09:00Z">
              <w:rPr>
                <w:rFonts w:eastAsia="Calibri"/>
                <w:b/>
                <w:bCs/>
                <w:lang w:val="tr-TR"/>
              </w:rPr>
            </w:rPrChange>
          </w:rPr>
          <w:t>the</w:t>
        </w:r>
        <w:proofErr w:type="spellEnd"/>
        <w:r w:rsidR="00CD35C7" w:rsidRPr="00CD35C7">
          <w:rPr>
            <w:rFonts w:eastAsia="Calibri"/>
            <w:lang w:val="tr-TR"/>
            <w:rPrChange w:id="19" w:author="Ayperi Ülkü" w:date="2024-03-19T23:09:00Z">
              <w:rPr>
                <w:rFonts w:eastAsia="Calibri"/>
                <w:b/>
                <w:bCs/>
                <w:lang w:val="tr-TR"/>
              </w:rPr>
            </w:rPrChange>
          </w:rPr>
          <w:t xml:space="preserve"> </w:t>
        </w:r>
        <w:proofErr w:type="spellStart"/>
        <w:r w:rsidR="00CD35C7" w:rsidRPr="00CD35C7">
          <w:rPr>
            <w:rFonts w:eastAsia="Calibri"/>
            <w:lang w:val="tr-TR"/>
            <w:rPrChange w:id="20" w:author="Ayperi Ülkü" w:date="2024-03-19T23:09:00Z">
              <w:rPr>
                <w:rFonts w:eastAsia="Calibri"/>
                <w:b/>
                <w:bCs/>
                <w:lang w:val="tr-TR"/>
              </w:rPr>
            </w:rPrChange>
          </w:rPr>
          <w:t>most</w:t>
        </w:r>
        <w:proofErr w:type="spellEnd"/>
        <w:r w:rsidR="00CD35C7" w:rsidRPr="00CD35C7">
          <w:rPr>
            <w:rFonts w:eastAsia="Calibri"/>
            <w:lang w:val="tr-TR"/>
            <w:rPrChange w:id="21" w:author="Ayperi Ülkü" w:date="2024-03-19T23:09:00Z">
              <w:rPr>
                <w:rFonts w:eastAsia="Calibri"/>
                <w:b/>
                <w:bCs/>
                <w:lang w:val="tr-TR"/>
              </w:rPr>
            </w:rPrChange>
          </w:rPr>
          <w:t xml:space="preserve"> </w:t>
        </w:r>
        <w:proofErr w:type="spellStart"/>
        <w:r w:rsidR="00CD35C7" w:rsidRPr="00CD35C7">
          <w:rPr>
            <w:rFonts w:eastAsia="Calibri"/>
            <w:lang w:val="tr-TR"/>
            <w:rPrChange w:id="22" w:author="Ayperi Ülkü" w:date="2024-03-19T23:09:00Z">
              <w:rPr>
                <w:rFonts w:eastAsia="Calibri"/>
                <w:b/>
                <w:bCs/>
                <w:lang w:val="tr-TR"/>
              </w:rPr>
            </w:rPrChange>
          </w:rPr>
          <w:t>important</w:t>
        </w:r>
        <w:proofErr w:type="spellEnd"/>
        <w:r w:rsidR="00CD35C7" w:rsidRPr="00CD35C7">
          <w:rPr>
            <w:rFonts w:eastAsia="Calibri"/>
            <w:lang w:val="tr-TR"/>
            <w:rPrChange w:id="23" w:author="Ayperi Ülkü" w:date="2024-03-19T23:09:00Z">
              <w:rPr>
                <w:rFonts w:eastAsia="Calibri"/>
                <w:b/>
                <w:bCs/>
                <w:lang w:val="tr-TR"/>
              </w:rPr>
            </w:rPrChange>
          </w:rPr>
          <w:t xml:space="preserve"> </w:t>
        </w:r>
        <w:proofErr w:type="spellStart"/>
        <w:r w:rsidR="00CD35C7" w:rsidRPr="00CD35C7">
          <w:rPr>
            <w:rFonts w:eastAsia="Calibri"/>
            <w:lang w:val="tr-TR"/>
            <w:rPrChange w:id="24" w:author="Ayperi Ülkü" w:date="2024-03-19T23:09:00Z">
              <w:rPr>
                <w:rFonts w:eastAsia="Calibri"/>
                <w:b/>
                <w:bCs/>
                <w:lang w:val="tr-TR"/>
              </w:rPr>
            </w:rPrChange>
          </w:rPr>
          <w:t>developments</w:t>
        </w:r>
        <w:proofErr w:type="spellEnd"/>
        <w:r w:rsidR="00CD35C7" w:rsidRPr="00CD35C7">
          <w:rPr>
            <w:rFonts w:eastAsia="Calibri"/>
            <w:lang w:val="tr-TR"/>
            <w:rPrChange w:id="25" w:author="Ayperi Ülkü" w:date="2024-03-19T23:09:00Z">
              <w:rPr>
                <w:rFonts w:eastAsia="Calibri"/>
                <w:b/>
                <w:bCs/>
                <w:lang w:val="tr-TR"/>
              </w:rPr>
            </w:rPrChange>
          </w:rPr>
          <w:t xml:space="preserve"> in metal-</w:t>
        </w:r>
        <w:proofErr w:type="spellStart"/>
        <w:r w:rsidR="00CD35C7" w:rsidRPr="00CD35C7">
          <w:rPr>
            <w:rFonts w:eastAsia="Calibri"/>
            <w:lang w:val="tr-TR"/>
            <w:rPrChange w:id="26" w:author="Ayperi Ülkü" w:date="2024-03-19T23:09:00Z">
              <w:rPr>
                <w:rFonts w:eastAsia="Calibri"/>
                <w:b/>
                <w:bCs/>
                <w:lang w:val="tr-TR"/>
              </w:rPr>
            </w:rPrChange>
          </w:rPr>
          <w:t>oxide</w:t>
        </w:r>
        <w:proofErr w:type="spellEnd"/>
        <w:r w:rsidR="00CD35C7" w:rsidRPr="00CD35C7">
          <w:rPr>
            <w:rFonts w:eastAsia="Calibri"/>
            <w:lang w:val="tr-TR"/>
            <w:rPrChange w:id="27" w:author="Ayperi Ülkü" w:date="2024-03-19T23:09:00Z">
              <w:rPr>
                <w:rFonts w:eastAsia="Calibri"/>
                <w:b/>
                <w:bCs/>
                <w:lang w:val="tr-TR"/>
              </w:rPr>
            </w:rPrChange>
          </w:rPr>
          <w:t>-</w:t>
        </w:r>
        <w:proofErr w:type="spellStart"/>
        <w:r w:rsidR="00CD35C7" w:rsidRPr="00CD35C7">
          <w:rPr>
            <w:rFonts w:eastAsia="Calibri"/>
            <w:lang w:val="tr-TR"/>
            <w:rPrChange w:id="28" w:author="Ayperi Ülkü" w:date="2024-03-19T23:09:00Z">
              <w:rPr>
                <w:rFonts w:eastAsia="Calibri"/>
                <w:b/>
                <w:bCs/>
                <w:lang w:val="tr-TR"/>
              </w:rPr>
            </w:rPrChange>
          </w:rPr>
          <w:t>semiconductor</w:t>
        </w:r>
        <w:proofErr w:type="spellEnd"/>
        <w:r w:rsidR="00CD35C7" w:rsidRPr="00CD35C7">
          <w:rPr>
            <w:rFonts w:eastAsia="Calibri"/>
            <w:lang w:val="tr-TR"/>
            <w:rPrChange w:id="29" w:author="Ayperi Ülkü" w:date="2024-03-19T23:09:00Z">
              <w:rPr>
                <w:rFonts w:eastAsia="Calibri"/>
                <w:b/>
                <w:bCs/>
                <w:lang w:val="tr-TR"/>
              </w:rPr>
            </w:rPrChange>
          </w:rPr>
          <w:t xml:space="preserve"> </w:t>
        </w:r>
        <w:proofErr w:type="spellStart"/>
        <w:r w:rsidR="00CD35C7" w:rsidRPr="00CD35C7">
          <w:rPr>
            <w:rFonts w:eastAsia="Calibri"/>
            <w:lang w:val="tr-TR"/>
            <w:rPrChange w:id="30" w:author="Ayperi Ülkü" w:date="2024-03-19T23:09:00Z">
              <w:rPr>
                <w:rFonts w:eastAsia="Calibri"/>
                <w:b/>
                <w:bCs/>
                <w:lang w:val="tr-TR"/>
              </w:rPr>
            </w:rPrChange>
          </w:rPr>
          <w:t>field</w:t>
        </w:r>
        <w:proofErr w:type="spellEnd"/>
        <w:r w:rsidR="00CD35C7" w:rsidRPr="00CD35C7">
          <w:rPr>
            <w:rFonts w:eastAsia="Calibri"/>
            <w:lang w:val="tr-TR"/>
            <w:rPrChange w:id="31" w:author="Ayperi Ülkü" w:date="2024-03-19T23:09:00Z">
              <w:rPr>
                <w:rFonts w:eastAsia="Calibri"/>
                <w:b/>
                <w:bCs/>
                <w:lang w:val="tr-TR"/>
              </w:rPr>
            </w:rPrChange>
          </w:rPr>
          <w:t xml:space="preserve"> </w:t>
        </w:r>
        <w:proofErr w:type="spellStart"/>
        <w:r w:rsidR="00CD35C7" w:rsidRPr="00CD35C7">
          <w:rPr>
            <w:rFonts w:eastAsia="Calibri"/>
            <w:lang w:val="tr-TR"/>
            <w:rPrChange w:id="32" w:author="Ayperi Ülkü" w:date="2024-03-19T23:09:00Z">
              <w:rPr>
                <w:rFonts w:eastAsia="Calibri"/>
                <w:b/>
                <w:bCs/>
                <w:lang w:val="tr-TR"/>
              </w:rPr>
            </w:rPrChange>
          </w:rPr>
          <w:t>effect</w:t>
        </w:r>
        <w:proofErr w:type="spellEnd"/>
        <w:r w:rsidR="00CD35C7" w:rsidRPr="00CD35C7">
          <w:rPr>
            <w:rFonts w:eastAsia="Calibri"/>
            <w:lang w:val="tr-TR"/>
            <w:rPrChange w:id="33" w:author="Ayperi Ülkü" w:date="2024-03-19T23:09:00Z">
              <w:rPr>
                <w:rFonts w:eastAsia="Calibri"/>
                <w:b/>
                <w:bCs/>
                <w:lang w:val="tr-TR"/>
              </w:rPr>
            </w:rPrChange>
          </w:rPr>
          <w:t xml:space="preserve"> </w:t>
        </w:r>
        <w:proofErr w:type="spellStart"/>
        <w:r w:rsidR="00CD35C7" w:rsidRPr="00CD35C7">
          <w:rPr>
            <w:rFonts w:eastAsia="Calibri"/>
            <w:lang w:val="tr-TR"/>
            <w:rPrChange w:id="34" w:author="Ayperi Ülkü" w:date="2024-03-19T23:09:00Z">
              <w:rPr>
                <w:rFonts w:eastAsia="Calibri"/>
                <w:b/>
                <w:bCs/>
                <w:lang w:val="tr-TR"/>
              </w:rPr>
            </w:rPrChange>
          </w:rPr>
          <w:t>transistors</w:t>
        </w:r>
        <w:proofErr w:type="spellEnd"/>
        <w:r w:rsidR="00CD35C7" w:rsidRPr="00CD35C7">
          <w:rPr>
            <w:rFonts w:eastAsia="Calibri"/>
            <w:lang w:val="tr-TR"/>
            <w:rPrChange w:id="35" w:author="Ayperi Ülkü" w:date="2024-03-19T23:09:00Z">
              <w:rPr>
                <w:rFonts w:eastAsia="Calibri"/>
                <w:b/>
                <w:bCs/>
                <w:lang w:val="tr-TR"/>
              </w:rPr>
            </w:rPrChange>
          </w:rPr>
          <w:t xml:space="preserve"> (MOS-</w:t>
        </w:r>
        <w:proofErr w:type="spellStart"/>
        <w:r w:rsidR="00CD35C7" w:rsidRPr="00CD35C7">
          <w:rPr>
            <w:rFonts w:eastAsia="Calibri"/>
            <w:lang w:val="tr-TR"/>
            <w:rPrChange w:id="36" w:author="Ayperi Ülkü" w:date="2024-03-19T23:09:00Z">
              <w:rPr>
                <w:rFonts w:eastAsia="Calibri"/>
                <w:b/>
                <w:bCs/>
                <w:lang w:val="tr-TR"/>
              </w:rPr>
            </w:rPrChange>
          </w:rPr>
          <w:t>FETs</w:t>
        </w:r>
        <w:proofErr w:type="spellEnd"/>
        <w:r w:rsidR="00CD35C7" w:rsidRPr="00CD35C7">
          <w:rPr>
            <w:rFonts w:eastAsia="Calibri"/>
            <w:lang w:val="tr-TR"/>
            <w:rPrChange w:id="37" w:author="Ayperi Ülkü" w:date="2024-03-19T23:09:00Z">
              <w:rPr>
                <w:rFonts w:eastAsia="Calibri"/>
                <w:b/>
                <w:bCs/>
                <w:lang w:val="tr-TR"/>
              </w:rPr>
            </w:rPrChange>
          </w:rPr>
          <w:t xml:space="preserve">) since </w:t>
        </w:r>
        <w:proofErr w:type="spellStart"/>
        <w:r w:rsidR="00CD35C7" w:rsidRPr="00CD35C7">
          <w:rPr>
            <w:rFonts w:eastAsia="Calibri"/>
            <w:lang w:val="tr-TR"/>
            <w:rPrChange w:id="38" w:author="Ayperi Ülkü" w:date="2024-03-19T23:09:00Z">
              <w:rPr>
                <w:rFonts w:eastAsia="Calibri"/>
                <w:b/>
                <w:bCs/>
                <w:lang w:val="tr-TR"/>
              </w:rPr>
            </w:rPrChange>
          </w:rPr>
          <w:t>their</w:t>
        </w:r>
        <w:proofErr w:type="spellEnd"/>
        <w:r w:rsidR="00CD35C7" w:rsidRPr="00CD35C7">
          <w:rPr>
            <w:rFonts w:eastAsia="Calibri"/>
            <w:lang w:val="tr-TR"/>
            <w:rPrChange w:id="39" w:author="Ayperi Ülkü" w:date="2024-03-19T23:09:00Z">
              <w:rPr>
                <w:rFonts w:eastAsia="Calibri"/>
                <w:b/>
                <w:bCs/>
                <w:lang w:val="tr-TR"/>
              </w:rPr>
            </w:rPrChange>
          </w:rPr>
          <w:t xml:space="preserve"> </w:t>
        </w:r>
        <w:proofErr w:type="spellStart"/>
        <w:r w:rsidR="00CD35C7" w:rsidRPr="00CD35C7">
          <w:rPr>
            <w:rFonts w:eastAsia="Calibri"/>
            <w:lang w:val="tr-TR"/>
            <w:rPrChange w:id="40" w:author="Ayperi Ülkü" w:date="2024-03-19T23:09:00Z">
              <w:rPr>
                <w:rFonts w:eastAsia="Calibri"/>
                <w:b/>
                <w:bCs/>
                <w:lang w:val="tr-TR"/>
              </w:rPr>
            </w:rPrChange>
          </w:rPr>
          <w:t>creation</w:t>
        </w:r>
        <w:proofErr w:type="spellEnd"/>
        <w:r w:rsidR="00CD35C7" w:rsidRPr="00CD35C7">
          <w:rPr>
            <w:rFonts w:eastAsia="Calibri"/>
            <w:lang w:val="tr-TR"/>
            <w:rPrChange w:id="41" w:author="Ayperi Ülkü" w:date="2024-03-19T23:09:00Z">
              <w:rPr>
                <w:rFonts w:eastAsia="Calibri"/>
                <w:b/>
                <w:bCs/>
                <w:lang w:val="tr-TR"/>
              </w:rPr>
            </w:rPrChange>
          </w:rPr>
          <w:t xml:space="preserve"> in </w:t>
        </w:r>
        <w:proofErr w:type="spellStart"/>
        <w:r w:rsidR="00CD35C7" w:rsidRPr="00CD35C7">
          <w:rPr>
            <w:rFonts w:eastAsia="Calibri"/>
            <w:lang w:val="tr-TR"/>
            <w:rPrChange w:id="42" w:author="Ayperi Ülkü" w:date="2024-03-19T23:09:00Z">
              <w:rPr>
                <w:rFonts w:eastAsia="Calibri"/>
                <w:b/>
                <w:bCs/>
                <w:lang w:val="tr-TR"/>
              </w:rPr>
            </w:rPrChange>
          </w:rPr>
          <w:t>the</w:t>
        </w:r>
        <w:proofErr w:type="spellEnd"/>
        <w:r w:rsidR="00CD35C7" w:rsidRPr="00CD35C7">
          <w:rPr>
            <w:rFonts w:eastAsia="Calibri"/>
            <w:lang w:val="tr-TR"/>
            <w:rPrChange w:id="43" w:author="Ayperi Ülkü" w:date="2024-03-19T23:09:00Z">
              <w:rPr>
                <w:rFonts w:eastAsia="Calibri"/>
                <w:b/>
                <w:bCs/>
                <w:lang w:val="tr-TR"/>
              </w:rPr>
            </w:rPrChange>
          </w:rPr>
          <w:t xml:space="preserve"> 1960s is </w:t>
        </w:r>
        <w:proofErr w:type="spellStart"/>
        <w:r w:rsidR="00CD35C7" w:rsidRPr="00CD35C7">
          <w:rPr>
            <w:rFonts w:eastAsia="Calibri"/>
            <w:lang w:val="tr-TR"/>
            <w:rPrChange w:id="44" w:author="Ayperi Ülkü" w:date="2024-03-19T23:09:00Z">
              <w:rPr>
                <w:rFonts w:eastAsia="Calibri"/>
                <w:b/>
                <w:bCs/>
                <w:lang w:val="tr-TR"/>
              </w:rPr>
            </w:rPrChange>
          </w:rPr>
          <w:t>the</w:t>
        </w:r>
        <w:proofErr w:type="spellEnd"/>
        <w:r w:rsidR="00CD35C7" w:rsidRPr="00CD35C7">
          <w:rPr>
            <w:rFonts w:eastAsia="Calibri"/>
            <w:lang w:val="tr-TR"/>
            <w:rPrChange w:id="45" w:author="Ayperi Ülkü" w:date="2024-03-19T23:09:00Z">
              <w:rPr>
                <w:rFonts w:eastAsia="Calibri"/>
                <w:b/>
                <w:bCs/>
                <w:lang w:val="tr-TR"/>
              </w:rPr>
            </w:rPrChange>
          </w:rPr>
          <w:t xml:space="preserve"> </w:t>
        </w:r>
        <w:proofErr w:type="spellStart"/>
        <w:r w:rsidR="00CD35C7" w:rsidRPr="00CD35C7">
          <w:rPr>
            <w:rFonts w:eastAsia="Calibri"/>
            <w:lang w:val="tr-TR"/>
            <w:rPrChange w:id="46" w:author="Ayperi Ülkü" w:date="2024-03-19T23:09:00Z">
              <w:rPr>
                <w:rFonts w:eastAsia="Calibri"/>
                <w:b/>
                <w:bCs/>
                <w:lang w:val="tr-TR"/>
              </w:rPr>
            </w:rPrChange>
          </w:rPr>
          <w:t>three-dimensionalized</w:t>
        </w:r>
        <w:proofErr w:type="spellEnd"/>
        <w:r w:rsidR="00CD35C7" w:rsidRPr="00CD35C7">
          <w:rPr>
            <w:rFonts w:eastAsia="Calibri"/>
            <w:lang w:val="tr-TR"/>
            <w:rPrChange w:id="47" w:author="Ayperi Ülkü" w:date="2024-03-19T23:09:00Z">
              <w:rPr>
                <w:rFonts w:eastAsia="Calibri"/>
                <w:b/>
                <w:bCs/>
                <w:lang w:val="tr-TR"/>
              </w:rPr>
            </w:rPrChange>
          </w:rPr>
          <w:t xml:space="preserve"> </w:t>
        </w:r>
        <w:proofErr w:type="spellStart"/>
        <w:r w:rsidR="00CD35C7" w:rsidRPr="00CD35C7">
          <w:rPr>
            <w:rFonts w:eastAsia="Calibri"/>
            <w:lang w:val="tr-TR"/>
            <w:rPrChange w:id="48" w:author="Ayperi Ülkü" w:date="2024-03-19T23:09:00Z">
              <w:rPr>
                <w:rFonts w:eastAsia="Calibri"/>
                <w:b/>
                <w:bCs/>
                <w:lang w:val="tr-TR"/>
              </w:rPr>
            </w:rPrChange>
          </w:rPr>
          <w:t>variant</w:t>
        </w:r>
        <w:proofErr w:type="spellEnd"/>
        <w:r w:rsidR="00CD35C7" w:rsidRPr="00CD35C7">
          <w:rPr>
            <w:rFonts w:eastAsia="Calibri"/>
            <w:lang w:val="tr-TR"/>
            <w:rPrChange w:id="49" w:author="Ayperi Ülkü" w:date="2024-03-19T23:09:00Z">
              <w:rPr>
                <w:rFonts w:eastAsia="Calibri"/>
                <w:b/>
                <w:bCs/>
                <w:lang w:val="tr-TR"/>
              </w:rPr>
            </w:rPrChange>
          </w:rPr>
          <w:t xml:space="preserve">, </w:t>
        </w:r>
        <w:proofErr w:type="spellStart"/>
        <w:r w:rsidR="00CD35C7" w:rsidRPr="00CD35C7">
          <w:rPr>
            <w:rFonts w:eastAsia="Calibri"/>
            <w:lang w:val="tr-TR"/>
            <w:rPrChange w:id="50" w:author="Ayperi Ülkü" w:date="2024-03-19T23:09:00Z">
              <w:rPr>
                <w:rFonts w:eastAsia="Calibri"/>
                <w:b/>
                <w:bCs/>
                <w:lang w:val="tr-TR"/>
              </w:rPr>
            </w:rPrChange>
          </w:rPr>
          <w:t>known</w:t>
        </w:r>
        <w:proofErr w:type="spellEnd"/>
        <w:r w:rsidR="00CD35C7" w:rsidRPr="00CD35C7">
          <w:rPr>
            <w:rFonts w:eastAsia="Calibri"/>
            <w:lang w:val="tr-TR"/>
            <w:rPrChange w:id="51" w:author="Ayperi Ülkü" w:date="2024-03-19T23:09:00Z">
              <w:rPr>
                <w:rFonts w:eastAsia="Calibri"/>
                <w:b/>
                <w:bCs/>
                <w:lang w:val="tr-TR"/>
              </w:rPr>
            </w:rPrChange>
          </w:rPr>
          <w:t xml:space="preserve"> as FinFET, </w:t>
        </w:r>
        <w:proofErr w:type="spellStart"/>
        <w:r w:rsidR="00CD35C7" w:rsidRPr="00CD35C7">
          <w:rPr>
            <w:rFonts w:eastAsia="Calibri"/>
            <w:lang w:val="tr-TR"/>
            <w:rPrChange w:id="52" w:author="Ayperi Ülkü" w:date="2024-03-19T23:09:00Z">
              <w:rPr>
                <w:rFonts w:eastAsia="Calibri"/>
                <w:b/>
                <w:bCs/>
                <w:lang w:val="tr-TR"/>
              </w:rPr>
            </w:rPrChange>
          </w:rPr>
          <w:t>which</w:t>
        </w:r>
        <w:proofErr w:type="spellEnd"/>
        <w:r w:rsidR="00CD35C7" w:rsidRPr="00CD35C7">
          <w:rPr>
            <w:rFonts w:eastAsia="Calibri"/>
            <w:lang w:val="tr-TR"/>
            <w:rPrChange w:id="53" w:author="Ayperi Ülkü" w:date="2024-03-19T23:09:00Z">
              <w:rPr>
                <w:rFonts w:eastAsia="Calibri"/>
                <w:b/>
                <w:bCs/>
                <w:lang w:val="tr-TR"/>
              </w:rPr>
            </w:rPrChange>
          </w:rPr>
          <w:t xml:space="preserve"> </w:t>
        </w:r>
        <w:proofErr w:type="spellStart"/>
        <w:r w:rsidR="00CD35C7" w:rsidRPr="00CD35C7">
          <w:rPr>
            <w:rFonts w:eastAsia="Calibri"/>
            <w:lang w:val="tr-TR"/>
            <w:rPrChange w:id="54" w:author="Ayperi Ülkü" w:date="2024-03-19T23:09:00Z">
              <w:rPr>
                <w:rFonts w:eastAsia="Calibri"/>
                <w:b/>
                <w:bCs/>
                <w:lang w:val="tr-TR"/>
              </w:rPr>
            </w:rPrChange>
          </w:rPr>
          <w:t>creates</w:t>
        </w:r>
        <w:proofErr w:type="spellEnd"/>
        <w:r w:rsidR="00CD35C7" w:rsidRPr="00CD35C7">
          <w:rPr>
            <w:rFonts w:eastAsia="Calibri"/>
            <w:lang w:val="tr-TR"/>
            <w:rPrChange w:id="55" w:author="Ayperi Ülkü" w:date="2024-03-19T23:09:00Z">
              <w:rPr>
                <w:rFonts w:eastAsia="Calibri"/>
                <w:b/>
                <w:bCs/>
                <w:lang w:val="tr-TR"/>
              </w:rPr>
            </w:rPrChange>
          </w:rPr>
          <w:t xml:space="preserve"> a </w:t>
        </w:r>
        <w:proofErr w:type="spellStart"/>
        <w:r w:rsidR="00CD35C7" w:rsidRPr="00CD35C7">
          <w:rPr>
            <w:rFonts w:eastAsia="Calibri"/>
            <w:lang w:val="tr-TR"/>
            <w:rPrChange w:id="56" w:author="Ayperi Ülkü" w:date="2024-03-19T23:09:00Z">
              <w:rPr>
                <w:rFonts w:eastAsia="Calibri"/>
                <w:b/>
                <w:bCs/>
                <w:lang w:val="tr-TR"/>
              </w:rPr>
            </w:rPrChange>
          </w:rPr>
          <w:t>vertical</w:t>
        </w:r>
        <w:proofErr w:type="spellEnd"/>
        <w:r w:rsidR="00CD35C7" w:rsidRPr="00CD35C7">
          <w:rPr>
            <w:rFonts w:eastAsia="Calibri"/>
            <w:lang w:val="tr-TR"/>
            <w:rPrChange w:id="57" w:author="Ayperi Ülkü" w:date="2024-03-19T23:09:00Z">
              <w:rPr>
                <w:rFonts w:eastAsia="Calibri"/>
                <w:b/>
                <w:bCs/>
                <w:lang w:val="tr-TR"/>
              </w:rPr>
            </w:rPrChange>
          </w:rPr>
          <w:t xml:space="preserve"> </w:t>
        </w:r>
        <w:proofErr w:type="spellStart"/>
        <w:r w:rsidR="00CD35C7" w:rsidRPr="00CD35C7">
          <w:rPr>
            <w:rFonts w:eastAsia="Calibri"/>
            <w:lang w:val="tr-TR"/>
            <w:rPrChange w:id="58" w:author="Ayperi Ülkü" w:date="2024-03-19T23:09:00Z">
              <w:rPr>
                <w:rFonts w:eastAsia="Calibri"/>
                <w:b/>
                <w:bCs/>
                <w:lang w:val="tr-TR"/>
              </w:rPr>
            </w:rPrChange>
          </w:rPr>
          <w:t>wrapping</w:t>
        </w:r>
        <w:proofErr w:type="spellEnd"/>
        <w:r w:rsidR="00CD35C7" w:rsidRPr="00CD35C7">
          <w:rPr>
            <w:rFonts w:eastAsia="Calibri"/>
            <w:lang w:val="tr-TR"/>
            <w:rPrChange w:id="59" w:author="Ayperi Ülkü" w:date="2024-03-19T23:09:00Z">
              <w:rPr>
                <w:rFonts w:eastAsia="Calibri"/>
                <w:b/>
                <w:bCs/>
                <w:lang w:val="tr-TR"/>
              </w:rPr>
            </w:rPrChange>
          </w:rPr>
          <w:t xml:space="preserve"> of </w:t>
        </w:r>
        <w:proofErr w:type="spellStart"/>
        <w:r w:rsidR="00CD35C7" w:rsidRPr="00CD35C7">
          <w:rPr>
            <w:rFonts w:eastAsia="Calibri"/>
            <w:lang w:val="tr-TR"/>
            <w:rPrChange w:id="60" w:author="Ayperi Ülkü" w:date="2024-03-19T23:09:00Z">
              <w:rPr>
                <w:rFonts w:eastAsia="Calibri"/>
                <w:b/>
                <w:bCs/>
                <w:lang w:val="tr-TR"/>
              </w:rPr>
            </w:rPrChange>
          </w:rPr>
          <w:t>the</w:t>
        </w:r>
        <w:proofErr w:type="spellEnd"/>
        <w:r w:rsidR="00CD35C7" w:rsidRPr="00CD35C7">
          <w:rPr>
            <w:rFonts w:eastAsia="Calibri"/>
            <w:lang w:val="tr-TR"/>
            <w:rPrChange w:id="61" w:author="Ayperi Ülkü" w:date="2024-03-19T23:09:00Z">
              <w:rPr>
                <w:rFonts w:eastAsia="Calibri"/>
                <w:b/>
                <w:bCs/>
                <w:lang w:val="tr-TR"/>
              </w:rPr>
            </w:rPrChange>
          </w:rPr>
          <w:t xml:space="preserve"> </w:t>
        </w:r>
        <w:proofErr w:type="spellStart"/>
        <w:r w:rsidR="00CD35C7" w:rsidRPr="00CD35C7">
          <w:rPr>
            <w:rFonts w:eastAsia="Calibri"/>
            <w:lang w:val="tr-TR"/>
            <w:rPrChange w:id="62" w:author="Ayperi Ülkü" w:date="2024-03-19T23:09:00Z">
              <w:rPr>
                <w:rFonts w:eastAsia="Calibri"/>
                <w:b/>
                <w:bCs/>
                <w:lang w:val="tr-TR"/>
              </w:rPr>
            </w:rPrChange>
          </w:rPr>
          <w:t>semiconducting</w:t>
        </w:r>
        <w:proofErr w:type="spellEnd"/>
        <w:r w:rsidR="00CD35C7" w:rsidRPr="00CD35C7">
          <w:rPr>
            <w:rFonts w:eastAsia="Calibri"/>
            <w:lang w:val="tr-TR"/>
            <w:rPrChange w:id="63" w:author="Ayperi Ülkü" w:date="2024-03-19T23:09:00Z">
              <w:rPr>
                <w:rFonts w:eastAsia="Calibri"/>
                <w:b/>
                <w:bCs/>
                <w:lang w:val="tr-TR"/>
              </w:rPr>
            </w:rPrChange>
          </w:rPr>
          <w:t xml:space="preserve"> </w:t>
        </w:r>
        <w:proofErr w:type="spellStart"/>
        <w:r w:rsidR="00CD35C7" w:rsidRPr="00CD35C7">
          <w:rPr>
            <w:rFonts w:eastAsia="Calibri"/>
            <w:lang w:val="tr-TR"/>
            <w:rPrChange w:id="64" w:author="Ayperi Ülkü" w:date="2024-03-19T23:09:00Z">
              <w:rPr>
                <w:rFonts w:eastAsia="Calibri"/>
                <w:b/>
                <w:bCs/>
                <w:lang w:val="tr-TR"/>
              </w:rPr>
            </w:rPrChange>
          </w:rPr>
          <w:t>channel</w:t>
        </w:r>
        <w:proofErr w:type="spellEnd"/>
        <w:r w:rsidR="00CD35C7" w:rsidRPr="00CD35C7">
          <w:rPr>
            <w:rFonts w:eastAsia="Calibri"/>
            <w:lang w:val="tr-TR"/>
            <w:rPrChange w:id="65" w:author="Ayperi Ülkü" w:date="2024-03-19T23:09:00Z">
              <w:rPr>
                <w:rFonts w:eastAsia="Calibri"/>
                <w:b/>
                <w:bCs/>
                <w:lang w:val="tr-TR"/>
              </w:rPr>
            </w:rPrChange>
          </w:rPr>
          <w:t xml:space="preserve"> </w:t>
        </w:r>
        <w:proofErr w:type="spellStart"/>
        <w:r w:rsidR="00CD35C7" w:rsidRPr="00CD35C7">
          <w:rPr>
            <w:rFonts w:eastAsia="Calibri"/>
            <w:lang w:val="tr-TR"/>
            <w:rPrChange w:id="66" w:author="Ayperi Ülkü" w:date="2024-03-19T23:09:00Z">
              <w:rPr>
                <w:rFonts w:eastAsia="Calibri"/>
                <w:b/>
                <w:bCs/>
                <w:lang w:val="tr-TR"/>
              </w:rPr>
            </w:rPrChange>
          </w:rPr>
          <w:t>by</w:t>
        </w:r>
        <w:proofErr w:type="spellEnd"/>
        <w:r w:rsidR="00CD35C7" w:rsidRPr="00CD35C7">
          <w:rPr>
            <w:rFonts w:eastAsia="Calibri"/>
            <w:lang w:val="tr-TR"/>
            <w:rPrChange w:id="67" w:author="Ayperi Ülkü" w:date="2024-03-19T23:09:00Z">
              <w:rPr>
                <w:rFonts w:eastAsia="Calibri"/>
                <w:b/>
                <w:bCs/>
                <w:lang w:val="tr-TR"/>
              </w:rPr>
            </w:rPrChange>
          </w:rPr>
          <w:t xml:space="preserve"> </w:t>
        </w:r>
        <w:proofErr w:type="spellStart"/>
        <w:r w:rsidR="00CD35C7" w:rsidRPr="00CD35C7">
          <w:rPr>
            <w:rFonts w:eastAsia="Calibri"/>
            <w:lang w:val="tr-TR"/>
            <w:rPrChange w:id="68" w:author="Ayperi Ülkü" w:date="2024-03-19T23:09:00Z">
              <w:rPr>
                <w:rFonts w:eastAsia="Calibri"/>
                <w:b/>
                <w:bCs/>
                <w:lang w:val="tr-TR"/>
              </w:rPr>
            </w:rPrChange>
          </w:rPr>
          <w:t>conformal</w:t>
        </w:r>
        <w:proofErr w:type="spellEnd"/>
        <w:r w:rsidR="00CD35C7" w:rsidRPr="00CD35C7">
          <w:rPr>
            <w:rFonts w:eastAsia="Calibri"/>
            <w:lang w:val="tr-TR"/>
            <w:rPrChange w:id="69" w:author="Ayperi Ülkü" w:date="2024-03-19T23:09:00Z">
              <w:rPr>
                <w:rFonts w:eastAsia="Calibri"/>
                <w:b/>
                <w:bCs/>
                <w:lang w:val="tr-TR"/>
              </w:rPr>
            </w:rPrChange>
          </w:rPr>
          <w:t xml:space="preserve"> </w:t>
        </w:r>
        <w:proofErr w:type="spellStart"/>
        <w:r w:rsidR="00CD35C7" w:rsidRPr="00CD35C7">
          <w:rPr>
            <w:rFonts w:eastAsia="Calibri"/>
            <w:lang w:val="tr-TR"/>
            <w:rPrChange w:id="70" w:author="Ayperi Ülkü" w:date="2024-03-19T23:09:00Z">
              <w:rPr>
                <w:rFonts w:eastAsia="Calibri"/>
                <w:b/>
                <w:bCs/>
                <w:lang w:val="tr-TR"/>
              </w:rPr>
            </w:rPrChange>
          </w:rPr>
          <w:t>gate</w:t>
        </w:r>
        <w:proofErr w:type="spellEnd"/>
        <w:r w:rsidR="00CD35C7" w:rsidRPr="00CD35C7">
          <w:rPr>
            <w:rFonts w:eastAsia="Calibri"/>
            <w:lang w:val="tr-TR"/>
            <w:rPrChange w:id="71" w:author="Ayperi Ülkü" w:date="2024-03-19T23:09:00Z">
              <w:rPr>
                <w:rFonts w:eastAsia="Calibri"/>
                <w:b/>
                <w:bCs/>
                <w:lang w:val="tr-TR"/>
              </w:rPr>
            </w:rPrChange>
          </w:rPr>
          <w:t xml:space="preserve"> </w:t>
        </w:r>
        <w:proofErr w:type="spellStart"/>
        <w:r w:rsidR="00CD35C7" w:rsidRPr="00CD35C7">
          <w:rPr>
            <w:rFonts w:eastAsia="Calibri"/>
            <w:lang w:val="tr-TR"/>
            <w:rPrChange w:id="72" w:author="Ayperi Ülkü" w:date="2024-03-19T23:09:00Z">
              <w:rPr>
                <w:rFonts w:eastAsia="Calibri"/>
                <w:b/>
                <w:bCs/>
                <w:lang w:val="tr-TR"/>
              </w:rPr>
            </w:rPrChange>
          </w:rPr>
          <w:t>electrodes</w:t>
        </w:r>
        <w:proofErr w:type="spellEnd"/>
        <w:r w:rsidR="00CD35C7" w:rsidRPr="00CD35C7">
          <w:rPr>
            <w:rFonts w:eastAsia="Calibri"/>
            <w:lang w:val="tr-TR"/>
            <w:rPrChange w:id="73" w:author="Ayperi Ülkü" w:date="2024-03-19T23:09:00Z">
              <w:rPr>
                <w:rFonts w:eastAsia="Calibri"/>
                <w:b/>
                <w:bCs/>
                <w:lang w:val="tr-TR"/>
              </w:rPr>
            </w:rPrChange>
          </w:rPr>
          <w:t>.</w:t>
        </w:r>
      </w:ins>
      <w:ins w:id="74" w:author="Ayperi Ülkü" w:date="2024-03-19T23:28:00Z">
        <w:r w:rsidR="009F529F">
          <w:rPr>
            <w:rFonts w:eastAsia="Calibri"/>
            <w:lang w:val="tr-TR"/>
          </w:rPr>
          <w:t xml:space="preserve"> </w:t>
        </w:r>
        <w:proofErr w:type="spellStart"/>
        <w:r w:rsidR="009F529F" w:rsidRPr="009F529F">
          <w:rPr>
            <w:rFonts w:eastAsia="Calibri"/>
            <w:lang w:val="tr-TR"/>
          </w:rPr>
          <w:t>Nanoscaled</w:t>
        </w:r>
        <w:proofErr w:type="spellEnd"/>
        <w:r w:rsidR="009F529F" w:rsidRPr="009F529F">
          <w:rPr>
            <w:rFonts w:eastAsia="Calibri"/>
            <w:lang w:val="tr-TR"/>
          </w:rPr>
          <w:t xml:space="preserve"> </w:t>
        </w:r>
        <w:proofErr w:type="spellStart"/>
        <w:r w:rsidR="009F529F" w:rsidRPr="009F529F">
          <w:rPr>
            <w:rFonts w:eastAsia="Calibri"/>
            <w:lang w:val="tr-TR"/>
          </w:rPr>
          <w:t>dielectric</w:t>
        </w:r>
        <w:proofErr w:type="spellEnd"/>
        <w:r w:rsidR="009F529F" w:rsidRPr="009F529F">
          <w:rPr>
            <w:rFonts w:eastAsia="Calibri"/>
            <w:lang w:val="tr-TR"/>
          </w:rPr>
          <w:t xml:space="preserve"> </w:t>
        </w:r>
        <w:proofErr w:type="spellStart"/>
        <w:r w:rsidR="009F529F" w:rsidRPr="009F529F">
          <w:rPr>
            <w:rFonts w:eastAsia="Calibri"/>
            <w:lang w:val="tr-TR"/>
          </w:rPr>
          <w:t>materials</w:t>
        </w:r>
        <w:proofErr w:type="spellEnd"/>
        <w:r w:rsidR="009F529F" w:rsidRPr="009F529F">
          <w:rPr>
            <w:rFonts w:eastAsia="Calibri"/>
            <w:lang w:val="tr-TR"/>
          </w:rPr>
          <w:t xml:space="preserve"> </w:t>
        </w:r>
        <w:proofErr w:type="spellStart"/>
        <w:r w:rsidR="009F529F" w:rsidRPr="009F529F">
          <w:rPr>
            <w:rFonts w:eastAsia="Calibri"/>
            <w:lang w:val="tr-TR"/>
          </w:rPr>
          <w:t>enable</w:t>
        </w:r>
        <w:proofErr w:type="spellEnd"/>
        <w:r w:rsidR="009F529F" w:rsidRPr="009F529F">
          <w:rPr>
            <w:rFonts w:eastAsia="Calibri"/>
            <w:lang w:val="tr-TR"/>
          </w:rPr>
          <w:t xml:space="preserve"> </w:t>
        </w:r>
        <w:proofErr w:type="spellStart"/>
        <w:r w:rsidR="009F529F" w:rsidRPr="009F529F">
          <w:rPr>
            <w:rFonts w:eastAsia="Calibri"/>
            <w:lang w:val="tr-TR"/>
          </w:rPr>
          <w:t>semiconductor-to-gate</w:t>
        </w:r>
        <w:proofErr w:type="spellEnd"/>
        <w:r w:rsidR="009F529F" w:rsidRPr="009F529F">
          <w:rPr>
            <w:rFonts w:eastAsia="Calibri"/>
            <w:lang w:val="tr-TR"/>
          </w:rPr>
          <w:t xml:space="preserve"> </w:t>
        </w:r>
        <w:proofErr w:type="spellStart"/>
        <w:r w:rsidR="009F529F">
          <w:rPr>
            <w:rFonts w:eastAsia="Calibri"/>
            <w:lang w:val="tr-TR"/>
          </w:rPr>
          <w:t>ins</w:t>
        </w:r>
      </w:ins>
      <w:ins w:id="75" w:author="Ayperi Ülkü" w:date="2024-03-19T23:29:00Z">
        <w:r w:rsidR="009F529F">
          <w:rPr>
            <w:rFonts w:eastAsia="Calibri"/>
            <w:lang w:val="tr-TR"/>
          </w:rPr>
          <w:t>ulation</w:t>
        </w:r>
      </w:ins>
      <w:proofErr w:type="spellEnd"/>
      <w:ins w:id="76" w:author="Ayperi Ülkü" w:date="2024-03-19T23:28:00Z">
        <w:r w:rsidR="009F529F" w:rsidRPr="009F529F">
          <w:rPr>
            <w:rFonts w:eastAsia="Calibri"/>
            <w:lang w:val="tr-TR"/>
          </w:rPr>
          <w:t xml:space="preserve"> </w:t>
        </w:r>
        <w:proofErr w:type="spellStart"/>
        <w:r w:rsidR="009F529F" w:rsidRPr="009F529F">
          <w:rPr>
            <w:rFonts w:eastAsia="Calibri"/>
            <w:lang w:val="tr-TR"/>
          </w:rPr>
          <w:t>function</w:t>
        </w:r>
        <w:proofErr w:type="spellEnd"/>
        <w:r w:rsidR="009F529F" w:rsidRPr="009F529F">
          <w:rPr>
            <w:rFonts w:eastAsia="Calibri"/>
            <w:lang w:val="tr-TR"/>
          </w:rPr>
          <w:t xml:space="preserve"> in </w:t>
        </w:r>
        <w:proofErr w:type="spellStart"/>
        <w:r w:rsidR="009F529F" w:rsidRPr="009F529F">
          <w:rPr>
            <w:rFonts w:eastAsia="Calibri"/>
            <w:lang w:val="tr-TR"/>
          </w:rPr>
          <w:t>all</w:t>
        </w:r>
        <w:proofErr w:type="spellEnd"/>
        <w:r w:rsidR="009F529F" w:rsidRPr="009F529F">
          <w:rPr>
            <w:rFonts w:eastAsia="Calibri"/>
            <w:lang w:val="tr-TR"/>
          </w:rPr>
          <w:t xml:space="preserve"> FinFET </w:t>
        </w:r>
        <w:proofErr w:type="spellStart"/>
        <w:r w:rsidR="009F529F" w:rsidRPr="009F529F">
          <w:rPr>
            <w:rFonts w:eastAsia="Calibri"/>
            <w:lang w:val="tr-TR"/>
          </w:rPr>
          <w:t>topologies</w:t>
        </w:r>
        <w:proofErr w:type="spellEnd"/>
        <w:r w:rsidR="009F529F" w:rsidRPr="009F529F">
          <w:rPr>
            <w:rFonts w:eastAsia="Calibri"/>
            <w:lang w:val="tr-TR"/>
          </w:rPr>
          <w:t xml:space="preserve">. </w:t>
        </w:r>
      </w:ins>
    </w:p>
    <w:p w14:paraId="119ADA9C" w14:textId="77777777" w:rsidR="004B270D" w:rsidRPr="00CD35C7" w:rsidRDefault="004B270D" w:rsidP="009F529F">
      <w:pPr>
        <w:pStyle w:val="MDPI31text"/>
        <w:rPr>
          <w:rFonts w:eastAsia="Calibri"/>
          <w:lang w:val="tr-TR"/>
          <w:rPrChange w:id="77"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78" w:author="Ayperi Ülkü" w:date="2024-03-19T21:54:00Z">
        <w:r w:rsidR="009B7320" w:rsidRPr="00A14C2E">
          <w:t>κ</w:t>
        </w:r>
        <w:r w:rsidR="009B7320">
          <w:t>-graded</w:t>
        </w:r>
      </w:ins>
      <w:ins w:id="79" w:author="Ayperi Ülkü" w:date="2024-03-19T21:55:00Z">
        <w:r w:rsidR="009B7320">
          <w:t xml:space="preserve"> </w:t>
        </w:r>
      </w:ins>
      <w:r w:rsidR="00D43B18">
        <w:t xml:space="preserve">stacked </w:t>
      </w:r>
      <w:ins w:id="80" w:author="Ayperi Ülkü" w:date="2024-03-19T21:55:00Z">
        <w:r w:rsidR="009B7320">
          <w:t>gate oxides</w:t>
        </w:r>
      </w:ins>
      <w:r w:rsidRPr="00A14C2E">
        <w:t xml:space="preserve">; </w:t>
      </w:r>
      <w:ins w:id="81"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82"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675D7CC3"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HfO2, ZrO2, Al2O3, and others have been investigated for their thermal stability and compatibility with Si. FinFET technology, with 3D double-gate transistors, has further advanced, leading to smaller, more efficient transistors with reduced power consumption</w:t>
      </w:r>
      <w:r>
        <w:rPr>
          <w:shd w:val="clear" w:color="auto" w:fill="FFFFFF"/>
        </w:rPr>
        <w:t xml:space="preserve"> </w:t>
      </w:r>
      <w:sdt>
        <w:sdtPr>
          <w:rPr>
            <w:shd w:val="clear" w:color="auto" w:fill="FFFFFF"/>
          </w:rPr>
          <w:tag w:val="MENDELEY_CITATION_v3_eyJjaXRhdGlvbklEIjoiTUVOREVMRVlfQ0lUQVRJT05fYmQ4OTY4NjgtOGU0OC00ZTIyLTlkNjUtNDAxMDI0OGUyOGIyIiwicHJvcGVydGllcyI6eyJub3RlSW5kZXgiOjB9LCJpc0VkaXRlZCI6ZmFsc2UsIm1hbnVhbE92ZXJyaWRlIjp7ImlzTWFudWFsbHlPdmVycmlkZGVuIjpmYWxzZSwiY2l0ZXByb2NUZXh0IjoiWzFdIiwibWFudWFsT3ZlcnJpZGVUZXh0IjoiIn0sImNpdGF0aW9uSXRlbXMiOlt7ImlkIjoiNmFmMmVkZjktMWQ0YS0zMTA0LWI3MTAtNTdkNmY0YWQ5N2I5IiwiaXRlbURhdGEiOnsidHlwZSI6ImFydGljbGUtam91cm5hbCIsImlkIjoiNmFmMmVkZjktMWQ0YS0zMTA0LWI3MTAtNTdkNmY0YWQ5N2I5IiwidGl0bGUiOiJIRi1iYXNlZCBoaWdoLc66IGRpZWxlY3RyaWNzOiBBIHJldmlldyIsImF1dGhvciI6W3siZmFtaWx5IjoiS29sIiwiZ2l2ZW4iOiJTLiIsInBhcnNlLW5hbWVzIjpmYWxzZSwiZHJvcHBpbmctcGFydGljbGUiOiIiLCJub24tZHJvcHBpbmctcGFydGljbGUiOiIifSx7ImZhbWlseSI6Ik9yYWwiLCJnaXZlbiI6IkEuIFkuIiwicGFyc2UtbmFtZXMiOmZhbHNlLCJkcm9wcGluZy1wYXJ0aWNsZSI6IiIsIm5vbi1kcm9wcGluZy1wYXJ0aWNsZSI6IiJ9XSwiY29udGFpbmVyLXRpdGxlIjoiQWN0YSBQaHlzaWNhIFBvbG9uaWNhIEEiLCJjb250YWluZXItdGl0bGUtc2hvcnQiOiJBY3RhIFBoeXMgUG9sIEEiLCJET0kiOiIxMC4xMjY5My9BUGh5c1BvbEEuMTM2Ljg3MyIsIklTU04iOiIxODk4Nzk0WCIsImlzc3VlZCI6eyJkYXRlLXBhcnRzIjpbWzIwMTldXX0sInBhZ2UiOiI4NzMtODgxIiwiYWJzdHJhY3QiOiJJbiB0aGUgbGFzdCBkZWNhZGVzLCB0aGUgbnVtYmVyIG9mIHRyYW5zaXN0b3JzIHBlciBjaGlwIHdpdGggaW50ZWdyYXRlZCBjaXJjdWl0cyBoYXMgaW5jcmVhc2VkIGxlYWRpbmcgdG8gcmVkdWN0aW9uIGluIHRoZSB0aGlja25lc3Mgb2Ygc2lsaWNvbiBkaW94aWRlIHVzZWQgYXMgZ2F0ZSBkaWVsZWN0cmljcy4gSG93ZXZlciwgYXQgc21hbGwgZGllbGVjdHJpYyB0aGlja25lc3NlcyBsZWFrYWdlIGN1cnJlbnQgZm9ybWF0aW9uIGhhcyBiZWd1biBkdWUgdG8gdGhlIHF1YW50dW0gdHVubmVsaW5nIGVmZmVjdC4gVGh1cywgaXQgYmVjYW1lIGVzc2VudGlhbCB0byByZXBsYWNlIFNpTzIgd2l0aCBhbHRlcm5hdGl2ZSBkaWVsZWN0cmljcyB3aXRoIGhpZ2ggZGllbGVjdHJpYyBjb25zdGFudCB0byBtYWludGFpbiB0aGUgc2FtZSBjYXBhY2l0YW5jZSBhdCBoaWdoZXIgZ2F0ZSBkaWVsZWN0cmljIHRoaWNrbmVzc2VzLiBUaGlzIHJldmlldyBhbmFseXplcyBhbHRlcm5hdGl2ZSBoaWdoLc66IGRpZWxlY3RyaWMgbWF0ZXJpYWxzIHN1YnN0aXR1dGluZyBmb3IgU2lPMi4gRm9yIHRoaXMgcmVhc29uLCB0aGUgcHJvcGVydGllcyBvZiBtYXRlcmlhbHMgd2l0aCBoaWdoIGRpZWxlY3RyaWMgY29uc3RhbnQgYXJlIGNvbXBhcmVkIHRvIFNpTzIgd2l0aCBhIHNwZWNpYWwgZW1waGFzaXMgb24gSGZPMiwgc2luY2UgaXQgaXMgdGhlIG1vc3QgcHJvbWlzaW5nIGhpZ2gtzrogZGllbGVjdHJpYyB0byByZXBsYWNlIFNpTzIuIFRoZSBmdW5kYW1lbnRhbCBwb2ludHMgY29uY2VybmluZyBIZk8yIGdhdGUgZGllbGVjdHJpY3MgYXJlIHRoZWlyIGhpZ2ggZGllbGVjdHJpYyBjb25zdGFudCBhbmQgdGhlaXIgdGhlcm1vZHluYW1pYyBzdGFiaWxpdHkgd2hlbiBpbiBjb250YWN0IHdpdGggU2kuIEluIHRoaXMgYXJ0aWNsZSwgcHJvcGVydGllcyBvZiBIZk8yIGZhYnJpY2F0ZWQgd2l0aCBkaWZmZXJlbnQgY29hdGluZyBtZXRob2RzIGFuZCBkb3BlZCB3aXRoIGRpZmZlcmVudCBlbGVtZW50cyBzdWNoIGFzIE4sIFNpLCBBbCwgVGkgYW5kIFRhIGhhdmUgYmVlbiBjb21wYXJlZCBhbmQgZGlzY3Vzc2VkLiBJbiB0aGUgY29uY2x1c2lvbiBwYXJ0LCB3ZSBoYXZlIHN1bW1hcml6ZWQgdGhlIHJlc3VsdHMgb2YgY2hhcmFjdGVyaXphdGlvbiBvYnRhaW5lZCBieSBYLXJheSBkaWZmcmFjdGlvbiwgc2Nhbm5pbmcgZWxlY3Ryb24gbWljcm9zY29weSwgbGVha2FnZSBjdXJyZW50IGRlbnNpdHktdm9sdGFnZSAoSi1WICksIGNhcGFjaXRhbmNlLXZvbHRhZ2UgKEMtViApIGFuZCBVVi12aXMgc3BlY3Ryb3Njb3B5IG9mIEhmTzIgdGhpbiBmaWxtcy4iLCJwdWJsaXNoZXIiOiJQb2xpc2ggQWNhZGVteSBvZiBTY2llbmNlcyIsImlzc3VlIjoiNiIsInZvbHVtZSI6IjEzNiJ9LCJpc1RlbXBvcmFyeSI6ZmFsc2V9XX0="/>
          <w:id w:val="-971055720"/>
          <w:placeholder>
            <w:docPart w:val="DefaultPlaceholder_-1854013440"/>
          </w:placeholder>
        </w:sdtPr>
        <w:sdtContent>
          <w:r w:rsidR="006D4D08" w:rsidRPr="006D4D08">
            <w:rPr>
              <w:shd w:val="clear" w:color="auto" w:fill="FFFFFF"/>
            </w:rPr>
            <w:t>[1]</w:t>
          </w:r>
        </w:sdtContent>
      </w:sdt>
      <w:r w:rsidR="004B270D">
        <w:rPr>
          <w:shd w:val="clear" w:color="auto" w:fill="FFFFFF"/>
        </w:rPr>
        <w:t xml:space="preserve">. </w:t>
      </w:r>
    </w:p>
    <w:p w14:paraId="2CDA3014" w14:textId="3B9B5AE9"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 Multi-gate MOS device structures like FinFETs, which use multiple gate electrodes and an ultrathin body, have been developed to address these challenges, showing excellent device performance at scaled 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 The use of metal gates has become attractive due to their chemical stability with high-k gate dielectrics and the ability to maintain higher threshold voltages while acqu</w:t>
      </w:r>
      <w:r w:rsidR="004B270D">
        <w:rPr>
          <w:shd w:val="clear" w:color="auto" w:fill="FFFFFF"/>
        </w:rPr>
        <w:t>iring high gate stack stability</w:t>
      </w:r>
      <w:r w:rsidRPr="00B96F86">
        <w:rPr>
          <w:shd w:val="clear" w:color="auto" w:fill="FFFFFF"/>
        </w:rPr>
        <w:t xml:space="preserve"> </w:t>
      </w:r>
      <w:sdt>
        <w:sdtPr>
          <w:rPr>
            <w:shd w:val="clear" w:color="auto" w:fill="FFFFFF"/>
          </w:rPr>
          <w:tag w:val="MENDELEY_CITATION_v3_eyJjaXRhdGlvbklEIjoiTUVOREVMRVlfQ0lUQVRJT05fN2ViNTc1MDMtZmFhNy00MjU0LTg0NTQtOGJkYWU5MThjNjBmIiwicHJvcGVydGllcyI6eyJub3RlSW5kZXgiOjB9LCJpc0VkaXRlZCI6ZmFsc2UsIm1hbnVhbE92ZXJyaWRlIjp7ImlzTWFudWFsbHlPdmVycmlkZGVuIjpmYWxzZSwiY2l0ZXByb2NUZXh0IjoiWzJdIiwibWFudWFsT3ZlcnJpZGVUZXh0IjoiIn0sImNpdGF0aW9uSXRlbXMiOlt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1dfQ=="/>
          <w:id w:val="-1735916251"/>
          <w:placeholder>
            <w:docPart w:val="DefaultPlaceholder_-1854013440"/>
          </w:placeholder>
        </w:sdtPr>
        <w:sdtContent>
          <w:r w:rsidR="006D4D08" w:rsidRPr="006D4D08">
            <w:rPr>
              <w:shd w:val="clear" w:color="auto" w:fill="FFFFFF"/>
            </w:rPr>
            <w:t>[2]</w:t>
          </w:r>
        </w:sdtContent>
      </w:sdt>
      <w:r w:rsidR="004B270D">
        <w:rPr>
          <w:shd w:val="clear" w:color="auto" w:fill="FFFFFF"/>
        </w:rPr>
        <w:t>.</w:t>
      </w:r>
    </w:p>
    <w:p w14:paraId="4A022E42" w14:textId="77777777" w:rsidR="004B270D" w:rsidRDefault="004B270D" w:rsidP="004B270D">
      <w:pPr>
        <w:pStyle w:val="MDPI31text"/>
        <w:ind w:firstLine="0"/>
        <w:rPr>
          <w:shd w:val="clear" w:color="auto" w:fill="FFFFFF"/>
        </w:rPr>
      </w:pPr>
    </w:p>
    <w:p w14:paraId="352D5F30" w14:textId="2A1E0BC5" w:rsidR="00B96F86" w:rsidRPr="00B96F86" w:rsidRDefault="006D4D08" w:rsidP="004B270D">
      <w:pPr>
        <w:pStyle w:val="MDPI31text"/>
        <w:ind w:firstLine="369"/>
        <w:rPr>
          <w:shd w:val="clear" w:color="auto" w:fill="FFFFFF"/>
        </w:rPr>
      </w:pPr>
      <w:r>
        <w:rPr>
          <w:shd w:val="clear" w:color="auto" w:fill="FFFFFF"/>
        </w:rPr>
        <w:t xml:space="preserve">Usage of graded dielectrics on thin film transistors first appeared in 1994 by </w:t>
      </w:r>
      <w:proofErr w:type="spellStart"/>
      <w:r>
        <w:rPr>
          <w:shd w:val="clear" w:color="auto" w:fill="FFFFFF"/>
        </w:rPr>
        <w:t>Kuo</w:t>
      </w:r>
      <w:proofErr w:type="spellEnd"/>
      <w:r>
        <w:rPr>
          <w:shd w:val="clear" w:color="auto" w:fill="FFFFFF"/>
        </w:rPr>
        <w:t xml:space="preserve"> </w:t>
      </w:r>
      <w:sdt>
        <w:sdtPr>
          <w:rPr>
            <w:shd w:val="clear" w:color="auto" w:fill="FFFFFF"/>
          </w:rPr>
          <w:tag w:val="MENDELEY_CITATION_v3_eyJjaXRhdGlvbklEIjoiTUVOREVMRVlfQ0lUQVRJT05fMmNkMTNmMmYtMjA3ZS00MTY1LTk3ZTItOWFkM2ExZjk3N2VhIiwicHJvcGVydGllcyI6eyJub3RlSW5kZXgiOjB9LCJpc0VkaXRlZCI6ZmFsc2UsIm1hbnVhbE92ZXJyaWRlIjp7ImlzTWFudWFsbHlPdmVycmlkZGVuIjpmYWxzZSwiY2l0ZXByb2NUZXh0IjoiWzNdIiwibWFudWFsT3ZlcnJpZGVUZXh0IjoiIn0sImNpdGF0aW9uSXRlbXMiOlt7ImlkIjoiMGEyZGNkNzctZjBiNy0zOTY3LWJjNGMtNWRlZDQ2OTkzNTc2IiwiaXRlbURhdGEiOnsidHlwZSI6ImFydGljbGUtam91cm5hbCIsImlkIjoiMGEyZGNkNzctZjBiNy0zOTY3LWJjNGMtNWRlZDQ2OTkzNTc2IiwidGl0bGUiOiJUaGluIEZpbG0gVHJhbnNpc3RvcnMgd2l0aCBHcmFkZWQgU2lOIEdhdGUgRGllbGVjdHJpY3MiLCJhdXRob3IiOlt7ImZhbWlseSI6Ikt1byIsImdpdmVuIjoiWXVlIiwicGFyc2UtbmFtZXMiOmZhbHNlLCJkcm9wcGluZy1wYXJ0aWNsZSI6IiIsIm5vbi1kcm9wcGluZy1wYXJ0aWNsZSI6IiJ9XSwiY29udGFpbmVyLXRpdGxlIjoiSm91cm5hbCBvZiBFbGVjdHJvY2hlbWljYWwgU29jaWV0eSIsImlzc3VlZCI6eyJkYXRlLXBhcnRzIjpbWzE5OTRdXX0sImlzc3VlIjoiNCIsInZvbHVtZSI6IjE0MSIsImNvbnRhaW5lci10aXRsZS1zaG9ydCI6IiJ9LCJpc1RlbXBvcmFyeSI6ZmFsc2V9XX0="/>
          <w:id w:val="841661233"/>
          <w:placeholder>
            <w:docPart w:val="DefaultPlaceholder_-1854013440"/>
          </w:placeholder>
        </w:sdtPr>
        <w:sdtContent>
          <w:r w:rsidRPr="006D4D08">
            <w:rPr>
              <w:shd w:val="clear" w:color="auto" w:fill="FFFFFF"/>
            </w:rPr>
            <w:t>[3]</w:t>
          </w:r>
        </w:sdtContent>
      </w:sdt>
      <w:r>
        <w:rPr>
          <w:shd w:val="clear" w:color="auto" w:fill="FFFFFF"/>
        </w:rPr>
        <w:t xml:space="preserve"> when S</w:t>
      </w:r>
      <w:bookmarkStart w:id="83" w:name="_GoBack"/>
      <w:bookmarkEnd w:id="83"/>
    </w:p>
    <w:p w14:paraId="31A3B180" w14:textId="77777777" w:rsidR="006D4D08" w:rsidRDefault="006D4D08" w:rsidP="00B96F86">
      <w:pPr>
        <w:pStyle w:val="MDPI31text"/>
        <w:rPr>
          <w:shd w:val="clear" w:color="auto" w:fill="FFFFFF"/>
        </w:rPr>
      </w:pPr>
    </w:p>
    <w:p w14:paraId="28A99638" w14:textId="0C86FCFA" w:rsidR="00B96F86" w:rsidRPr="00B96F86" w:rsidRDefault="00B96F86" w:rsidP="00B96F86">
      <w:pPr>
        <w:pStyle w:val="MDPI31text"/>
        <w:rPr>
          <w:shd w:val="clear" w:color="auto" w:fill="FFFFFF"/>
        </w:rPr>
      </w:pPr>
      <w:r w:rsidRPr="00B96F86">
        <w:rPr>
          <w:shd w:val="clear" w:color="auto" w:fill="FFFFFF"/>
        </w:rPr>
        <w:lastRenderedPageBreak/>
        <w:t xml:space="preserve">Our research focused on conducting simulation-based studies of FinFETs performance of FinFET technology, including analytical modeling and simulation of FinFET devices, the influence of fin geometry on corner effects in multifin dual and tri-gate SOI-FinFETs , benchmarking of FinFET, nanosheet, and nanowire FET architectures for future technology nodes, the analog performance analysis of stacked oxide top-bottom gated </w:t>
      </w:r>
      <w:proofErr w:type="gramStart"/>
      <w:r w:rsidRPr="00B96F86">
        <w:rPr>
          <w:shd w:val="clear" w:color="auto" w:fill="FFFFFF"/>
        </w:rPr>
        <w:t>junctionless</w:t>
      </w:r>
      <w:proofErr w:type="gramEnd"/>
      <w:r w:rsidRPr="00B96F86">
        <w:rPr>
          <w:shd w:val="clear" w:color="auto" w:fill="FFFFFF"/>
        </w:rPr>
        <w:t xml:space="preserve"> FinFET </w:t>
      </w:r>
      <w:sdt>
        <w:sdtPr>
          <w:rPr>
            <w:shd w:val="clear" w:color="auto" w:fill="FFFFFF"/>
          </w:rPr>
          <w:tag w:val="MENDELEY_CITATION_v3_eyJjaXRhdGlvbklEIjoiTUVOREVMRVlfQ0lUQVRJT05fMDU2YzgwMDgtYTY4Mi00MmEwLWE1Y2ItYTc2NDRkNmExYWIw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
          <w:id w:val="-1001128346"/>
          <w:placeholder>
            <w:docPart w:val="FD31A62A1A024984A28D8D2EE4DFB408"/>
          </w:placeholder>
        </w:sdtPr>
        <w:sdtContent>
          <w:r w:rsidR="006D4D08" w:rsidRPr="006D4D08">
            <w:rPr>
              <w:shd w:val="clear" w:color="auto" w:fill="FFFFFF"/>
            </w:rPr>
            <w:t>[4]</w:t>
          </w:r>
        </w:sdtContent>
      </w:sdt>
      <w:r w:rsidRPr="00B96F86">
        <w:rPr>
          <w:shd w:val="clear" w:color="auto" w:fill="FFFFFF"/>
        </w:rPr>
        <w:t xml:space="preserve"> and a detailed study of single-material gate, double-material gate, and triple-material gate FinFETs were carried out. In-depth analysis of typical types of FinFETs were presented in </w:t>
      </w:r>
      <w:sdt>
        <w:sdtPr>
          <w:rPr>
            <w:shd w:val="clear" w:color="auto" w:fill="FFFFFF"/>
          </w:rPr>
          <w:tag w:val="MENDELEY_CITATION_v3_eyJjaXRhdGlvbklEIjoiTUVOREVMRVlfQ0lUQVRJT05fYTExODIzZTItZTM5Yy00ZDUyLTgwNzQtY2NmMzZmNDRjY2E3IiwicHJvcGVydGllcyI6eyJub3RlSW5kZXgiOjB9LCJpc0VkaXRlZCI6ZmFsc2UsIm1hbnVhbE92ZXJyaWRlIjp7ImlzTWFudWFsbHlPdmVycmlkZGVuIjpmYWxzZSwiY2l0ZXByb2NUZXh0IjoiWzVdIiwibWFudWFsT3ZlcnJpZGVUZXh0IjoiIn0sImNpdGF0aW9uSXRlbXMiOlt7ImlkIjoiYWY2N2U5MjQtMGJlMC0zZDE3LWI4NTgtMGYxMGVmNjBkNjMzIiwiaXRlbURhdGEiOnsidHlwZSI6ImFydGljbGUtam91cm5hbCIsImlkIjoiYWY2N2U5MjQtMGJlMC0zZDE3LWI4NTgtMGYxMGVmNjBkNjMzIiwidGl0bGUiOiJGaW5GRVRzOiBGcm9tIERldmljZXMgdG8gQXJjaGl0ZWN0dXJlcyIsImF1dGhvciI6W3siZmFtaWx5IjoiQmhhdHRhY2hhcnlhIiwiZ2l2ZW4iOiJEZWJhaml0IiwicGFyc2UtbmFtZXMiOmZhbHNlLCJkcm9wcGluZy1wYXJ0aWNsZSI6IiIsIm5vbi1kcm9wcGluZy1wYXJ0aWNsZSI6IiJ9LHsiZmFtaWx5IjoiSmhhIiwiZ2l2ZW4iOiJOaXJhaiBLLiIsInBhcnNlLW5hbWVzIjpmYWxzZSwiZHJvcHBpbmctcGFydGljbGUiOiIiLCJub24tZHJvcHBpbmctcGFydGljbGUiOiIifV0sImNvbnRhaW5lci10aXRsZSI6IkFkdmFuY2VzIGluIEVsZWN0cm9uaWNzIiwiRE9JIjoiMTAuMTE1NS8yMDE0LzM2NTY4OSIsIklTU04iOiIyMzU2LTY2NjMiLCJpc3N1ZWQiOnsiZGF0ZS1wYXJ0cyI6W1syMDE0LDksN11dfSwicGFnZSI6IjEtMjEiLCJhYnN0cmFjdCI6IlNpbmNlIE1vb3Jl4oCZcyBsYXcgZHJpdmVuIHNjYWxpbmcgb2YgcGxhbmFyIE1PU0ZFVHMgZmFjZXMgZm9ybWlkYWJsZSBjaGFsbGVuZ2VzIGluIHRoZSBuYW5vbWV0ZXIgcmVnaW1lLCBGaW5GRVRzIGFuZCBUcmlnYXRlIEZFVHMgaGF2ZSBlbWVyZ2VkIGFzIHRoZWlyIHN1Y2Nlc3NvcnMuIE93aW5nIHRvIHRoZSBwcmVzZW5jZSBvZiBtdWx0aXBsZSAodHdvL3RocmVlKSBnYXRlcywgRmluRkVUcy9UcmlnYXRlIEZFVHMgYXJlIGFibGUgdG8gdGFja2xlIHNob3J0LWNoYW5uZWwgZWZmZWN0cyAoU0NFcykgYmV0dGVyIHRoYW4gY29udmVudGlvbmFsIHBsYW5hciBNT1NGRVRzIGF0IGRlZXBseSBzY2FsZWQgdGVjaG5vbG9neSBub2RlcyBhbmQgdGh1cyBlbmFibGUgY29udGludWVkIHRyYW5zaXN0b3Igc2NhbGluZy4gSW4gdGhpcyBwYXBlciwgd2UgcmV2aWV3IHJlc2VhcmNoIG9uIEZpbkZFVHMgZnJvbSB0aGUgYm90dG9tbW9zdCBkZXZpY2UgbGV2ZWwgdG8gdGhlIHRvcG1vc3QgYXJjaGl0ZWN0dXJlIGxldmVsLiBXZSBzdXJ2ZXkgZGlmZmVyZW50IHR5cGVzIG9mIEZpbkZFVHMsIHZhcmlvdXMgcG9zc2libGUgRmluRkVUIGFzeW1tZXRyaWVzIGFuZCB0aGVpciBpbXBhY3QsIGFuZCBub3ZlbCBsb2dpYy1sZXZlbCBhbmQgYXJjaGl0ZWN0dXJlLWxldmVsIHRyYWRlb2ZmcyBvZmZlcmVkIGJ5IEZpbkZFVHMuIFdlIGFsc28gcmV2aWV3IGFuYWx5c2lzIGFuZCBvcHRpbWl6YXRpb24gdG9vbHMgdGhhdCBhcmUgYXZhaWxhYmxlIGZvciBjaGFyYWN0ZXJpemluZyBGaW5GRVQgZGV2aWNlcywgY2lyY3VpdHMsIGFuZCBhcmNoaXRlY3R1cmVzLiIsInB1Ymxpc2hlciI6IkhpbmRhd2kgTGltaXRlZCIsInZvbHVtZSI6IjIwMTQiLCJjb250YWluZXItdGl0bGUtc2hvcnQiOiIifSwiaXNUZW1wb3JhcnkiOmZhbHNlfV19"/>
          <w:id w:val="1620803029"/>
          <w:placeholder>
            <w:docPart w:val="FD31A62A1A024984A28D8D2EE4DFB408"/>
          </w:placeholder>
        </w:sdtPr>
        <w:sdtContent>
          <w:r w:rsidR="006D4D08" w:rsidRPr="006D4D08">
            <w:rPr>
              <w:shd w:val="clear" w:color="auto" w:fill="FFFFFF"/>
            </w:rPr>
            <w:t>[5]</w:t>
          </w:r>
        </w:sdtContent>
      </w:sdt>
      <w:r w:rsidRPr="00B96F86">
        <w:rPr>
          <w:shd w:val="clear" w:color="auto" w:fill="FFFFFF"/>
        </w:rPr>
        <w:t xml:space="preserve"> with which we tried to match the terminology and abbreviations within that paper</w:t>
      </w:r>
      <w:r w:rsidR="003363E6">
        <w:rPr>
          <w:shd w:val="clear" w:color="auto" w:fill="FFFFFF"/>
        </w:rPr>
        <w:t xml:space="preserve"> </w:t>
      </w:r>
      <w:sdt>
        <w:sdtPr>
          <w:rPr>
            <w:shd w:val="clear" w:color="auto" w:fill="FFFFFF"/>
          </w:rPr>
          <w:tag w:val="MENDELEY_CITATION_v3_eyJjaXRhdGlvbklEIjoiTUVOREVMRVlfQ0lUQVRJT05fMmMxZGJiNmMtZjBiMS00YzRlLWExYWYtZjk1ZTAzY2M3MmVj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
          <w:id w:val="-290914691"/>
          <w:placeholder>
            <w:docPart w:val="0EDDF5AD9AB9400BBED5E3E68232BAFD"/>
          </w:placeholder>
        </w:sdtPr>
        <w:sdtContent>
          <w:r w:rsidR="006D4D08" w:rsidRPr="006D4D08">
            <w:rPr>
              <w:shd w:val="clear" w:color="auto" w:fill="FFFFFF"/>
            </w:rPr>
            <w:t>[6]</w:t>
          </w:r>
        </w:sdtContent>
      </w:sdt>
      <w:r w:rsidR="003363E6">
        <w:rPr>
          <w:shd w:val="clear" w:color="auto" w:fill="FFFFFF"/>
        </w:rPr>
        <w:t xml:space="preserve">, </w:t>
      </w:r>
      <w:sdt>
        <w:sdtPr>
          <w:rPr>
            <w:shd w:val="clear" w:color="auto" w:fill="FFFFFF"/>
          </w:rPr>
          <w:tag w:val="MENDELEY_CITATION_v3_eyJjaXRhdGlvbklEIjoiTUVOREVMRVlfQ0lUQVRJT05fZGU2MzBiYWItZWNiZC00NGFlLTg1ZTItOWVjZGEzMzhlYTM3IiwicHJvcGVydGllcyI6eyJub3RlSW5kZXgiOjB9LCJpc0VkaXRlZCI6ZmFsc2UsIm1hbnVhbE92ZXJyaWRlIjp7ImlzTWFudWFsbHlPdmVycmlkZGVuIjpmYWxzZSwiY2l0ZXByb2NUZXh0IjoiWzddIiwibWFudWFsT3ZlcnJpZGVUZXh0IjoiIn0sImNpdGF0aW9uSXRlbXMiOlt7ImlkIjoiNzJjZDE2NTYtZDJlNS0zNzIxLTg5OWQtNTgzMDJhMjg0MzM5IiwiaXRlbURhdGEiOnsidHlwZSI6ImFydGljbGUtam91cm5hbCIsImlkIjoiNzJjZDE2NTYtZDJlNS0zNzIxLTg5OWQtNTgzMDJhMjg0MzM5IiwidGl0bGUiOiIzRCBTaW11bGF0aW9uIG9mIEZpbiBHZW9tZXRyeSBJbmZsdWVuY2Ugb24gQ29ybmVyIEVmZmVjdCBpbiBNdWx0aWZpbiBEdWFsIGFuZCBUcmktR2F0ZSBTT0ktRmluZmV0cy4iLCJhdXRob3IiOlt7ImZhbWlseSI6IkFOIiwiZ2l2ZW4iOiJNb3VsYWkgS2hhdGlyIiwicGFyc2UtbmFtZXMiOmZhbHNlLCJkcm9wcGluZy1wYXJ0aWNsZSI6IiIsIm5vbi1kcm9wcGluZy1wYXJ0aWNsZSI6IiJ9LHsiZmFtaWx5IjoiQSIsImdpdmVuIjoiR3Vlbi1Cb3VhenphIiwicGFyc2UtbmFtZXMiOmZhbHNlLCJkcm9wcGluZy1wYXJ0aWNsZSI6IiIsIm5vbi1kcm9wcGluZy1wYXJ0aWNsZSI6IiJ9LHsiZmFtaWx5IjoiQiIsImdpdmVuIjoiQm91YXp6YSIsInBhcnNlLW5hbWVzIjpmYWxzZSwiZHJvcHBpbmctcGFydGljbGUiOiIiLCJub24tZHJvcHBpbmctcGFydGljbGUiOiIifV0sImNvbnRhaW5lci10aXRsZSI6IkludGVybmF0aW9uYWwgSm91cm5hbCBvZiBOYW5vIFN0dWRpZXMgJiBUZWNobm9sb2d5IiwiRE9JIjoiMTAuMTkwNzAvMjE2Ny04Njg1LTEzMDAwNiIsIklTU04iOiIyMTY3ODY4NSIsIlVSTCI6Imh0dHBzOi8vc2NpZG9jLm9yZy9hcnRpY2xlcGRmcy9JSk5TVC9JSk5TVC0yMTY3LTg2ODUtMDItNDAxLnBkZiIsImlzc3VlZCI6eyJkYXRlLXBhcnRzIjpbWzIwMTMsMTAsMjhdXX0sInBhZ2UiOiIyOS0zMiIsImNvbnRhaW5lci10aXRsZS1zaG9ydCI6IkludCBKIE5hbm8gU3R1ZCBUZWNobm9sIn0sImlzVGVtcG9yYXJ5IjpmYWxzZX1dfQ=="/>
          <w:id w:val="1117409250"/>
          <w:placeholder>
            <w:docPart w:val="AB1BDF43EBD2404F9442711A860CB317"/>
          </w:placeholder>
        </w:sdtPr>
        <w:sdtContent>
          <w:r w:rsidR="006D4D08" w:rsidRPr="006D4D08">
            <w:rPr>
              <w:shd w:val="clear" w:color="auto" w:fill="FFFFFF"/>
            </w:rPr>
            <w:t>[7]</w:t>
          </w:r>
        </w:sdtContent>
      </w:sdt>
      <w:r w:rsidR="003363E6">
        <w:rPr>
          <w:shd w:val="clear" w:color="auto" w:fill="FFFFFF"/>
        </w:rPr>
        <w:t>,</w:t>
      </w:r>
      <w:r w:rsidR="003363E6" w:rsidRPr="003363E6">
        <w:rPr>
          <w:shd w:val="clear" w:color="auto" w:fill="FFFFFF"/>
        </w:rPr>
        <w:t xml:space="preserve"> </w:t>
      </w:r>
      <w:sdt>
        <w:sdtPr>
          <w:rPr>
            <w:shd w:val="clear" w:color="auto" w:fill="FFFFFF"/>
          </w:rPr>
          <w:tag w:val="MENDELEY_CITATION_v3_eyJjaXRhdGlvbklEIjoiTUVOREVMRVlfQ0lUQVRJT05fZjhkY2QwYzMtYzM1NS00NGM0LWEyNWItN2QwYjc4NTcyMTk5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1275163301"/>
          <w:placeholder>
            <w:docPart w:val="EA9BE0938E1C4E3C9C4352EA702B1390"/>
          </w:placeholder>
        </w:sdtPr>
        <w:sdtContent>
          <w:proofErr w:type="gramStart"/>
          <w:r w:rsidR="006D4D08" w:rsidRPr="006D4D08">
            <w:rPr>
              <w:shd w:val="clear" w:color="auto" w:fill="FFFFFF"/>
            </w:rPr>
            <w:t>[</w:t>
          </w:r>
          <w:proofErr w:type="gramEnd"/>
          <w:r w:rsidR="006D4D08" w:rsidRPr="006D4D08">
            <w:rPr>
              <w:shd w:val="clear" w:color="auto" w:fill="FFFFFF"/>
            </w:rPr>
            <w:t>8]</w:t>
          </w:r>
        </w:sdtContent>
      </w:sdt>
      <w:r w:rsidR="003363E6">
        <w:rPr>
          <w:shd w:val="clear" w:color="auto" w:fill="FFFFFF"/>
        </w:rPr>
        <w:t>.</w:t>
      </w:r>
    </w:p>
    <w:p w14:paraId="4234715C" w14:textId="77777777" w:rsidR="00B96F86" w:rsidRDefault="00B96F86" w:rsidP="003E0789">
      <w:pPr>
        <w:pStyle w:val="MDPI31text"/>
        <w:rPr>
          <w:shd w:val="clear" w:color="auto" w:fill="FFFFFF"/>
        </w:rPr>
      </w:pPr>
    </w:p>
    <w:p w14:paraId="620E7E60" w14:textId="4D350433" w:rsidR="00482769" w:rsidRDefault="00482769" w:rsidP="003E0789">
      <w:pPr>
        <w:pStyle w:val="MDPI31text"/>
        <w:rPr>
          <w:shd w:val="clear" w:color="auto" w:fill="FFFFFF"/>
        </w:rPr>
      </w:pPr>
      <w:ins w:id="84" w:author="Ayperi Ülkü" w:date="2024-03-17T01:14:00Z">
        <w:r w:rsidRPr="00482769">
          <w:rPr>
            <w:shd w:val="clear" w:color="auto" w:fill="FFFFFF"/>
            <w:rPrChange w:id="85"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sidR="00E4035B">
        <w:rPr>
          <w:shd w:val="clear" w:color="auto" w:fill="FFFFFF"/>
        </w:rPr>
        <w:t>FinFET</w:t>
      </w:r>
      <w:ins w:id="86" w:author="Ayperi Ülkü" w:date="2024-03-17T01:53:00Z">
        <w:r w:rsidR="00F7632B">
          <w:rPr>
            <w:shd w:val="clear" w:color="auto" w:fill="FFFFFF"/>
          </w:rPr>
          <w:t>s</w:t>
        </w:r>
      </w:ins>
      <w:ins w:id="87" w:author="Ayperi Ülkü" w:date="2024-03-17T01:14:00Z">
        <w:r w:rsidRPr="00482769">
          <w:rPr>
            <w:shd w:val="clear" w:color="auto" w:fill="FFFFFF"/>
            <w:rPrChange w:id="88"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sidR="00323396">
        <w:rPr>
          <w:shd w:val="clear" w:color="auto" w:fill="FFFFFF"/>
        </w:rPr>
        <w:t xml:space="preserve"> works.</w:t>
      </w:r>
      <w:ins w:id="89" w:author="Ayperi Ülkü" w:date="2024-03-17T03:14:00Z">
        <w:r w:rsidR="0077467B">
          <w:rPr>
            <w:shd w:val="clear" w:color="auto" w:fill="FFFFFF"/>
          </w:rPr>
          <w:t xml:space="preserve"> </w:t>
        </w:r>
      </w:ins>
      <w:ins w:id="90" w:author="Ayperi Ülkü" w:date="2024-03-17T01:14:00Z">
        <w:r w:rsidRPr="00482769">
          <w:rPr>
            <w:shd w:val="clear" w:color="auto" w:fill="FFFFFF"/>
            <w:rPrChange w:id="91" w:author="Ayperi Ülkü" w:date="2024-03-17T01:14:00Z">
              <w:rPr>
                <w:rFonts w:ascii="Segoe UI" w:hAnsi="Segoe UI" w:cs="Segoe UI"/>
                <w:color w:val="030303"/>
                <w:sz w:val="23"/>
                <w:szCs w:val="23"/>
                <w:u w:val="single"/>
                <w:shd w:val="clear" w:color="auto" w:fill="FFFFFF"/>
              </w:rPr>
            </w:rPrChange>
          </w:rPr>
          <w:t xml:space="preserve">Lorenzo </w:t>
        </w:r>
      </w:ins>
      <w:ins w:id="92" w:author="Ayperi Ülkü" w:date="2024-03-17T03:14:00Z">
        <w:r w:rsidR="0077467B">
          <w:rPr>
            <w:shd w:val="clear" w:color="auto" w:fill="FFFFFF"/>
          </w:rPr>
          <w:t>et.al</w:t>
        </w:r>
      </w:ins>
      <w:ins w:id="93" w:author="Ayperi Ülkü" w:date="2024-03-17T01:14:00Z">
        <w:r w:rsidRPr="00482769">
          <w:rPr>
            <w:shd w:val="clear" w:color="auto" w:fill="FFFFFF"/>
            <w:rPrChange w:id="9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sidR="00E4035B">
        <w:rPr>
          <w:shd w:val="clear" w:color="auto" w:fill="FFFFFF"/>
        </w:rPr>
        <w:t>FinFET</w:t>
      </w:r>
      <w:ins w:id="95" w:author="Ayperi Ülkü" w:date="2024-03-17T01:14:00Z">
        <w:r w:rsidRPr="00482769">
          <w:rPr>
            <w:shd w:val="clear" w:color="auto" w:fill="FFFFFF"/>
            <w:rPrChange w:id="96" w:author="Ayperi Ülkü" w:date="2024-03-17T01:14:00Z">
              <w:rPr>
                <w:rFonts w:ascii="Segoe UI" w:hAnsi="Segoe UI" w:cs="Segoe UI"/>
                <w:color w:val="030303"/>
                <w:sz w:val="23"/>
                <w:szCs w:val="23"/>
                <w:u w:val="single"/>
                <w:shd w:val="clear" w:color="auto" w:fill="FFFFFF"/>
              </w:rPr>
            </w:rPrChange>
          </w:rPr>
          <w:t xml:space="preserve"> device with a high-</w:t>
        </w:r>
      </w:ins>
      <w:ins w:id="97" w:author="Ayperi Ülkü" w:date="2024-03-17T03:57:00Z">
        <w:r w:rsidR="00827870" w:rsidRPr="00A14C2E">
          <w:t>κ</w:t>
        </w:r>
      </w:ins>
      <w:ins w:id="98" w:author="Ayperi Ülkü" w:date="2024-03-17T01:14:00Z">
        <w:r w:rsidRPr="00482769">
          <w:rPr>
            <w:shd w:val="clear" w:color="auto" w:fill="FFFFFF"/>
            <w:rPrChange w:id="99"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100" w:author="Ayperi Ülkü" w:date="2024-03-17T03:30:00Z">
        <w:r w:rsidR="0077467B">
          <w:rPr>
            <w:shd w:val="clear" w:color="auto" w:fill="FFFFFF"/>
          </w:rPr>
          <w:t xml:space="preserve"> </w:t>
        </w:r>
      </w:ins>
      <w:customXmlInsRangeStart w:id="101"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l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101"/>
          <w:r w:rsidR="006D4D08" w:rsidRPr="006D4D08">
            <w:rPr>
              <w:shd w:val="clear" w:color="auto" w:fill="FFFFFF"/>
            </w:rPr>
            <w:t>[9]</w:t>
          </w:r>
          <w:customXmlInsRangeStart w:id="102" w:author="Ayperi Ülkü" w:date="2024-03-17T03:30:00Z"/>
        </w:sdtContent>
      </w:sdt>
      <w:customXmlInsRangeEnd w:id="102"/>
      <w:ins w:id="103" w:author="Ayperi Ülkü" w:date="2024-03-17T01:14:00Z">
        <w:r w:rsidRPr="00482769">
          <w:rPr>
            <w:shd w:val="clear" w:color="auto" w:fill="FFFFFF"/>
            <w:rPrChange w:id="104" w:author="Ayperi Ülkü" w:date="2024-03-17T01:14:00Z">
              <w:rPr>
                <w:rFonts w:ascii="Segoe UI" w:hAnsi="Segoe UI" w:cs="Segoe UI"/>
                <w:color w:val="030303"/>
                <w:sz w:val="23"/>
                <w:szCs w:val="23"/>
                <w:u w:val="single"/>
                <w:shd w:val="clear" w:color="auto" w:fill="FFFFFF"/>
              </w:rPr>
            </w:rPrChange>
          </w:rPr>
          <w:t xml:space="preserve">. </w:t>
        </w:r>
      </w:ins>
      <w:del w:id="105" w:author="Ayperi Ülkü" w:date="2024-03-19T22:23:00Z">
        <w:r w:rsidR="00A62F7E" w:rsidDel="009B7320">
          <w:rPr>
            <w:shd w:val="clear" w:color="auto" w:fill="FFFFFF"/>
          </w:rPr>
          <w:delText>Fin</w:delText>
        </w:r>
        <w:r w:rsidR="00E4035B" w:rsidDel="009B7320">
          <w:rPr>
            <w:shd w:val="clear" w:color="auto" w:fill="FFFFFF"/>
          </w:rPr>
          <w:delText>FET</w:delText>
        </w:r>
      </w:del>
      <w:del w:id="106" w:author="Ayperi Ülkü" w:date="2024-03-19T21:37:00Z">
        <w:r w:rsidR="00730EFE" w:rsidRPr="00730EFE" w:rsidDel="00730EFE">
          <w:rPr>
            <w:shd w:val="clear" w:color="auto" w:fill="FFFFFF"/>
          </w:rPr>
          <w:delText>[2]</w:delText>
        </w:r>
      </w:del>
      <w:proofErr w:type="spellStart"/>
      <w:ins w:id="107" w:author="Ayperi Ülkü" w:date="2024-03-17T01:14:00Z">
        <w:r w:rsidRPr="00482769">
          <w:rPr>
            <w:shd w:val="clear" w:color="auto" w:fill="FFFFFF"/>
            <w:rPrChange w:id="108" w:author="Ayperi Ülkü" w:date="2024-03-17T01:14:00Z">
              <w:rPr>
                <w:rFonts w:ascii="Segoe UI" w:hAnsi="Segoe UI" w:cs="Segoe UI"/>
                <w:color w:val="030303"/>
                <w:sz w:val="23"/>
                <w:szCs w:val="23"/>
                <w:u w:val="single"/>
                <w:shd w:val="clear" w:color="auto" w:fill="FFFFFF"/>
              </w:rPr>
            </w:rPrChange>
          </w:rPr>
          <w:t>Gangwani</w:t>
        </w:r>
        <w:proofErr w:type="spellEnd"/>
        <w:r w:rsidRPr="00482769">
          <w:rPr>
            <w:shd w:val="clear" w:color="auto" w:fill="FFFFFF"/>
            <w:rPrChange w:id="109" w:author="Ayperi Ülkü" w:date="2024-03-17T01:14:00Z">
              <w:rPr>
                <w:rFonts w:ascii="Segoe UI" w:hAnsi="Segoe UI" w:cs="Segoe UI"/>
                <w:color w:val="030303"/>
                <w:sz w:val="23"/>
                <w:szCs w:val="23"/>
                <w:u w:val="single"/>
                <w:shd w:val="clear" w:color="auto" w:fill="FFFFFF"/>
              </w:rPr>
            </w:rPrChange>
          </w:rPr>
          <w:t xml:space="preserve"> </w:t>
        </w:r>
      </w:ins>
      <w:r w:rsidR="00A62F7E">
        <w:rPr>
          <w:shd w:val="clear" w:color="auto" w:fill="FFFFFF"/>
        </w:rPr>
        <w:t xml:space="preserve">et.al </w:t>
      </w:r>
      <w:ins w:id="110" w:author="Ayperi Ülkü" w:date="2024-03-17T01:14:00Z">
        <w:r w:rsidRPr="00482769">
          <w:rPr>
            <w:shd w:val="clear" w:color="auto" w:fill="FFFFFF"/>
            <w:rPrChange w:id="111"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E4035B">
        <w:rPr>
          <w:shd w:val="clear" w:color="auto" w:fill="FFFFFF"/>
        </w:rPr>
        <w:t>FinFET</w:t>
      </w:r>
      <w:ins w:id="112" w:author="Ayperi Ülkü" w:date="2024-03-17T01:14:00Z">
        <w:r w:rsidRPr="00482769">
          <w:rPr>
            <w:shd w:val="clear" w:color="auto" w:fill="FFFFFF"/>
            <w:rPrChange w:id="113"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E4035B">
        <w:rPr>
          <w:shd w:val="clear" w:color="auto" w:fill="FFFFFF"/>
        </w:rPr>
        <w:t>FinFET</w:t>
      </w:r>
      <w:ins w:id="114" w:author="Ayperi Ülkü" w:date="2024-03-17T01:14:00Z">
        <w:r w:rsidRPr="00482769">
          <w:rPr>
            <w:shd w:val="clear" w:color="auto" w:fill="FFFFFF"/>
            <w:rPrChange w:id="115" w:author="Ayperi Ülkü" w:date="2024-03-17T01:14:00Z">
              <w:rPr>
                <w:rFonts w:ascii="Segoe UI" w:hAnsi="Segoe UI" w:cs="Segoe UI"/>
                <w:color w:val="030303"/>
                <w:sz w:val="23"/>
                <w:szCs w:val="23"/>
                <w:u w:val="single"/>
                <w:shd w:val="clear" w:color="auto" w:fill="FFFFFF"/>
              </w:rPr>
            </w:rPrChange>
          </w:rPr>
          <w:t> </w:t>
        </w:r>
      </w:ins>
      <w:customXmlInsRangeStart w:id="116"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
          <w:id w:val="-1668941109"/>
          <w:placeholder>
            <w:docPart w:val="40EB2CF2646B4C4F8D2B2A685F2D1B3C"/>
          </w:placeholder>
        </w:sdtPr>
        <w:sdtContent>
          <w:customXmlInsRangeEnd w:id="116"/>
          <w:r w:rsidR="006D4D08" w:rsidRPr="006D4D08">
            <w:rPr>
              <w:shd w:val="clear" w:color="auto" w:fill="FFFFFF"/>
            </w:rPr>
            <w:t>[4]</w:t>
          </w:r>
          <w:customXmlInsRangeStart w:id="117" w:author="Ayperi Ülkü" w:date="2024-03-17T03:52:00Z"/>
        </w:sdtContent>
      </w:sdt>
      <w:customXmlInsRangeEnd w:id="117"/>
      <w:ins w:id="118" w:author="Ayperi Ülkü" w:date="2024-03-17T01:14:00Z">
        <w:r w:rsidRPr="00482769">
          <w:rPr>
            <w:shd w:val="clear" w:color="auto" w:fill="FFFFFF"/>
            <w:rPrChange w:id="119" w:author="Ayperi Ülkü" w:date="2024-03-17T01:14:00Z">
              <w:rPr>
                <w:rFonts w:ascii="Segoe UI" w:hAnsi="Segoe UI" w:cs="Segoe UI"/>
                <w:color w:val="030303"/>
                <w:sz w:val="23"/>
                <w:szCs w:val="23"/>
                <w:u w:val="single"/>
                <w:shd w:val="clear" w:color="auto" w:fill="FFFFFF"/>
              </w:rPr>
            </w:rPrChange>
          </w:rPr>
          <w:t xml:space="preserve">. Das </w:t>
        </w:r>
      </w:ins>
      <w:ins w:id="120" w:author="Ayperi Ülkü" w:date="2024-03-17T03:53:00Z">
        <w:r w:rsidR="0077467B">
          <w:rPr>
            <w:shd w:val="clear" w:color="auto" w:fill="FFFFFF"/>
          </w:rPr>
          <w:t xml:space="preserve">et.al </w:t>
        </w:r>
      </w:ins>
      <w:ins w:id="121" w:author="Ayperi Ülkü" w:date="2024-03-17T01:14:00Z">
        <w:r w:rsidRPr="00482769">
          <w:rPr>
            <w:shd w:val="clear" w:color="auto" w:fill="FFFFFF"/>
            <w:rPrChange w:id="122"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sidR="00A62F7E">
        <w:rPr>
          <w:shd w:val="clear" w:color="auto" w:fill="FFFFFF"/>
        </w:rPr>
        <w:t>rmanium</w:t>
      </w:r>
      <w:ins w:id="123" w:author="Ayperi Ülkü" w:date="2024-03-17T01:14:00Z">
        <w:r w:rsidRPr="00482769">
          <w:rPr>
            <w:shd w:val="clear" w:color="auto" w:fill="FFFFFF"/>
            <w:rPrChange w:id="124" w:author="Ayperi Ülkü" w:date="2024-03-17T01:14:00Z">
              <w:rPr>
                <w:rFonts w:ascii="Segoe UI" w:hAnsi="Segoe UI" w:cs="Segoe UI"/>
                <w:color w:val="030303"/>
                <w:sz w:val="23"/>
                <w:szCs w:val="23"/>
                <w:u w:val="single"/>
                <w:shd w:val="clear" w:color="auto" w:fill="FFFFFF"/>
              </w:rPr>
            </w:rPrChange>
          </w:rPr>
          <w:t xml:space="preserve"> </w:t>
        </w:r>
      </w:ins>
      <w:r w:rsidR="00E4035B">
        <w:rPr>
          <w:shd w:val="clear" w:color="auto" w:fill="FFFFFF"/>
        </w:rPr>
        <w:t>FinFET</w:t>
      </w:r>
      <w:ins w:id="125" w:author="Ayperi Ülkü" w:date="2024-03-17T01:14:00Z">
        <w:r w:rsidRPr="00482769">
          <w:rPr>
            <w:shd w:val="clear" w:color="auto" w:fill="FFFFFF"/>
            <w:rPrChange w:id="126"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127" w:author="Ayperi Ülkü" w:date="2024-03-17T03:53:00Z">
        <w:r w:rsidR="0077467B">
          <w:rPr>
            <w:shd w:val="clear" w:color="auto" w:fill="FFFFFF"/>
          </w:rPr>
          <w:t xml:space="preserve"> </w:t>
        </w:r>
      </w:ins>
      <w:customXmlInsRangeStart w:id="128"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Ew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
          <w:id w:val="-558400363"/>
          <w:placeholder>
            <w:docPart w:val="DefaultPlaceholder_-1854013440"/>
          </w:placeholder>
        </w:sdtPr>
        <w:sdtContent>
          <w:customXmlInsRangeEnd w:id="128"/>
          <w:r w:rsidR="006D4D08" w:rsidRPr="006D4D08">
            <w:rPr>
              <w:shd w:val="clear" w:color="auto" w:fill="FFFFFF"/>
            </w:rPr>
            <w:t>[10]</w:t>
          </w:r>
          <w:customXmlInsRangeStart w:id="129" w:author="Ayperi Ülkü" w:date="2024-03-17T03:53:00Z"/>
        </w:sdtContent>
      </w:sdt>
      <w:customXmlInsRangeEnd w:id="129"/>
      <w:ins w:id="130" w:author="Ayperi Ülkü" w:date="2024-03-17T01:14:00Z">
        <w:r w:rsidRPr="00482769">
          <w:rPr>
            <w:shd w:val="clear" w:color="auto" w:fill="FFFFFF"/>
            <w:rPrChange w:id="131" w:author="Ayperi Ülkü" w:date="2024-03-17T01:14:00Z">
              <w:rPr>
                <w:rFonts w:ascii="Segoe UI" w:hAnsi="Segoe UI" w:cs="Segoe UI"/>
                <w:color w:val="030303"/>
                <w:sz w:val="23"/>
                <w:szCs w:val="23"/>
                <w:u w:val="single"/>
                <w:shd w:val="clear" w:color="auto" w:fill="FFFFFF"/>
              </w:rPr>
            </w:rPrChange>
          </w:rPr>
          <w:t>.</w:t>
        </w:r>
      </w:ins>
    </w:p>
    <w:p w14:paraId="5313D846" w14:textId="77777777" w:rsidR="00A62F7E" w:rsidRDefault="00A62F7E" w:rsidP="003E0789">
      <w:pPr>
        <w:pStyle w:val="MDPI31text"/>
        <w:rPr>
          <w:shd w:val="clear" w:color="auto" w:fill="FFFFFF"/>
        </w:rPr>
      </w:pPr>
    </w:p>
    <w:p w14:paraId="6D15DFF8" w14:textId="77777777" w:rsidR="00E70CE5" w:rsidRDefault="00E70CE5" w:rsidP="00E70CE5">
      <w:pPr>
        <w:pStyle w:val="MDPI31text"/>
        <w:rPr>
          <w:bCs/>
          <w:color w:val="4472C4" w:themeColor="accent1"/>
          <w:lang w:val="tr-TR"/>
        </w:rPr>
      </w:pPr>
      <w:r w:rsidRPr="00A62F7E">
        <w:rPr>
          <w:bCs/>
          <w:color w:val="4472C4" w:themeColor="accent1"/>
          <w:highlight w:val="yellow"/>
          <w:lang w:val="tr-TR"/>
        </w:rPr>
        <w:t xml:space="preserve">INTRODUCTION </w:t>
      </w:r>
      <w:proofErr w:type="spellStart"/>
      <w:r w:rsidRPr="00A62F7E">
        <w:rPr>
          <w:bCs/>
          <w:color w:val="4472C4" w:themeColor="accent1"/>
          <w:highlight w:val="yellow"/>
          <w:lang w:val="tr-TR"/>
        </w:rPr>
        <w:t>ın</w:t>
      </w:r>
      <w:proofErr w:type="spellEnd"/>
      <w:r w:rsidRPr="00A62F7E">
        <w:rPr>
          <w:bCs/>
          <w:color w:val="4472C4" w:themeColor="accent1"/>
          <w:highlight w:val="yellow"/>
          <w:lang w:val="tr-TR"/>
        </w:rPr>
        <w:t xml:space="preserve"> yapısı aynı </w:t>
      </w:r>
      <w:hyperlink r:id="rId9" w:history="1">
        <w:r w:rsidRPr="00A62F7E">
          <w:rPr>
            <w:rStyle w:val="Hyperlink"/>
            <w:bCs/>
            <w:color w:val="4472C4" w:themeColor="accent1"/>
            <w:highlight w:val="yellow"/>
            <w:lang w:val="tr-TR"/>
          </w:rPr>
          <w:t>https://doi.org/10.1038/s41467-020-15096-0</w:t>
        </w:r>
      </w:hyperlink>
      <w:r w:rsidRPr="00A62F7E">
        <w:rPr>
          <w:bCs/>
          <w:color w:val="4472C4" w:themeColor="accent1"/>
          <w:highlight w:val="yellow"/>
          <w:lang w:val="tr-TR"/>
        </w:rPr>
        <w:t xml:space="preserve"> </w:t>
      </w:r>
      <w:proofErr w:type="spellStart"/>
      <w:r w:rsidRPr="00A62F7E">
        <w:rPr>
          <w:bCs/>
          <w:color w:val="4472C4" w:themeColor="accent1"/>
          <w:highlight w:val="yellow"/>
          <w:lang w:val="tr-TR"/>
        </w:rPr>
        <w:t>daki</w:t>
      </w:r>
      <w:proofErr w:type="spellEnd"/>
      <w:r w:rsidRPr="00A62F7E">
        <w:rPr>
          <w:bCs/>
          <w:color w:val="4472C4" w:themeColor="accent1"/>
          <w:highlight w:val="yellow"/>
          <w:lang w:val="tr-TR"/>
        </w:rPr>
        <w:t xml:space="preserve"> gibi olsun</w:t>
      </w:r>
    </w:p>
    <w:p w14:paraId="2B1CEDF8" w14:textId="7EF8315B" w:rsidR="00A62F7E" w:rsidRDefault="00A62F7E" w:rsidP="00E70CE5">
      <w:pPr>
        <w:pStyle w:val="MDPI31text"/>
        <w:rPr>
          <w:bCs/>
          <w:color w:val="4472C4" w:themeColor="accent1"/>
          <w:lang w:val="tr-TR"/>
        </w:rPr>
      </w:pPr>
      <w:r w:rsidRPr="00A62F7E">
        <w:rPr>
          <w:bCs/>
          <w:color w:val="4472C4" w:themeColor="accent1"/>
          <w:highlight w:val="yellow"/>
          <w:lang w:val="tr-TR"/>
        </w:rPr>
        <w:t xml:space="preserve">FGM </w:t>
      </w:r>
      <w:proofErr w:type="spellStart"/>
      <w:r w:rsidRPr="00A62F7E">
        <w:rPr>
          <w:bCs/>
          <w:color w:val="4472C4" w:themeColor="accent1"/>
          <w:highlight w:val="yellow"/>
          <w:lang w:val="tr-TR"/>
        </w:rPr>
        <w:t>lerin</w:t>
      </w:r>
      <w:proofErr w:type="spellEnd"/>
      <w:r w:rsidRPr="00A62F7E">
        <w:rPr>
          <w:bCs/>
          <w:color w:val="4472C4" w:themeColor="accent1"/>
          <w:highlight w:val="yellow"/>
          <w:lang w:val="tr-TR"/>
        </w:rPr>
        <w:t xml:space="preserve"> yönü önemli mi </w:t>
      </w:r>
      <w:proofErr w:type="gramStart"/>
      <w:r w:rsidRPr="00A62F7E">
        <w:rPr>
          <w:bCs/>
          <w:color w:val="4472C4" w:themeColor="accent1"/>
          <w:highlight w:val="yellow"/>
          <w:lang w:val="tr-TR"/>
        </w:rPr>
        <w:t>yorumla !</w:t>
      </w:r>
      <w:proofErr w:type="gramEnd"/>
      <w:r w:rsidRPr="00A62F7E">
        <w:rPr>
          <w:bCs/>
          <w:color w:val="4472C4" w:themeColor="accent1"/>
          <w:highlight w:val="yellow"/>
          <w:lang w:val="tr-TR"/>
        </w:rPr>
        <w:t xml:space="preserve"> (Önce TiO2 başlasaydık ne olacaktı ?)</w:t>
      </w:r>
    </w:p>
    <w:p w14:paraId="12A621E9" w14:textId="77777777" w:rsidR="00A62F7E" w:rsidRDefault="00A62F7E" w:rsidP="00A62F7E">
      <w:pPr>
        <w:pStyle w:val="MDPI31text"/>
        <w:rPr>
          <w:bCs/>
          <w:lang w:val="tr-TR"/>
        </w:rPr>
      </w:pPr>
    </w:p>
    <w:p w14:paraId="614AF434" w14:textId="755C83F5" w:rsidR="00A62F7E" w:rsidRPr="00A62F7E" w:rsidRDefault="00A62F7E" w:rsidP="00A62F7E">
      <w:pPr>
        <w:pStyle w:val="MDPI31text"/>
        <w:numPr>
          <w:ilvl w:val="0"/>
          <w:numId w:val="15"/>
        </w:numPr>
        <w:rPr>
          <w:bCs/>
          <w:highlight w:val="yellow"/>
          <w:rPrChange w:id="132" w:author="Ayperi Ülkü" w:date="2024-03-17T03:51:00Z">
            <w:rPr/>
          </w:rPrChange>
        </w:rPr>
      </w:pPr>
      <w:proofErr w:type="spellStart"/>
      <w:r w:rsidRPr="00A62F7E">
        <w:rPr>
          <w:bCs/>
          <w:highlight w:val="yellow"/>
          <w:lang w:val="tr-TR"/>
        </w:rPr>
        <w:t>especially</w:t>
      </w:r>
      <w:proofErr w:type="spellEnd"/>
      <w:r w:rsidRPr="00A62F7E">
        <w:rPr>
          <w:bCs/>
          <w:highlight w:val="yellow"/>
          <w:lang w:val="tr-TR"/>
        </w:rPr>
        <w:t xml:space="preserve"> </w:t>
      </w:r>
      <w:proofErr w:type="spellStart"/>
      <w:r w:rsidRPr="00A62F7E">
        <w:rPr>
          <w:bCs/>
          <w:highlight w:val="yellow"/>
          <w:lang w:val="tr-TR"/>
        </w:rPr>
        <w:t>when</w:t>
      </w:r>
      <w:proofErr w:type="spellEnd"/>
      <w:r w:rsidRPr="00A62F7E">
        <w:rPr>
          <w:bCs/>
          <w:highlight w:val="yellow"/>
          <w:lang w:val="tr-TR"/>
        </w:rPr>
        <w:t xml:space="preserve"> </w:t>
      </w:r>
      <w:del w:id="133" w:author="Ayperi Ülkü" w:date="2024-03-16T23:20:00Z">
        <w:r w:rsidRPr="00A62F7E" w:rsidDel="00394086">
          <w:rPr>
            <w:bCs/>
            <w:highlight w:val="yellow"/>
            <w:lang w:val="tr-TR"/>
          </w:rPr>
          <w:delText xml:space="preserve">we utilize </w:delText>
        </w:r>
      </w:del>
      <w:proofErr w:type="spellStart"/>
      <w:r w:rsidRPr="00A62F7E">
        <w:rPr>
          <w:bCs/>
          <w:highlight w:val="yellow"/>
          <w:lang w:val="tr-TR"/>
        </w:rPr>
        <w:t>methods</w:t>
      </w:r>
      <w:proofErr w:type="spellEnd"/>
      <w:r w:rsidRPr="00A62F7E">
        <w:rPr>
          <w:bCs/>
          <w:highlight w:val="yellow"/>
          <w:lang w:val="tr-TR"/>
        </w:rPr>
        <w:t xml:space="preserve"> </w:t>
      </w:r>
      <w:proofErr w:type="spellStart"/>
      <w:r w:rsidRPr="00A62F7E">
        <w:rPr>
          <w:bCs/>
          <w:highlight w:val="yellow"/>
          <w:lang w:val="tr-TR"/>
        </w:rPr>
        <w:t>exist</w:t>
      </w:r>
      <w:proofErr w:type="spellEnd"/>
      <w:r w:rsidRPr="00A62F7E">
        <w:rPr>
          <w:bCs/>
          <w:highlight w:val="yellow"/>
          <w:lang w:val="tr-TR"/>
        </w:rPr>
        <w:t xml:space="preserve"> </w:t>
      </w:r>
      <w:proofErr w:type="spellStart"/>
      <w:r w:rsidRPr="00A62F7E">
        <w:rPr>
          <w:bCs/>
          <w:highlight w:val="yellow"/>
          <w:lang w:val="tr-TR"/>
        </w:rPr>
        <w:t>to</w:t>
      </w:r>
      <w:proofErr w:type="spellEnd"/>
      <w:r w:rsidRPr="00A62F7E">
        <w:rPr>
          <w:bCs/>
          <w:highlight w:val="yellow"/>
          <w:lang w:val="tr-TR"/>
        </w:rPr>
        <w:t xml:space="preserve"> </w:t>
      </w:r>
      <w:proofErr w:type="spellStart"/>
      <w:r w:rsidRPr="00A62F7E">
        <w:rPr>
          <w:bCs/>
          <w:highlight w:val="yellow"/>
          <w:lang w:val="tr-TR"/>
        </w:rPr>
        <w:t>calculate</w:t>
      </w:r>
      <w:proofErr w:type="spellEnd"/>
      <w:r w:rsidRPr="00A62F7E">
        <w:rPr>
          <w:bCs/>
          <w:highlight w:val="yellow"/>
          <w:lang w:val="tr-TR"/>
        </w:rPr>
        <w:t xml:space="preserve"> </w:t>
      </w:r>
      <w:proofErr w:type="spellStart"/>
      <w:r w:rsidRPr="00A62F7E">
        <w:rPr>
          <w:bCs/>
          <w:highlight w:val="yellow"/>
          <w:lang w:val="tr-TR"/>
        </w:rPr>
        <w:t>the</w:t>
      </w:r>
      <w:proofErr w:type="spellEnd"/>
      <w:r w:rsidRPr="00A62F7E">
        <w:rPr>
          <w:bCs/>
          <w:highlight w:val="yellow"/>
          <w:lang w:val="tr-TR"/>
        </w:rPr>
        <w:t xml:space="preserve"> </w:t>
      </w:r>
      <w:proofErr w:type="spellStart"/>
      <w:r w:rsidRPr="00A62F7E">
        <w:rPr>
          <w:bCs/>
          <w:highlight w:val="yellow"/>
          <w:lang w:val="tr-TR"/>
        </w:rPr>
        <w:t>equivalent</w:t>
      </w:r>
      <w:proofErr w:type="spellEnd"/>
      <w:r w:rsidRPr="00A62F7E">
        <w:rPr>
          <w:bCs/>
          <w:highlight w:val="yellow"/>
          <w:lang w:val="tr-TR"/>
        </w:rPr>
        <w:t xml:space="preserve"> </w:t>
      </w:r>
      <w:proofErr w:type="spellStart"/>
      <w:r w:rsidRPr="00A62F7E">
        <w:rPr>
          <w:bCs/>
          <w:highlight w:val="yellow"/>
          <w:lang w:val="tr-TR"/>
        </w:rPr>
        <w:t>dielectric</w:t>
      </w:r>
      <w:proofErr w:type="spellEnd"/>
      <w:r w:rsidRPr="00A62F7E">
        <w:rPr>
          <w:bCs/>
          <w:highlight w:val="yellow"/>
          <w:lang w:val="tr-TR"/>
        </w:rPr>
        <w:t xml:space="preserve"> </w:t>
      </w:r>
      <w:proofErr w:type="spellStart"/>
      <w:r w:rsidRPr="00A62F7E">
        <w:rPr>
          <w:bCs/>
          <w:highlight w:val="yellow"/>
          <w:lang w:val="tr-TR"/>
        </w:rPr>
        <w:t>constant</w:t>
      </w:r>
      <w:proofErr w:type="spellEnd"/>
      <w:r w:rsidRPr="00A62F7E">
        <w:rPr>
          <w:bCs/>
          <w:highlight w:val="yellow"/>
          <w:lang w:val="tr-TR"/>
        </w:rPr>
        <w:t xml:space="preserve"> of </w:t>
      </w:r>
      <w:proofErr w:type="spellStart"/>
      <w:r w:rsidRPr="00A62F7E">
        <w:rPr>
          <w:bCs/>
          <w:highlight w:val="yellow"/>
          <w:lang w:val="tr-TR"/>
        </w:rPr>
        <w:t>the</w:t>
      </w:r>
      <w:proofErr w:type="spellEnd"/>
      <w:r w:rsidRPr="00A62F7E">
        <w:rPr>
          <w:bCs/>
          <w:highlight w:val="yellow"/>
          <w:lang w:val="tr-TR"/>
        </w:rPr>
        <w:t xml:space="preserve"> epsilon-</w:t>
      </w:r>
      <w:proofErr w:type="spellStart"/>
      <w:r w:rsidRPr="00A62F7E">
        <w:rPr>
          <w:bCs/>
          <w:highlight w:val="yellow"/>
          <w:lang w:val="tr-TR"/>
        </w:rPr>
        <w:t>graded</w:t>
      </w:r>
      <w:proofErr w:type="spellEnd"/>
      <w:r w:rsidRPr="00A62F7E">
        <w:rPr>
          <w:bCs/>
          <w:highlight w:val="yellow"/>
          <w:lang w:val="tr-TR"/>
        </w:rPr>
        <w:t xml:space="preserve"> </w:t>
      </w:r>
      <w:proofErr w:type="spellStart"/>
      <w:r w:rsidRPr="00A62F7E">
        <w:rPr>
          <w:bCs/>
          <w:highlight w:val="yellow"/>
          <w:lang w:val="tr-TR"/>
        </w:rPr>
        <w:t>stacked</w:t>
      </w:r>
      <w:proofErr w:type="spellEnd"/>
      <w:r w:rsidRPr="00A62F7E">
        <w:rPr>
          <w:bCs/>
          <w:highlight w:val="yellow"/>
          <w:lang w:val="tr-TR"/>
        </w:rPr>
        <w:t xml:space="preserve"> FGM </w:t>
      </w:r>
      <w:proofErr w:type="spellStart"/>
      <w:r w:rsidRPr="00A62F7E">
        <w:rPr>
          <w:bCs/>
          <w:highlight w:val="yellow"/>
          <w:lang w:val="tr-TR"/>
        </w:rPr>
        <w:t>materials</w:t>
      </w:r>
      <w:proofErr w:type="spellEnd"/>
      <w:r w:rsidRPr="00A62F7E">
        <w:rPr>
          <w:bCs/>
          <w:highlight w:val="yellow"/>
          <w:lang w:val="tr-TR"/>
        </w:rPr>
        <w:t>.</w:t>
      </w:r>
    </w:p>
    <w:p w14:paraId="57908FD9" w14:textId="77777777" w:rsidR="00A62F7E" w:rsidRPr="00A62F7E" w:rsidRDefault="00A62F7E" w:rsidP="00E70CE5">
      <w:pPr>
        <w:pStyle w:val="MDPI31text"/>
        <w:rPr>
          <w:bCs/>
          <w:color w:val="4472C4" w:themeColor="accent1"/>
        </w:rPr>
      </w:pPr>
    </w:p>
    <w:p w14:paraId="7BFFD004" w14:textId="77777777" w:rsidR="00E70CE5" w:rsidRPr="00E70CE5" w:rsidRDefault="00E70CE5" w:rsidP="003E0789">
      <w:pPr>
        <w:pStyle w:val="MDPI31text"/>
        <w:rPr>
          <w:ins w:id="134" w:author="Ayperi Ülkü" w:date="2024-03-17T01:14:00Z"/>
          <w:shd w:val="clear" w:color="auto" w:fill="FFFFFF"/>
          <w:lang w:val="tr-TR"/>
          <w:rPrChange w:id="135" w:author="Ayperi Ülkü" w:date="2024-03-17T01:14:00Z">
            <w:rPr>
              <w:ins w:id="136"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137" w:author="Ayperi Ülkü" w:date="2024-03-17T03:58:00Z"/>
          <w:shd w:val="clear" w:color="auto" w:fill="FFFFFF"/>
        </w:rPr>
      </w:pPr>
    </w:p>
    <w:p w14:paraId="5A9829D3" w14:textId="3BEB6487"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138" w:author="Ayperi Ülkü" w:date="2024-03-16T23:12:00Z">
            <w:rPr/>
          </w:rPrChange>
        </w:rPr>
        <w:t>(</w:t>
      </w:r>
      <w:proofErr w:type="gramStart"/>
      <w:r w:rsidRPr="00890EE5">
        <w:rPr>
          <w:highlight w:val="yellow"/>
          <w:rPrChange w:id="139" w:author="Ayperi Ülkü" w:date="2024-03-16T23:12:00Z">
            <w:rPr/>
          </w:rPrChange>
        </w:rPr>
        <w:t>reference</w:t>
      </w:r>
      <w:proofErr w:type="gramEnd"/>
      <w:r w:rsidRPr="00890EE5">
        <w:rPr>
          <w:highlight w:val="yellow"/>
          <w:rPrChange w:id="140" w:author="Ayperi Ülkü" w:date="2024-03-16T23:12:00Z">
            <w:rPr/>
          </w:rPrChange>
        </w:rPr>
        <w:t xml:space="preserve"> </w:t>
      </w:r>
      <w:proofErr w:type="spellStart"/>
      <w:r w:rsidRPr="00890EE5">
        <w:rPr>
          <w:highlight w:val="yellow"/>
          <w:rPrChange w:id="141" w:author="Ayperi Ülkü" w:date="2024-03-16T23:12:00Z">
            <w:rPr/>
          </w:rPrChange>
        </w:rPr>
        <w:t>koy</w:t>
      </w:r>
      <w:proofErr w:type="spellEnd"/>
      <w:r w:rsidRPr="00890EE5">
        <w:rPr>
          <w:highlight w:val="yellow"/>
          <w:rPrChange w:id="142" w:author="Ayperi Ülkü" w:date="2024-03-16T23:12:00Z">
            <w:rPr/>
          </w:rPrChange>
        </w:rPr>
        <w:t>)</w:t>
      </w:r>
      <w:r>
        <w:t xml:space="preserve"> however,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w:t>
      </w:r>
      <w:proofErr w:type="spellStart"/>
      <w:r w:rsidRPr="00A14C2E">
        <w:rPr>
          <w:bCs/>
          <w:lang w:val="tr-TR"/>
        </w:rPr>
        <w:t>Maxwell-Garnet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025897554"/>
          <w:placeholder>
            <w:docPart w:val="B5FD4824BA484935AABAB25473A6B086"/>
          </w:placeholder>
        </w:sdtPr>
        <w:sdtContent>
          <w:r w:rsidR="006D4D08" w:rsidRPr="006D4D08">
            <w:rPr>
              <w:bCs/>
              <w:lang w:val="tr-TR"/>
            </w:rPr>
            <w:t>[11]</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143" w:author="Ayperi Ülkü" w:date="2024-03-16T23:12:00Z">
        <w:r w:rsidR="00890EE5">
          <w:rPr>
            <w:bCs/>
            <w:lang w:val="tr-TR"/>
          </w:rPr>
          <w:t>-</w:t>
        </w:r>
      </w:ins>
      <w:del w:id="144"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two</w:t>
      </w:r>
      <w:proofErr w:type="spellEnd"/>
      <w:r w:rsidRPr="00A14C2E">
        <w:rPr>
          <w:bCs/>
          <w:lang w:val="tr-TR"/>
        </w:rPr>
        <w:t xml:space="preserve">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56EA422E" w14:textId="21C06C49"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145"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w:t>
      </w:r>
      <w:r w:rsidR="00E4035B">
        <w:rPr>
          <w:bCs/>
          <w:lang w:val="tr-TR"/>
        </w:rPr>
        <w:t>FinFET</w:t>
      </w:r>
      <w:r>
        <w:rPr>
          <w:bCs/>
          <w:lang w:val="tr-TR"/>
        </w:rPr>
        <w:t xml:space="preserve">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w:t>
      </w:r>
      <w:r w:rsidR="00E4035B">
        <w:rPr>
          <w:bCs/>
          <w:lang w:val="tr-TR"/>
        </w:rPr>
        <w:t>FinFET</w:t>
      </w:r>
      <w:r w:rsidR="00B74086">
        <w:rPr>
          <w:bCs/>
          <w:lang w:val="tr-TR"/>
        </w:rPr>
        <w:t xml:space="preserve">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146" w:author="Ayperi Ülkü" w:date="2024-03-17T00:10:00Z">
        <w:r w:rsidRPr="00D22AD2" w:rsidDel="002978D1">
          <w:rPr>
            <w:bCs/>
            <w:highlight w:val="yellow"/>
            <w:lang w:val="tr-TR"/>
          </w:rPr>
          <w:delText>…</w:delText>
        </w:r>
      </w:del>
      <w:customXmlInsRangeStart w:id="147"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yXSwgWzEzXSwgWzE0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
          <w:id w:val="-341469133"/>
          <w:placeholder>
            <w:docPart w:val="DefaultPlaceholder_-1854013440"/>
          </w:placeholder>
        </w:sdtPr>
        <w:sdtContent>
          <w:customXmlInsRangeEnd w:id="147"/>
          <w:r w:rsidR="006D4D08" w:rsidRPr="006D4D08">
            <w:rPr>
              <w:bCs/>
              <w:highlight w:val="yellow"/>
              <w:lang w:val="tr-TR"/>
            </w:rPr>
            <w:t>[12], [13], [14]</w:t>
          </w:r>
          <w:customXmlInsRangeStart w:id="148" w:author="Ayperi Ülkü" w:date="2024-03-17T00:10:00Z"/>
        </w:sdtContent>
      </w:sdt>
      <w:customXmlInsRangeEnd w:id="148"/>
      <w:proofErr w:type="gramStart"/>
      <w:r w:rsidRPr="00D22AD2">
        <w:rPr>
          <w:bCs/>
          <w:highlight w:val="yellow"/>
          <w:lang w:val="tr-TR"/>
        </w:rPr>
        <w:t>.,</w:t>
      </w:r>
      <w:proofErr w:type="gramEnd"/>
      <w:r>
        <w:rPr>
          <w:bCs/>
          <w:lang w:val="tr-TR"/>
        </w:rPr>
        <w:t xml:space="preserve"> </w:t>
      </w:r>
    </w:p>
    <w:p w14:paraId="4BAACA97" w14:textId="77777777" w:rsidR="00D22AD2" w:rsidRDefault="00D22AD2" w:rsidP="00B74086">
      <w:pPr>
        <w:pStyle w:val="MDPI31text"/>
        <w:rPr>
          <w:bCs/>
          <w:lang w:val="tr-TR"/>
        </w:rPr>
      </w:pPr>
    </w:p>
    <w:p w14:paraId="5F06AE40" w14:textId="58020373" w:rsidR="00354B33" w:rsidRDefault="00354B33" w:rsidP="00354B33">
      <w:pPr>
        <w:pStyle w:val="MDPI31text"/>
        <w:rPr>
          <w:ins w:id="149" w:author="Ayperi Ülkü" w:date="2024-03-17T01:31:00Z"/>
          <w:bCs/>
        </w:rPr>
      </w:pPr>
      <w:ins w:id="150" w:author="Ayperi Ülkü" w:date="2024-03-17T01:31:00Z">
        <w:r w:rsidRPr="00A14C2E">
          <w:t>Modified Penn Model</w:t>
        </w:r>
      </w:ins>
      <w:ins w:id="151" w:author="Ayperi Ülkü" w:date="2024-03-17T03:45:00Z">
        <w:r w:rsidR="0077467B">
          <w:t xml:space="preserve"> </w:t>
        </w:r>
      </w:ins>
      <w:customXmlInsRangeStart w:id="152"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66004601"/>
          <w:placeholder>
            <w:docPart w:val="DefaultPlaceholder_-1854013440"/>
          </w:placeholder>
        </w:sdtPr>
        <w:sdtContent>
          <w:customXmlInsRangeEnd w:id="152"/>
          <w:r w:rsidR="006D4D08" w:rsidRPr="006D4D08">
            <w:t>[15], [16]</w:t>
          </w:r>
          <w:customXmlInsRangeStart w:id="153" w:author="Ayperi Ülkü" w:date="2024-03-17T03:47:00Z"/>
        </w:sdtContent>
      </w:sdt>
      <w:customXmlInsRangeEnd w:id="153"/>
      <w:ins w:id="154" w:author="Ayperi Ülkü" w:date="2024-03-17T03:47:00Z">
        <w:r w:rsidR="0077467B">
          <w:t xml:space="preserve"> </w:t>
        </w:r>
      </w:ins>
      <w:ins w:id="155" w:author="Ayperi Ülkü" w:date="2024-03-17T01:31:00Z">
        <w:r w:rsidRPr="00A14C2E">
          <w:t xml:space="preserve">is used to calculate the </w:t>
        </w:r>
        <w:r w:rsidRPr="00A14C2E">
          <w:rPr>
            <w:color w:val="000000" w:themeColor="text1"/>
          </w:rPr>
          <w:t xml:space="preserve">dielectric constant </w:t>
        </w:r>
        <w:r w:rsidRPr="00A14C2E">
          <w:t xml:space="preserve">of thin </w:t>
        </w:r>
        <w:proofErr w:type="spellStart"/>
        <w:r w:rsidRPr="00A14C2E">
          <w:t>nanolaminate</w:t>
        </w:r>
        <w:proofErr w:type="spellEnd"/>
        <w:r w:rsidRPr="00A14C2E">
          <w:t xml:space="preserv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156" w:author="Ayperi Ülkü" w:date="2024-03-17T03:48:00Z">
        <w:r w:rsidR="0077467B">
          <w:t xml:space="preserve"> </w:t>
        </w:r>
      </w:ins>
      <w:customXmlInsRangeStart w:id="157"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1961231781"/>
          <w:placeholder>
            <w:docPart w:val="DefaultPlaceholder_-1854013440"/>
          </w:placeholder>
        </w:sdtPr>
        <w:sdtContent>
          <w:customXmlInsRangeEnd w:id="157"/>
          <w:r w:rsidR="006D4D08" w:rsidRPr="006D4D08">
            <w:t>[11]</w:t>
          </w:r>
          <w:customXmlInsRangeStart w:id="158" w:author="Ayperi Ülkü" w:date="2024-03-17T03:48:00Z"/>
        </w:sdtContent>
      </w:sdt>
      <w:customXmlInsRangeEnd w:id="158"/>
      <w:ins w:id="159"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160"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160"/>
          <w:r w:rsidR="006D4D08" w:rsidRPr="006D4D08">
            <w:t>[17]</w:t>
          </w:r>
          <w:customXmlInsRangeStart w:id="161" w:author="Ayperi Ülkü" w:date="2024-03-17T03:48:00Z"/>
        </w:sdtContent>
      </w:sdt>
      <w:customXmlInsRangeEnd w:id="161"/>
      <w:ins w:id="162" w:author="Ayperi Ülkü" w:date="2024-03-17T03:48:00Z">
        <w:r w:rsidR="0077467B">
          <w:t xml:space="preserve"> </w:t>
        </w:r>
      </w:ins>
      <w:ins w:id="163" w:author="Ayperi Ülkü" w:date="2024-03-17T01:31:00Z">
        <w:r>
          <w:t>are</w:t>
        </w:r>
        <w:r w:rsidRPr="00A14C2E">
          <w:t xml:space="preserve"> used to model gate leakage current within SILVACO ATLAS/</w:t>
        </w:r>
        <w:proofErr w:type="spellStart"/>
        <w:r w:rsidRPr="00A14C2E">
          <w:t>Deckbuild</w:t>
        </w:r>
        <w:proofErr w:type="spellEnd"/>
        <w:r w:rsidRPr="00A14C2E">
          <w:t xml:space="preserve"> simulation tool and results were found to be consistent with experimental results within</w:t>
        </w:r>
      </w:ins>
      <w:ins w:id="164" w:author="Ayperi Ülkü" w:date="2024-03-17T03:48:00Z">
        <w:r w:rsidR="0077467B">
          <w:t xml:space="preserve"> </w:t>
        </w:r>
      </w:ins>
      <w:customXmlInsRangeStart w:id="165"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165"/>
          <w:r w:rsidR="006D4D08" w:rsidRPr="006D4D08">
            <w:t>[18]</w:t>
          </w:r>
          <w:customXmlInsRangeStart w:id="166" w:author="Ayperi Ülkü" w:date="2024-03-17T03:49:00Z"/>
        </w:sdtContent>
      </w:sdt>
      <w:customXmlInsRangeEnd w:id="166"/>
      <w:ins w:id="167" w:author="Ayperi Ülkü" w:date="2024-03-17T03:46:00Z">
        <w:r w:rsidR="0077467B">
          <w:t xml:space="preserve"> </w:t>
        </w:r>
      </w:ins>
      <w:ins w:id="168" w:author="Ayperi Ülkü" w:date="2024-03-17T01:31:00Z">
        <w:r w:rsidRPr="00A14C2E">
          <w:t xml:space="preserve">with systematically varying thickness of mentioned dielectric layers to form a graded structured 3 nm-thickness FGM gate dielectrics. </w:t>
        </w:r>
      </w:ins>
      <w:r w:rsidR="00E4035B">
        <w:t>FinFET</w:t>
      </w:r>
      <w:ins w:id="169"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170" w:author="Ayperi Ülkü" w:date="2024-03-17T01:31:00Z"/>
          <w:bCs/>
          <w:lang w:val="tr-TR"/>
        </w:rPr>
        <w:pPrChange w:id="171" w:author="Ayperi Ülkü" w:date="2024-03-17T01:39:00Z">
          <w:pPr>
            <w:pStyle w:val="MDPI31text"/>
          </w:pPr>
        </w:pPrChange>
      </w:pPr>
    </w:p>
    <w:p w14:paraId="6608ED3D" w14:textId="76702845" w:rsidR="00D22AD2" w:rsidRDefault="00D22AD2" w:rsidP="00D22AD2">
      <w:pPr>
        <w:pStyle w:val="MDPI31text"/>
        <w:rPr>
          <w:shd w:val="clear" w:color="auto" w:fill="FFFFFF"/>
        </w:rPr>
      </w:pPr>
      <w:proofErr w:type="spellStart"/>
      <w:r w:rsidRPr="00A14C2E">
        <w:rPr>
          <w:bCs/>
          <w:lang w:val="tr-TR"/>
        </w:rPr>
        <w:lastRenderedPageBreak/>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w:t>
      </w:r>
      <w:r w:rsidR="00E4035B">
        <w:rPr>
          <w:bCs/>
          <w:lang w:val="tr-TR"/>
        </w:rPr>
        <w:t>FinFET</w:t>
      </w:r>
      <w:r w:rsidRPr="00A14C2E">
        <w:rPr>
          <w:bCs/>
          <w:lang w:val="tr-TR"/>
        </w:rPr>
        <w:t xml:space="preserve">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172"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173" w:author="Ayperi Ülkü" w:date="2024-03-17T00:08:00Z">
        <w:r w:rsidR="006D0FDB">
          <w:rPr>
            <w:bCs/>
            <w:lang w:val="tr-TR"/>
          </w:rPr>
          <w:t>y</w:t>
        </w:r>
      </w:ins>
      <w:proofErr w:type="spellEnd"/>
      <w:del w:id="174"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 xml:space="preserve">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
          <w:id w:val="995610407"/>
          <w:placeholder>
            <w:docPart w:val="0266E01053BA41298074BBB8DC715E78"/>
          </w:placeholder>
        </w:sdtPr>
        <w:sdtContent>
          <w:r w:rsidR="006D4D08" w:rsidRPr="006D4D08">
            <w:rPr>
              <w:shd w:val="clear" w:color="auto" w:fill="FFFFFF"/>
            </w:rPr>
            <w:t>[19]</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447278804"/>
          <w:placeholder>
            <w:docPart w:val="0266E01053BA41298074BBB8DC715E78"/>
          </w:placeholder>
        </w:sdtPr>
        <w:sdtContent>
          <w:r w:rsidR="006D4D08" w:rsidRPr="006D4D08">
            <w:rPr>
              <w:shd w:val="clear" w:color="auto" w:fill="FFFFFF"/>
            </w:rPr>
            <w:t>[8]</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YTUwYWQ2MTAtNTZlMC00NGVhLWE2ZWItYTIzYzNhZWY5MjliIiwicHJvcGVydGllcyI6eyJub3RlSW5kZXgiOjB9LCJpc0VkaXRlZCI6ZmFsc2UsIm1hbnVhbE92ZXJyaWRlIjp7ImlzTWFudWFsbHlPdmVycmlkZGVuIjpmYWxzZSwiY2l0ZXByb2NUZXh0IjoiWzddIiwibWFudWFsT3ZlcnJpZGVUZXh0IjoiIn0sImNpdGF0aW9uSXRlbXMiOlt7ImlkIjoiNzJjZDE2NTYtZDJlNS0zNzIxLTg5OWQtNTgzMDJhMjg0MzM5IiwiaXRlbURhdGEiOnsidHlwZSI6ImFydGljbGUtam91cm5hbCIsImlkIjoiNzJjZDE2NTYtZDJlNS0zNzIxLTg5OWQtNTgzMDJhMjg0MzM5IiwidGl0bGUiOiIzRCBTaW11bGF0aW9uIG9mIEZpbiBHZW9tZXRyeSBJbmZsdWVuY2Ugb24gQ29ybmVyIEVmZmVjdCBpbiBNdWx0aWZpbiBEdWFsIGFuZCBUcmktR2F0ZSBTT0ktRmluZmV0cy4iLCJhdXRob3IiOlt7ImZhbWlseSI6IkFOIiwiZ2l2ZW4iOiJNb3VsYWkgS2hhdGlyIiwicGFyc2UtbmFtZXMiOmZhbHNlLCJkcm9wcGluZy1wYXJ0aWNsZSI6IiIsIm5vbi1kcm9wcGluZy1wYXJ0aWNsZSI6IiJ9LHsiZmFtaWx5IjoiQSIsImdpdmVuIjoiR3Vlbi1Cb3VhenphIiwicGFyc2UtbmFtZXMiOmZhbHNlLCJkcm9wcGluZy1wYXJ0aWNsZSI6IiIsIm5vbi1kcm9wcGluZy1wYXJ0aWNsZSI6IiJ9LHsiZmFtaWx5IjoiQiIsImdpdmVuIjoiQm91YXp6YSIsInBhcnNlLW5hbWVzIjpmYWxzZSwiZHJvcHBpbmctcGFydGljbGUiOiIiLCJub24tZHJvcHBpbmctcGFydGljbGUiOiIifV0sImNvbnRhaW5lci10aXRsZSI6IkludGVybmF0aW9uYWwgSm91cm5hbCBvZiBOYW5vIFN0dWRpZXMgJiBUZWNobm9sb2d5IiwiRE9JIjoiMTAuMTkwNzAvMjE2Ny04Njg1LTEzMDAwNiIsIklTU04iOiIyMTY3ODY4NSIsIlVSTCI6Imh0dHBzOi8vc2NpZG9jLm9yZy9hcnRpY2xlcGRmcy9JSk5TVC9JSk5TVC0yMTY3LTg2ODUtMDItNDAxLnBkZiIsImlzc3VlZCI6eyJkYXRlLXBhcnRzIjpbWzIwMTMsMTAsMjhdXX0sInBhZ2UiOiIyOS0zMiIsImNvbnRhaW5lci10aXRsZS1zaG9ydCI6IkludCBKIE5hbm8gU3R1ZCBUZWNobm9sIn0sImlzVGVtcG9yYXJ5IjpmYWxzZX1dfQ=="/>
          <w:id w:val="-754061402"/>
          <w:placeholder>
            <w:docPart w:val="0266E01053BA41298074BBB8DC715E78"/>
          </w:placeholder>
        </w:sdtPr>
        <w:sdtContent>
          <w:r w:rsidR="006D4D08" w:rsidRPr="006D4D08">
            <w:rPr>
              <w:shd w:val="clear" w:color="auto" w:fill="FFFFFF"/>
            </w:rPr>
            <w:t>[7]</w:t>
          </w:r>
        </w:sdtContent>
      </w:sdt>
      <w:r w:rsidRPr="00A14C2E">
        <w:rPr>
          <w:shd w:val="clear" w:color="auto" w:fill="FFFFFF"/>
        </w:rPr>
        <w:t xml:space="preserve">, </w:t>
      </w:r>
      <w:proofErr w:type="gramStart"/>
      <w:r w:rsidRPr="00A14C2E">
        <w:rPr>
          <w:shd w:val="clear" w:color="auto" w:fill="FFFFFF"/>
        </w:rPr>
        <w:t>benchmarking</w:t>
      </w:r>
      <w:proofErr w:type="gramEnd"/>
      <w:r w:rsidRPr="00A14C2E">
        <w:rPr>
          <w:shd w:val="clear" w:color="auto" w:fill="FFFFFF"/>
        </w:rPr>
        <w:t xml:space="preserve">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WJiM2JjMmMtNzIwNS00ZTNiLTg5YjItZjQ1ZjdmZWEyN2ExIiwicHJvcGVydGllcyI6eyJub3RlSW5kZXgiOjB9LCJpc0VkaXRlZCI6ZmFsc2UsIm1hbnVhbE92ZXJyaWRlIjp7ImlzTWFudWFsbHlPdmVycmlkZGVuIjpmYWxzZSwiY2l0ZXByb2NUZXh0IjoiWzIw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6D4D08" w:rsidRPr="006D4D08">
            <w:rPr>
              <w:shd w:val="clear" w:color="auto" w:fill="FFFFFF"/>
            </w:rPr>
            <w:t>[20]</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TcxMDc5NTAtYjk2OC00NTZhLWFkNmItMmVkMmRjMmY2ZGUy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
          <w:id w:val="-1480379524"/>
          <w:placeholder>
            <w:docPart w:val="0266E01053BA41298074BBB8DC715E78"/>
          </w:placeholder>
        </w:sdtPr>
        <w:sdtContent>
          <w:r w:rsidR="006D4D08" w:rsidRPr="006D4D08">
            <w:rPr>
              <w:shd w:val="clear" w:color="auto" w:fill="FFFFFF"/>
            </w:rPr>
            <w:t>[4]</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MWQyODBjNzUtN2Y5Mi00MTU1LWI3ZGUtMDA4YmU1Zjg5OWI0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
          <w:id w:val="-593635291"/>
          <w:placeholder>
            <w:docPart w:val="0266E01053BA41298074BBB8DC715E78"/>
          </w:placeholder>
        </w:sdtPr>
        <w:sdtContent>
          <w:r w:rsidR="006D4D08" w:rsidRPr="006D4D08">
            <w:t>[6]</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YjVjMDBjNzEtNmEyNS00ZDJmLWE5YjctY2FmYzBkNWVkM2IxIiwicHJvcGVydGllcyI6eyJub3RlSW5kZXgiOjB9LCJpc0VkaXRlZCI6ZmFsc2UsIm1hbnVhbE92ZXJyaWRlIjp7ImlzTWFudWFsbHlPdmVycmlkZGVuIjpmYWxzZSwiY2l0ZXByb2NUZXh0IjoiWzVdIiwibWFudWFsT3ZlcnJpZGVUZXh0IjoiIn0sImNpdGF0aW9uSXRlbXMiOlt7ImlkIjoiYWY2N2U5MjQtMGJlMC0zZDE3LWI4NTgtMGYxMGVmNjBkNjMzIiwiaXRlbURhdGEiOnsidHlwZSI6ImFydGljbGUtam91cm5hbCIsImlkIjoiYWY2N2U5MjQtMGJlMC0zZDE3LWI4NTgtMGYxMGVmNjBkNjMzIiwidGl0bGUiOiJGaW5GRVRzOiBGcm9tIERldmljZXMgdG8gQXJjaGl0ZWN0dXJlcyIsImF1dGhvciI6W3siZmFtaWx5IjoiQmhhdHRhY2hhcnlhIiwiZ2l2ZW4iOiJEZWJhaml0IiwicGFyc2UtbmFtZXMiOmZhbHNlLCJkcm9wcGluZy1wYXJ0aWNsZSI6IiIsIm5vbi1kcm9wcGluZy1wYXJ0aWNsZSI6IiJ9LHsiZmFtaWx5IjoiSmhhIiwiZ2l2ZW4iOiJOaXJhaiBLLiIsInBhcnNlLW5hbWVzIjpmYWxzZSwiZHJvcHBpbmctcGFydGljbGUiOiIiLCJub24tZHJvcHBpbmctcGFydGljbGUiOiIifV0sImNvbnRhaW5lci10aXRsZSI6IkFkdmFuY2VzIGluIEVsZWN0cm9uaWNzIiwiRE9JIjoiMTAuMTE1NS8yMDE0LzM2NTY4OSIsIklTU04iOiIyMzU2LTY2NjMiLCJpc3N1ZWQiOnsiZGF0ZS1wYXJ0cyI6W1syMDE0LDksN11dfSwicGFnZSI6IjEtMjEiLCJhYnN0cmFjdCI6IlNpbmNlIE1vb3Jl4oCZcyBsYXcgZHJpdmVuIHNjYWxpbmcgb2YgcGxhbmFyIE1PU0ZFVHMgZmFjZXMgZm9ybWlkYWJsZSBjaGFsbGVuZ2VzIGluIHRoZSBuYW5vbWV0ZXIgcmVnaW1lLCBGaW5GRVRzIGFuZCBUcmlnYXRlIEZFVHMgaGF2ZSBlbWVyZ2VkIGFzIHRoZWlyIHN1Y2Nlc3NvcnMuIE93aW5nIHRvIHRoZSBwcmVzZW5jZSBvZiBtdWx0aXBsZSAodHdvL3RocmVlKSBnYXRlcywgRmluRkVUcy9UcmlnYXRlIEZFVHMgYXJlIGFibGUgdG8gdGFja2xlIHNob3J0LWNoYW5uZWwgZWZmZWN0cyAoU0NFcykgYmV0dGVyIHRoYW4gY29udmVudGlvbmFsIHBsYW5hciBNT1NGRVRzIGF0IGRlZXBseSBzY2FsZWQgdGVjaG5vbG9neSBub2RlcyBhbmQgdGh1cyBlbmFibGUgY29udGludWVkIHRyYW5zaXN0b3Igc2NhbGluZy4gSW4gdGhpcyBwYXBlciwgd2UgcmV2aWV3IHJlc2VhcmNoIG9uIEZpbkZFVHMgZnJvbSB0aGUgYm90dG9tbW9zdCBkZXZpY2UgbGV2ZWwgdG8gdGhlIHRvcG1vc3QgYXJjaGl0ZWN0dXJlIGxldmVsLiBXZSBzdXJ2ZXkgZGlmZmVyZW50IHR5cGVzIG9mIEZpbkZFVHMsIHZhcmlvdXMgcG9zc2libGUgRmluRkVUIGFzeW1tZXRyaWVzIGFuZCB0aGVpciBpbXBhY3QsIGFuZCBub3ZlbCBsb2dpYy1sZXZlbCBhbmQgYXJjaGl0ZWN0dXJlLWxldmVsIHRyYWRlb2ZmcyBvZmZlcmVkIGJ5IEZpbkZFVHMuIFdlIGFsc28gcmV2aWV3IGFuYWx5c2lzIGFuZCBvcHRpbWl6YXRpb24gdG9vbHMgdGhhdCBhcmUgYXZhaWxhYmxlIGZvciBjaGFyYWN0ZXJpemluZyBGaW5GRVQgZGV2aWNlcywgY2lyY3VpdHMsIGFuZCBhcmNoaXRlY3R1cmVzLiIsInB1Ymxpc2hlciI6IkhpbmRhd2kgTGltaXRlZCIsInZvbHVtZSI6IjIwMTQiLCJjb250YWluZXItdGl0bGUtc2hvcnQiOiIifSwiaXNUZW1wb3JhcnkiOmZhbHNlfV19"/>
          <w:id w:val="2137829208"/>
          <w:placeholder>
            <w:docPart w:val="0266E01053BA41298074BBB8DC715E78"/>
          </w:placeholder>
        </w:sdtPr>
        <w:sdtContent>
          <w:r w:rsidR="006D4D08" w:rsidRPr="006D4D08">
            <w:t>[5]</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188EB3F5" w14:textId="14CD9722" w:rsidR="00ED64EC" w:rsidRDefault="00ED64EC" w:rsidP="00ED64EC">
      <w:pPr>
        <w:pStyle w:val="MDPI31text"/>
        <w:ind w:left="2550" w:firstLine="0"/>
        <w:rPr>
          <w:rFonts w:eastAsia="Calibri"/>
          <w:u w:val="single"/>
        </w:rPr>
      </w:pPr>
      <w:r w:rsidRPr="00ED64EC">
        <w:rPr>
          <w:rFonts w:eastAsia="Calibri"/>
          <w:u w:val="single"/>
        </w:rPr>
        <w:t>The binary system of Ta2O5 and Nb2O5 has been investigated as a dielectric material, and a Ta2O5/Nb2O5 bilayer with a high dielectric constant of 50 can be prepared by a 500°C fabrication process </w:t>
      </w:r>
      <w:r w:rsidRPr="00ED64EC">
        <w:rPr>
          <w:rFonts w:eastAsia="Calibri"/>
          <w:u w:val="single"/>
          <w:vertAlign w:val="superscript"/>
        </w:rPr>
        <w:t>[1]</w:t>
      </w:r>
      <w:r w:rsidRPr="00ED64EC">
        <w:rPr>
          <w:rFonts w:eastAsia="Calibri"/>
          <w:u w:val="single"/>
        </w:rPr>
        <w:t>. Additionally, glasses of the system TeO2/Nb2O5/</w:t>
      </w:r>
      <w:proofErr w:type="spellStart"/>
      <w:r w:rsidRPr="00ED64EC">
        <w:rPr>
          <w:rFonts w:eastAsia="Calibri"/>
          <w:u w:val="single"/>
        </w:rPr>
        <w:t>ZnO</w:t>
      </w:r>
      <w:proofErr w:type="spellEnd"/>
      <w:r w:rsidRPr="00ED64EC">
        <w:rPr>
          <w:rFonts w:eastAsia="Calibri"/>
          <w:u w:val="single"/>
        </w:rPr>
        <w:t xml:space="preserve"> have been studied, and the dielectric constant of the 85</w:t>
      </w:r>
      <w:r>
        <w:rPr>
          <w:rFonts w:eastAsia="Calibri"/>
          <w:u w:val="single"/>
        </w:rPr>
        <w:t xml:space="preserve"> and </w:t>
      </w:r>
      <w:r w:rsidRPr="00ED64EC">
        <w:rPr>
          <w:rFonts w:eastAsia="Calibri"/>
          <w:u w:val="single"/>
        </w:rPr>
        <w:t>TeO2/10Nb2O5/5ZnO glass was found to be 66, which is higher than that of pure TeO2 glass and other binary systems </w:t>
      </w:r>
      <w:r w:rsidRPr="00ED64EC">
        <w:rPr>
          <w:rFonts w:eastAsia="Calibri"/>
          <w:u w:val="single"/>
          <w:vertAlign w:val="superscript"/>
        </w:rPr>
        <w:t>[2]</w:t>
      </w:r>
      <w:r w:rsidRPr="00ED64EC">
        <w:rPr>
          <w:rFonts w:eastAsia="Calibri"/>
          <w:u w:val="single"/>
        </w:rPr>
        <w:t>.</w:t>
      </w:r>
    </w:p>
    <w:p w14:paraId="66AB1CB7" w14:textId="77777777" w:rsidR="00ED64EC" w:rsidRDefault="00ED64EC" w:rsidP="00ED64EC">
      <w:pPr>
        <w:pStyle w:val="MDPI31text"/>
        <w:ind w:left="2550" w:firstLine="0"/>
        <w:rPr>
          <w:bCs/>
          <w:lang w:val="tr-TR"/>
        </w:rPr>
      </w:pPr>
    </w:p>
    <w:p w14:paraId="42C06D56" w14:textId="21CC1549" w:rsidR="00D22AD2" w:rsidRPr="00B74086" w:rsidDel="00394086" w:rsidRDefault="00D56871" w:rsidP="00ED64EC">
      <w:pPr>
        <w:pStyle w:val="MDPI31text"/>
        <w:ind w:left="2550" w:firstLine="0"/>
        <w:rPr>
          <w:del w:id="175" w:author="Ayperi Ülkü" w:date="2024-03-16T23:20:00Z"/>
        </w:rPr>
      </w:pPr>
      <w:del w:id="176" w:author="Ayperi Ülkü" w:date="2024-03-19T23:28:00Z">
        <w:r w:rsidDel="009F529F">
          <w:rPr>
            <w:bCs/>
            <w:lang w:val="tr-TR"/>
          </w:rPr>
          <w:delText>T</w:delText>
        </w:r>
        <w:r w:rsidRPr="00A14C2E" w:rsidDel="009F529F">
          <w:rPr>
            <w:bCs/>
            <w:lang w:val="tr-TR"/>
          </w:rPr>
          <w:delText xml:space="preserve">here </w:delText>
        </w:r>
      </w:del>
      <w:proofErr w:type="spellStart"/>
      <w:r w:rsidR="00ED64EC">
        <w:rPr>
          <w:bCs/>
          <w:lang w:val="tr-TR"/>
        </w:rPr>
        <w:t>Thus</w:t>
      </w:r>
      <w:proofErr w:type="spellEnd"/>
      <w:r w:rsidR="00ED64EC">
        <w:rPr>
          <w:bCs/>
          <w:lang w:val="tr-TR"/>
        </w:rPr>
        <w:t xml:space="preserve"> </w:t>
      </w:r>
      <w:r w:rsidR="008438B0">
        <w:rPr>
          <w:bCs/>
          <w:lang w:val="tr-TR"/>
        </w:rPr>
        <w:t xml:space="preserve">it </w:t>
      </w:r>
      <w:proofErr w:type="spellStart"/>
      <w:r w:rsidR="008438B0">
        <w:rPr>
          <w:bCs/>
          <w:lang w:val="tr-TR"/>
        </w:rPr>
        <w:t>becomes</w:t>
      </w:r>
      <w:proofErr w:type="spellEnd"/>
      <w:r w:rsidR="008438B0">
        <w:rPr>
          <w:bCs/>
          <w:lang w:val="tr-TR"/>
        </w:rPr>
        <w:t xml:space="preserve"> </w:t>
      </w:r>
      <w:proofErr w:type="spellStart"/>
      <w:r w:rsidR="008438B0">
        <w:rPr>
          <w:bCs/>
          <w:lang w:val="tr-TR"/>
        </w:rPr>
        <w:t>challenging</w:t>
      </w:r>
      <w:proofErr w:type="spellEnd"/>
      <w:r w:rsidR="008438B0">
        <w:rPr>
          <w:bCs/>
          <w:lang w:val="tr-TR"/>
        </w:rPr>
        <w:t xml:space="preserve"> </w:t>
      </w:r>
      <w:proofErr w:type="spellStart"/>
      <w:r w:rsidR="008438B0">
        <w:rPr>
          <w:bCs/>
          <w:lang w:val="tr-TR"/>
        </w:rPr>
        <w:t>to</w:t>
      </w:r>
      <w:proofErr w:type="spellEnd"/>
      <w:r w:rsidR="008438B0">
        <w:rPr>
          <w:bCs/>
          <w:lang w:val="tr-TR"/>
        </w:rPr>
        <w:t xml:space="preserve"> </w:t>
      </w:r>
      <w:proofErr w:type="spellStart"/>
      <w:r w:rsidR="008438B0">
        <w:rPr>
          <w:bCs/>
          <w:lang w:val="tr-TR"/>
        </w:rPr>
        <w:t>achieve</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Pr>
          <w:bCs/>
          <w:lang w:val="tr-TR"/>
        </w:rPr>
        <w:t>dielectric</w:t>
      </w:r>
      <w:proofErr w:type="spellEnd"/>
      <w:r>
        <w:rPr>
          <w:bCs/>
          <w:lang w:val="tr-TR"/>
        </w:rPr>
        <w:t xml:space="preserve"> </w:t>
      </w:r>
      <w:proofErr w:type="spellStart"/>
      <w:r>
        <w:rPr>
          <w:bCs/>
          <w:lang w:val="tr-TR"/>
        </w:rPr>
        <w:t>constant</w:t>
      </w:r>
      <w:proofErr w:type="spellEnd"/>
      <w:r>
        <w:rPr>
          <w:bCs/>
          <w:lang w:val="tr-TR"/>
        </w:rPr>
        <w:t xml:space="preserve"> </w:t>
      </w:r>
      <w:ins w:id="177" w:author="Ayperi Ülkü" w:date="2024-03-19T22:21:00Z">
        <w:r>
          <w:rPr>
            <w:bCs/>
            <w:lang w:val="tr-TR"/>
          </w:rPr>
          <w:t>(</w:t>
        </w:r>
      </w:ins>
      <w:r w:rsidRPr="00A14C2E">
        <w:t>κ</w:t>
      </w:r>
      <w:ins w:id="178" w:author="Ayperi Ülkü" w:date="2024-03-19T22:21:00Z">
        <w:r>
          <w:t>)</w:t>
        </w:r>
      </w:ins>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179" w:author="Ayperi Ülkü" w:date="2024-03-16T23:20:00Z">
        <w:r w:rsidRPr="00A14C2E" w:rsidDel="00394086">
          <w:rPr>
            <w:bCs/>
            <w:lang w:val="tr-TR"/>
          </w:rPr>
          <w:delText xml:space="preserve"> </w:delText>
        </w:r>
      </w:del>
      <w:r w:rsidRPr="00A14C2E">
        <w:rPr>
          <w:bCs/>
          <w:lang w:val="tr-TR"/>
        </w:rPr>
        <w:t xml:space="preserve"> </w:t>
      </w:r>
      <w:del w:id="180" w:author="Ayperi Ülkü" w:date="2024-03-19T22:21:00Z">
        <w:r w:rsidDel="009B7320">
          <w:rPr>
            <w:bCs/>
            <w:lang w:val="tr-TR"/>
          </w:rPr>
          <w:delText>T</w:delText>
        </w:r>
        <w:r w:rsidRPr="00A14C2E" w:rsidDel="009B7320">
          <w:rPr>
            <w:bCs/>
            <w:lang w:val="tr-TR"/>
          </w:rPr>
          <w:delText xml:space="preserve">here </w:delText>
        </w:r>
      </w:del>
      <w:ins w:id="181" w:author="Ayperi Ülkü" w:date="2024-03-19T22:21:00Z">
        <w:r>
          <w:rPr>
            <w:bCs/>
            <w:lang w:val="tr-TR"/>
          </w:rPr>
          <w:t>Here</w:t>
        </w:r>
        <w:r w:rsidRPr="00A14C2E">
          <w:rPr>
            <w:bCs/>
            <w:lang w:val="tr-TR"/>
          </w:rPr>
          <w:t xml:space="preserve"> </w:t>
        </w:r>
      </w:ins>
      <w:del w:id="182" w:author="Ayperi Ülkü" w:date="2024-03-19T22:21:00Z">
        <w:r w:rsidRPr="00A14C2E" w:rsidDel="009B7320">
          <w:rPr>
            <w:bCs/>
            <w:lang w:val="tr-TR"/>
          </w:rPr>
          <w:delText xml:space="preserve">starts </w:delText>
        </w:r>
      </w:del>
      <w:proofErr w:type="spellStart"/>
      <w:ins w:id="183" w:author="Ayperi Ülkü" w:date="2024-03-19T22:21:00Z">
        <w:r>
          <w:rPr>
            <w:bCs/>
            <w:lang w:val="tr-TR"/>
          </w:rPr>
          <w:t>emer</w:t>
        </w:r>
      </w:ins>
      <w:ins w:id="184" w:author="Ayperi Ülkü" w:date="2024-03-19T22:22:00Z">
        <w:r>
          <w:rPr>
            <w:bCs/>
            <w:lang w:val="tr-TR"/>
          </w:rPr>
          <w:t>ges</w:t>
        </w:r>
      </w:ins>
      <w:proofErr w:type="spellEnd"/>
      <w:ins w:id="185" w:author="Ayperi Ülkü" w:date="2024-03-19T22:21:00Z">
        <w:r w:rsidRPr="00A14C2E">
          <w:rPr>
            <w:bCs/>
            <w:lang w:val="tr-TR"/>
          </w:rPr>
          <w:t xml:space="preserve"> </w:t>
        </w:r>
      </w:ins>
      <w:proofErr w:type="spellStart"/>
      <w:r w:rsidRPr="00A14C2E">
        <w:rPr>
          <w:bCs/>
          <w:lang w:val="tr-TR"/>
        </w:rPr>
        <w:t>the</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Pr>
          <w:bCs/>
          <w:lang w:val="tr-TR"/>
        </w:rPr>
        <w:t>utilization</w:t>
      </w:r>
      <w:proofErr w:type="spellEnd"/>
      <w:r>
        <w:rPr>
          <w:bCs/>
          <w:lang w:val="tr-TR"/>
        </w:rPr>
        <w:t xml:space="preserve"> of </w:t>
      </w:r>
      <w:r w:rsidRPr="00A14C2E">
        <w:t>κ</w:t>
      </w:r>
      <w:r>
        <w:t>-</w:t>
      </w:r>
      <w:del w:id="186" w:author="Ayperi Ülkü" w:date="2024-03-19T22:22:00Z">
        <w:r w:rsidRPr="00A14C2E" w:rsidDel="009B7320">
          <w:rPr>
            <w:bCs/>
            <w:lang w:val="tr-TR"/>
          </w:rPr>
          <w:delText xml:space="preserve"> </w:delText>
        </w:r>
      </w:del>
      <w:proofErr w:type="spellStart"/>
      <w:r>
        <w:rPr>
          <w:bCs/>
          <w:lang w:val="tr-TR"/>
        </w:rPr>
        <w:t>grading</w:t>
      </w:r>
      <w:proofErr w:type="spellEnd"/>
      <w:r>
        <w:rPr>
          <w:bCs/>
          <w:lang w:val="tr-TR"/>
        </w:rPr>
        <w:t xml:space="preserve"> in </w:t>
      </w:r>
      <w:proofErr w:type="spellStart"/>
      <w:r>
        <w:rPr>
          <w:bCs/>
          <w:lang w:val="tr-TR"/>
        </w:rPr>
        <w:t>gate</w:t>
      </w:r>
      <w:proofErr w:type="spellEnd"/>
      <w:r>
        <w:rPr>
          <w:bCs/>
          <w:lang w:val="tr-TR"/>
        </w:rPr>
        <w:t xml:space="preserve"> </w:t>
      </w:r>
      <w:proofErr w:type="spellStart"/>
      <w:r>
        <w:rPr>
          <w:bCs/>
          <w:lang w:val="tr-TR"/>
        </w:rPr>
        <w:t>dielectrics</w:t>
      </w:r>
      <w:proofErr w:type="spellEnd"/>
      <w:r>
        <w:rPr>
          <w:bCs/>
          <w:lang w:val="tr-TR"/>
        </w:rPr>
        <w:t xml:space="preserve">. </w:t>
      </w:r>
      <w:proofErr w:type="spellStart"/>
      <w:ins w:id="187" w:author="Ayperi Ülkü" w:date="2024-03-19T22:16:00Z">
        <w:r>
          <w:rPr>
            <w:bCs/>
            <w:lang w:val="tr-TR"/>
          </w:rPr>
          <w:t>Studies</w:t>
        </w:r>
        <w:proofErr w:type="spellEnd"/>
        <w:r>
          <w:rPr>
            <w:bCs/>
            <w:lang w:val="tr-TR"/>
          </w:rPr>
          <w:t xml:space="preserve"> </w:t>
        </w:r>
        <w:proofErr w:type="spellStart"/>
        <w:r>
          <w:rPr>
            <w:bCs/>
            <w:lang w:val="tr-TR"/>
          </w:rPr>
          <w:t>show</w:t>
        </w:r>
        <w:proofErr w:type="spellEnd"/>
        <w:r>
          <w:rPr>
            <w:bCs/>
            <w:lang w:val="tr-TR"/>
          </w:rPr>
          <w:t xml:space="preserve"> </w:t>
        </w:r>
      </w:ins>
      <w:del w:id="188" w:author="Ayperi Ülkü" w:date="2024-03-19T22:15:00Z">
        <w:r w:rsidRPr="009B7320" w:rsidDel="009B7320">
          <w:rPr>
            <w:bCs/>
            <w:shd w:val="clear" w:color="auto" w:fill="FFFFFF" w:themeFill="background1"/>
            <w:lang w:val="tr-TR"/>
            <w:rPrChange w:id="189" w:author="Ayperi Ülkü" w:date="2024-03-19T22:15:00Z">
              <w:rPr>
                <w:bCs/>
                <w:highlight w:val="yellow"/>
                <w:lang w:val="tr-TR"/>
              </w:rPr>
            </w:rPrChange>
          </w:rPr>
          <w:delText>Functionally Graded Materials</w:delText>
        </w:r>
      </w:del>
      <w:proofErr w:type="spellStart"/>
      <w:ins w:id="190" w:author="Ayperi Ülkü" w:date="2024-03-19T22:16:00Z">
        <w:r w:rsidRPr="00A70B73">
          <w:rPr>
            <w:bCs/>
            <w:shd w:val="clear" w:color="auto" w:fill="FFFFFF" w:themeFill="background1"/>
            <w:lang w:val="tr-TR"/>
          </w:rPr>
          <w:t>multi-material</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stacked</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gate-oxides</w:t>
        </w:r>
        <w:proofErr w:type="spellEnd"/>
        <w:r w:rsidRPr="00A70B73">
          <w:rPr>
            <w:bCs/>
            <w:shd w:val="clear" w:color="auto" w:fill="FFFFFF" w:themeFill="background1"/>
            <w:lang w:val="tr-TR"/>
          </w:rPr>
          <w:t xml:space="preserve"> </w:t>
        </w:r>
      </w:ins>
      <w:del w:id="191" w:author="Ayperi Ülkü" w:date="2024-03-19T22:17:00Z">
        <w:r w:rsidRPr="009B7320" w:rsidDel="009B7320">
          <w:rPr>
            <w:bCs/>
            <w:shd w:val="clear" w:color="auto" w:fill="FFFFFF" w:themeFill="background1"/>
            <w:lang w:val="tr-TR"/>
            <w:rPrChange w:id="192" w:author="Ayperi Ülkü" w:date="2024-03-19T22:15:00Z">
              <w:rPr>
                <w:bCs/>
                <w:highlight w:val="yellow"/>
                <w:lang w:val="tr-TR"/>
              </w:rPr>
            </w:rPrChange>
          </w:rPr>
          <w:delText xml:space="preserve"> </w:delText>
        </w:r>
      </w:del>
      <w:del w:id="193" w:author="Ayperi Ülkü" w:date="2024-03-19T22:15:00Z">
        <w:r w:rsidRPr="009B7320" w:rsidDel="009B7320">
          <w:rPr>
            <w:bCs/>
            <w:shd w:val="clear" w:color="auto" w:fill="FFFFFF" w:themeFill="background1"/>
            <w:lang w:val="tr-TR"/>
            <w:rPrChange w:id="194" w:author="Ayperi Ülkü" w:date="2024-03-19T22:15:00Z">
              <w:rPr>
                <w:bCs/>
                <w:highlight w:val="yellow"/>
                <w:lang w:val="tr-TR"/>
              </w:rPr>
            </w:rPrChange>
          </w:rPr>
          <w:delText xml:space="preserve">(FGMs) </w:delText>
        </w:r>
      </w:del>
      <w:proofErr w:type="spellStart"/>
      <w:r w:rsidRPr="009B7320">
        <w:rPr>
          <w:bCs/>
          <w:shd w:val="clear" w:color="auto" w:fill="FFFFFF" w:themeFill="background1"/>
          <w:lang w:val="tr-TR"/>
          <w:rPrChange w:id="195" w:author="Ayperi Ülkü" w:date="2024-03-19T22:15:00Z">
            <w:rPr>
              <w:bCs/>
              <w:highlight w:val="yellow"/>
              <w:lang w:val="tr-TR"/>
            </w:rPr>
          </w:rPrChange>
        </w:rPr>
        <w:t>continue</w:t>
      </w:r>
      <w:proofErr w:type="spellEnd"/>
      <w:r w:rsidRPr="009B7320">
        <w:rPr>
          <w:bCs/>
          <w:shd w:val="clear" w:color="auto" w:fill="FFFFFF" w:themeFill="background1"/>
          <w:lang w:val="tr-TR"/>
          <w:rPrChange w:id="196"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97" w:author="Ayperi Ülkü" w:date="2024-03-19T22:15:00Z">
            <w:rPr>
              <w:bCs/>
              <w:highlight w:val="yellow"/>
              <w:lang w:val="tr-TR"/>
            </w:rPr>
          </w:rPrChange>
        </w:rPr>
        <w:t>to</w:t>
      </w:r>
      <w:proofErr w:type="spellEnd"/>
      <w:r w:rsidRPr="009B7320">
        <w:rPr>
          <w:bCs/>
          <w:shd w:val="clear" w:color="auto" w:fill="FFFFFF" w:themeFill="background1"/>
          <w:lang w:val="tr-TR"/>
          <w:rPrChange w:id="198"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99" w:author="Ayperi Ülkü" w:date="2024-03-19T22:15:00Z">
            <w:rPr>
              <w:bCs/>
              <w:highlight w:val="yellow"/>
              <w:lang w:val="tr-TR"/>
            </w:rPr>
          </w:rPrChange>
        </w:rPr>
        <w:t>demonstrate</w:t>
      </w:r>
      <w:proofErr w:type="spellEnd"/>
      <w:r w:rsidRPr="009B7320">
        <w:rPr>
          <w:bCs/>
          <w:shd w:val="clear" w:color="auto" w:fill="FFFFFF" w:themeFill="background1"/>
          <w:lang w:val="tr-TR"/>
          <w:rPrChange w:id="200"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01" w:author="Ayperi Ülkü" w:date="2024-03-19T22:15:00Z">
            <w:rPr>
              <w:bCs/>
              <w:highlight w:val="yellow"/>
              <w:lang w:val="tr-TR"/>
            </w:rPr>
          </w:rPrChange>
        </w:rPr>
        <w:t>their</w:t>
      </w:r>
      <w:proofErr w:type="spellEnd"/>
      <w:r w:rsidRPr="009B7320">
        <w:rPr>
          <w:bCs/>
          <w:shd w:val="clear" w:color="auto" w:fill="FFFFFF" w:themeFill="background1"/>
          <w:lang w:val="tr-TR"/>
          <w:rPrChange w:id="202"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03" w:author="Ayperi Ülkü" w:date="2024-03-19T22:15:00Z">
            <w:rPr>
              <w:bCs/>
              <w:highlight w:val="yellow"/>
              <w:lang w:val="tr-TR"/>
            </w:rPr>
          </w:rPrChange>
        </w:rPr>
        <w:t>potential</w:t>
      </w:r>
      <w:proofErr w:type="spellEnd"/>
      <w:ins w:id="204" w:author="Ayperi Ülkü" w:date="2024-03-19T23:12:00Z">
        <w:r>
          <w:rPr>
            <w:bCs/>
            <w:shd w:val="clear" w:color="auto" w:fill="FFFFFF" w:themeFill="background1"/>
            <w:lang w:val="tr-TR"/>
          </w:rPr>
          <w:t xml:space="preserve"> as</w:t>
        </w:r>
      </w:ins>
      <w:del w:id="205" w:author="Ayperi Ülkü" w:date="2024-03-19T23:12:00Z">
        <w:r w:rsidRPr="009B7320" w:rsidDel="00CD35C7">
          <w:rPr>
            <w:bCs/>
            <w:shd w:val="clear" w:color="auto" w:fill="FFFFFF" w:themeFill="background1"/>
            <w:lang w:val="tr-TR"/>
            <w:rPrChange w:id="206" w:author="Ayperi Ülkü" w:date="2024-03-19T22:15:00Z">
              <w:rPr>
                <w:bCs/>
                <w:highlight w:val="yellow"/>
                <w:lang w:val="tr-TR"/>
              </w:rPr>
            </w:rPrChange>
          </w:rPr>
          <w:delText xml:space="preserve"> to be utilized </w:delText>
        </w:r>
      </w:del>
      <w:del w:id="207" w:author="Ayperi Ülkü" w:date="2024-03-19T22:17:00Z">
        <w:r w:rsidRPr="009B7320" w:rsidDel="009B7320">
          <w:rPr>
            <w:bCs/>
            <w:shd w:val="clear" w:color="auto" w:fill="FFFFFF" w:themeFill="background1"/>
            <w:lang w:val="tr-TR"/>
            <w:rPrChange w:id="208" w:author="Ayperi Ülkü" w:date="2024-03-19T22:15:00Z">
              <w:rPr>
                <w:bCs/>
                <w:highlight w:val="yellow"/>
                <w:lang w:val="tr-TR"/>
              </w:rPr>
            </w:rPrChange>
          </w:rPr>
          <w:delText xml:space="preserve">as </w:delText>
        </w:r>
      </w:del>
      <w:del w:id="209" w:author="Ayperi Ülkü" w:date="2024-03-19T22:16:00Z">
        <w:r w:rsidRPr="009B7320" w:rsidDel="009B7320">
          <w:rPr>
            <w:bCs/>
            <w:shd w:val="clear" w:color="auto" w:fill="FFFFFF" w:themeFill="background1"/>
            <w:lang w:val="tr-TR"/>
            <w:rPrChange w:id="210" w:author="Ayperi Ülkü" w:date="2024-03-19T22:15:00Z">
              <w:rPr>
                <w:bCs/>
                <w:highlight w:val="yellow"/>
                <w:lang w:val="tr-TR"/>
              </w:rPr>
            </w:rPrChange>
          </w:rPr>
          <w:delText xml:space="preserve">multi-material stacked </w:delText>
        </w:r>
      </w:del>
      <w:del w:id="211" w:author="Ayperi Ülkü" w:date="2024-03-16T23:20:00Z">
        <w:r w:rsidRPr="009B7320" w:rsidDel="00394086">
          <w:rPr>
            <w:bCs/>
            <w:shd w:val="clear" w:color="auto" w:fill="FFFFFF" w:themeFill="background1"/>
            <w:lang w:val="tr-TR"/>
            <w:rPrChange w:id="212"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213" w:author="Ayperi Ülkü" w:date="2024-03-19T22:15:00Z">
              <w:rPr>
                <w:bCs/>
                <w:highlight w:val="yellow"/>
                <w:vertAlign w:val="subscript"/>
                <w:lang w:val="tr-TR"/>
              </w:rPr>
            </w:rPrChange>
          </w:rPr>
          <w:delText>2</w:delText>
        </w:r>
      </w:del>
      <w:del w:id="214" w:author="Ayperi Ülkü" w:date="2024-03-19T22:16:00Z">
        <w:r w:rsidRPr="009B7320" w:rsidDel="009B7320">
          <w:rPr>
            <w:bCs/>
            <w:shd w:val="clear" w:color="auto" w:fill="FFFFFF" w:themeFill="background1"/>
            <w:lang w:val="tr-TR"/>
            <w:rPrChange w:id="215" w:author="Ayperi Ülkü" w:date="2024-03-19T22:15:00Z">
              <w:rPr>
                <w:bCs/>
                <w:highlight w:val="yellow"/>
                <w:lang w:val="tr-TR"/>
              </w:rPr>
            </w:rPrChange>
          </w:rPr>
          <w:delText xml:space="preserve"> with </w:delText>
        </w:r>
      </w:del>
      <w:del w:id="216" w:author="Ayperi Ülkü" w:date="2024-03-19T22:17:00Z">
        <w:r w:rsidRPr="009B7320" w:rsidDel="009B7320">
          <w:rPr>
            <w:bCs/>
            <w:shd w:val="clear" w:color="auto" w:fill="FFFFFF" w:themeFill="background1"/>
            <w:lang w:val="tr-TR"/>
            <w:rPrChange w:id="217" w:author="Ayperi Ülkü" w:date="2024-03-19T22:15:00Z">
              <w:rPr>
                <w:bCs/>
                <w:highlight w:val="yellow"/>
                <w:lang w:val="tr-TR"/>
              </w:rPr>
            </w:rPrChange>
          </w:rPr>
          <w:delText>SiO2-HfO2, SiO2-Al2O3</w:delText>
        </w:r>
      </w:del>
      <w:ins w:id="218"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semiconductor-to-</w:t>
        </w:r>
      </w:ins>
      <w:ins w:id="219" w:author="Ayperi Ülkü" w:date="2024-03-19T22:18:00Z">
        <w:r>
          <w:rPr>
            <w:bCs/>
            <w:shd w:val="clear" w:color="auto" w:fill="FFFFFF" w:themeFill="background1"/>
            <w:lang w:val="tr-TR"/>
          </w:rPr>
          <w:t>gate</w:t>
        </w:r>
      </w:ins>
      <w:proofErr w:type="spellEnd"/>
      <w:ins w:id="220"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insulators</w:t>
        </w:r>
      </w:ins>
      <w:proofErr w:type="spellEnd"/>
      <w:r w:rsidRPr="009B7320">
        <w:rPr>
          <w:bCs/>
          <w:shd w:val="clear" w:color="auto" w:fill="FFFFFF" w:themeFill="background1"/>
          <w:lang w:val="tr-TR"/>
          <w:rPrChange w:id="221" w:author="Ayperi Ülkü" w:date="2024-03-19T22:15:00Z">
            <w:rPr>
              <w:bCs/>
              <w:highlight w:val="yellow"/>
              <w:lang w:val="tr-TR"/>
            </w:rPr>
          </w:rPrChange>
        </w:rPr>
        <w:t xml:space="preserve">, </w:t>
      </w:r>
      <w:del w:id="222" w:author="Ayperi Ülkü" w:date="2024-03-19T22:18:00Z">
        <w:r w:rsidRPr="009B7320" w:rsidDel="009B7320">
          <w:rPr>
            <w:bCs/>
            <w:shd w:val="clear" w:color="auto" w:fill="FFFFFF" w:themeFill="background1"/>
            <w:lang w:val="tr-TR"/>
            <w:rPrChange w:id="223" w:author="Ayperi Ülkü" w:date="2024-03-19T22:15:00Z">
              <w:rPr>
                <w:bCs/>
                <w:highlight w:val="yellow"/>
                <w:lang w:val="tr-TR"/>
              </w:rPr>
            </w:rPrChange>
          </w:rPr>
          <w:delText>Al2O3-HfO2 combinations but</w:delText>
        </w:r>
      </w:del>
      <w:ins w:id="224" w:author="Ayperi Ülkü" w:date="2024-03-19T22:18:00Z">
        <w:r>
          <w:rPr>
            <w:bCs/>
            <w:shd w:val="clear" w:color="auto" w:fill="FFFFFF" w:themeFill="background1"/>
            <w:lang w:val="tr-TR"/>
          </w:rPr>
          <w:t>yet</w:t>
        </w:r>
      </w:ins>
      <w:r w:rsidRPr="009B7320">
        <w:rPr>
          <w:bCs/>
          <w:shd w:val="clear" w:color="auto" w:fill="FFFFFF" w:themeFill="background1"/>
          <w:lang w:val="tr-TR"/>
          <w:rPrChange w:id="225" w:author="Ayperi Ülkü" w:date="2024-03-19T22:15:00Z">
            <w:rPr>
              <w:bCs/>
              <w:highlight w:val="yellow"/>
              <w:lang w:val="tr-TR"/>
            </w:rPr>
          </w:rPrChange>
        </w:rPr>
        <w:t xml:space="preserve"> in </w:t>
      </w:r>
      <w:proofErr w:type="spellStart"/>
      <w:r w:rsidRPr="009B7320">
        <w:rPr>
          <w:bCs/>
          <w:shd w:val="clear" w:color="auto" w:fill="FFFFFF" w:themeFill="background1"/>
          <w:lang w:val="tr-TR"/>
          <w:rPrChange w:id="226" w:author="Ayperi Ülkü" w:date="2024-03-19T22:15:00Z">
            <w:rPr>
              <w:bCs/>
              <w:highlight w:val="yellow"/>
              <w:lang w:val="tr-TR"/>
            </w:rPr>
          </w:rPrChange>
        </w:rPr>
        <w:t>these</w:t>
      </w:r>
      <w:proofErr w:type="spellEnd"/>
      <w:r w:rsidRPr="009B7320">
        <w:rPr>
          <w:bCs/>
          <w:shd w:val="clear" w:color="auto" w:fill="FFFFFF" w:themeFill="background1"/>
          <w:lang w:val="tr-TR"/>
          <w:rPrChange w:id="227"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28" w:author="Ayperi Ülkü" w:date="2024-03-19T22:15:00Z">
            <w:rPr>
              <w:bCs/>
              <w:highlight w:val="yellow"/>
              <w:lang w:val="tr-TR"/>
            </w:rPr>
          </w:rPrChange>
        </w:rPr>
        <w:t>studies</w:t>
      </w:r>
      <w:proofErr w:type="spellEnd"/>
      <w:r w:rsidRPr="009B7320">
        <w:rPr>
          <w:bCs/>
          <w:shd w:val="clear" w:color="auto" w:fill="FFFFFF" w:themeFill="background1"/>
          <w:lang w:val="tr-TR"/>
          <w:rPrChange w:id="229"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30" w:author="Ayperi Ülkü" w:date="2024-03-19T22:15:00Z">
            <w:rPr>
              <w:bCs/>
              <w:highlight w:val="yellow"/>
              <w:lang w:val="tr-TR"/>
            </w:rPr>
          </w:rPrChange>
        </w:rPr>
        <w:t>the</w:t>
      </w:r>
      <w:proofErr w:type="spellEnd"/>
      <w:r w:rsidRPr="009B7320">
        <w:rPr>
          <w:bCs/>
          <w:shd w:val="clear" w:color="auto" w:fill="FFFFFF" w:themeFill="background1"/>
          <w:lang w:val="tr-TR"/>
          <w:rPrChange w:id="231"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32" w:author="Ayperi Ülkü" w:date="2024-03-19T22:15:00Z">
            <w:rPr>
              <w:bCs/>
              <w:highlight w:val="yellow"/>
              <w:lang w:val="tr-TR"/>
            </w:rPr>
          </w:rPrChange>
        </w:rPr>
        <w:t>effective</w:t>
      </w:r>
      <w:proofErr w:type="spellEnd"/>
      <w:r w:rsidRPr="009B7320">
        <w:rPr>
          <w:bCs/>
          <w:shd w:val="clear" w:color="auto" w:fill="FFFFFF" w:themeFill="background1"/>
          <w:lang w:val="tr-TR"/>
          <w:rPrChange w:id="233"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34" w:author="Ayperi Ülkü" w:date="2024-03-19T22:15:00Z">
            <w:rPr>
              <w:bCs/>
              <w:highlight w:val="yellow"/>
              <w:lang w:val="tr-TR"/>
            </w:rPr>
          </w:rPrChange>
        </w:rPr>
        <w:t>dielectric</w:t>
      </w:r>
      <w:proofErr w:type="spellEnd"/>
      <w:r w:rsidRPr="009B7320">
        <w:rPr>
          <w:bCs/>
          <w:shd w:val="clear" w:color="auto" w:fill="FFFFFF" w:themeFill="background1"/>
          <w:lang w:val="tr-TR"/>
          <w:rPrChange w:id="235"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36" w:author="Ayperi Ülkü" w:date="2024-03-19T22:15:00Z">
            <w:rPr>
              <w:bCs/>
              <w:highlight w:val="yellow"/>
              <w:lang w:val="tr-TR"/>
            </w:rPr>
          </w:rPrChange>
        </w:rPr>
        <w:t>constant</w:t>
      </w:r>
      <w:proofErr w:type="spellEnd"/>
      <w:r w:rsidRPr="009B7320">
        <w:rPr>
          <w:bCs/>
          <w:shd w:val="clear" w:color="auto" w:fill="FFFFFF" w:themeFill="background1"/>
          <w:lang w:val="tr-TR"/>
          <w:rPrChange w:id="237" w:author="Ayperi Ülkü" w:date="2024-03-19T22:15:00Z">
            <w:rPr>
              <w:bCs/>
              <w:highlight w:val="yellow"/>
              <w:lang w:val="tr-TR"/>
            </w:rPr>
          </w:rPrChange>
        </w:rPr>
        <w:t xml:space="preserve"> </w:t>
      </w:r>
      <w:r>
        <w:rPr>
          <w:bCs/>
          <w:shd w:val="clear" w:color="auto" w:fill="FFFFFF" w:themeFill="background1"/>
          <w:lang w:val="tr-TR"/>
        </w:rPr>
        <w:t>(</w:t>
      </w:r>
      <m:oMath>
        <m:sSub>
          <m:sSubPr>
            <m:ctrlPr>
              <w:ins w:id="238" w:author="Ayperi Ülkü" w:date="2024-03-19T21:45:00Z">
                <w:rPr>
                  <w:rFonts w:ascii="Cambria Math" w:hAnsi="Cambria Math"/>
                  <w:shd w:val="clear" w:color="auto" w:fill="FFFFFF" w:themeFill="background1"/>
                </w:rPr>
              </w:ins>
            </m:ctrlPr>
          </m:sSubPr>
          <m:e>
            <m:r>
              <w:ins w:id="239" w:author="Ayperi Ülkü" w:date="2024-03-19T21:45:00Z">
                <m:rPr>
                  <m:sty m:val="p"/>
                </m:rPr>
                <w:rPr>
                  <w:rFonts w:ascii="Cambria Math" w:hAnsi="Cambria Math"/>
                  <w:shd w:val="clear" w:color="auto" w:fill="FFFFFF" w:themeFill="background1"/>
                  <w:rPrChange w:id="240" w:author="Ayperi Ülkü" w:date="2024-03-19T22:15:00Z">
                    <w:rPr>
                      <w:rFonts w:ascii="Cambria Math" w:hAnsi="Cambria Math"/>
                    </w:rPr>
                  </w:rPrChange>
                </w:rPr>
                <w:sym w:font="Symbol" w:char="F06B"/>
              </w:ins>
            </m:r>
          </m:e>
          <m:sub>
            <m:r>
              <w:ins w:id="241" w:author="Ayperi Ülkü" w:date="2024-03-19T21:45:00Z">
                <m:rPr>
                  <m:sty m:val="p"/>
                </m:rPr>
                <w:rPr>
                  <w:rFonts w:ascii="Cambria Math" w:hAnsi="Cambria Math"/>
                  <w:shd w:val="clear" w:color="auto" w:fill="FFFFFF" w:themeFill="background1"/>
                  <w:rPrChange w:id="242" w:author="Ayperi Ülkü" w:date="2024-03-19T22:15:00Z">
                    <w:rPr>
                      <w:rFonts w:ascii="Cambria Math" w:hAnsi="Cambria Math"/>
                    </w:rPr>
                  </w:rPrChange>
                </w:rPr>
                <m:t>EFF</m:t>
              </w:ins>
            </m:r>
          </m:sub>
        </m:sSub>
      </m:oMath>
      <w:r>
        <w:rPr>
          <w:shd w:val="clear" w:color="auto" w:fill="FFFFFF" w:themeFill="background1"/>
        </w:rPr>
        <w:t xml:space="preserve">) </w:t>
      </w:r>
      <w:proofErr w:type="spellStart"/>
      <w:r w:rsidRPr="009B7320">
        <w:rPr>
          <w:bCs/>
          <w:shd w:val="clear" w:color="auto" w:fill="FFFFFF" w:themeFill="background1"/>
          <w:lang w:val="tr-TR"/>
          <w:rPrChange w:id="243" w:author="Ayperi Ülkü" w:date="2024-03-19T22:15:00Z">
            <w:rPr>
              <w:bCs/>
              <w:highlight w:val="yellow"/>
              <w:lang w:val="tr-TR"/>
            </w:rPr>
          </w:rPrChange>
        </w:rPr>
        <w:t>calculation</w:t>
      </w:r>
      <w:proofErr w:type="spellEnd"/>
      <w:ins w:id="244" w:author="Ayperi Ülkü" w:date="2024-03-19T21:41:00Z">
        <w:r w:rsidRPr="009B7320">
          <w:rPr>
            <w:bCs/>
            <w:shd w:val="clear" w:color="auto" w:fill="FFFFFF" w:themeFill="background1"/>
            <w:lang w:val="tr-TR"/>
            <w:rPrChange w:id="245" w:author="Ayperi Ülkü" w:date="2024-03-19T22:15:00Z">
              <w:rPr>
                <w:bCs/>
                <w:highlight w:val="yellow"/>
                <w:lang w:val="tr-TR"/>
              </w:rPr>
            </w:rPrChange>
          </w:rPr>
          <w:t xml:space="preserve"> step</w:t>
        </w:r>
      </w:ins>
      <w:del w:id="246" w:author="Ayperi Ülkü" w:date="2024-03-19T21:41:00Z">
        <w:r w:rsidRPr="009B7320" w:rsidDel="009B7320">
          <w:rPr>
            <w:bCs/>
            <w:shd w:val="clear" w:color="auto" w:fill="FFFFFF" w:themeFill="background1"/>
            <w:lang w:val="tr-TR"/>
            <w:rPrChange w:id="247" w:author="Ayperi Ülkü" w:date="2024-03-19T22:15:00Z">
              <w:rPr>
                <w:bCs/>
                <w:highlight w:val="yellow"/>
                <w:lang w:val="tr-TR"/>
              </w:rPr>
            </w:rPrChange>
          </w:rPr>
          <w:delText>s</w:delText>
        </w:r>
      </w:del>
      <w:r w:rsidRPr="009B7320">
        <w:rPr>
          <w:bCs/>
          <w:shd w:val="clear" w:color="auto" w:fill="FFFFFF" w:themeFill="background1"/>
          <w:lang w:val="tr-TR"/>
          <w:rPrChange w:id="248" w:author="Ayperi Ülkü" w:date="2024-03-19T22:15:00Z">
            <w:rPr>
              <w:bCs/>
              <w:highlight w:val="yellow"/>
              <w:lang w:val="tr-TR"/>
            </w:rPr>
          </w:rPrChange>
        </w:rPr>
        <w:t xml:space="preserve"> </w:t>
      </w:r>
      <w:proofErr w:type="spellStart"/>
      <w:ins w:id="249" w:author="Ayperi Ülkü" w:date="2024-03-19T22:22:00Z">
        <w:r>
          <w:rPr>
            <w:bCs/>
            <w:shd w:val="clear" w:color="auto" w:fill="FFFFFF" w:themeFill="background1"/>
            <w:lang w:val="tr-TR"/>
          </w:rPr>
          <w:t>and</w:t>
        </w:r>
        <w:proofErr w:type="spellEnd"/>
        <w:r>
          <w:rPr>
            <w:bCs/>
            <w:shd w:val="clear" w:color="auto" w:fill="FFFFFF" w:themeFill="background1"/>
            <w:lang w:val="tr-TR"/>
          </w:rPr>
          <w:t xml:space="preserve"> </w:t>
        </w:r>
      </w:ins>
      <w:proofErr w:type="spellStart"/>
      <w:r>
        <w:rPr>
          <w:bCs/>
          <w:shd w:val="clear" w:color="auto" w:fill="FFFFFF" w:themeFill="background1"/>
          <w:lang w:val="tr-TR"/>
        </w:rPr>
        <w:t>effect</w:t>
      </w:r>
      <w:proofErr w:type="spellEnd"/>
      <w:r>
        <w:rPr>
          <w:bCs/>
          <w:shd w:val="clear" w:color="auto" w:fill="FFFFFF" w:themeFill="background1"/>
          <w:lang w:val="tr-TR"/>
        </w:rPr>
        <w:t xml:space="preserve"> of </w:t>
      </w:r>
      <w:ins w:id="250" w:author="Ayperi Ülkü" w:date="2024-03-19T22:23:00Z">
        <w:r w:rsidRPr="00A14C2E">
          <w:t>κ</w:t>
        </w:r>
        <w:r>
          <w:t>-order</w:t>
        </w:r>
      </w:ins>
      <w:r>
        <w:t>ed stacking</w:t>
      </w:r>
      <w:ins w:id="251" w:author="Ayperi Ülkü" w:date="2024-03-19T22:23:00Z">
        <w:r>
          <w:t xml:space="preserve"> </w:t>
        </w:r>
      </w:ins>
      <w:del w:id="252" w:author="Ayperi Ülkü" w:date="2024-03-19T21:41:00Z">
        <w:r w:rsidRPr="009B7320" w:rsidDel="009B7320">
          <w:rPr>
            <w:bCs/>
            <w:shd w:val="clear" w:color="auto" w:fill="FFFFFF" w:themeFill="background1"/>
            <w:lang w:val="tr-TR"/>
            <w:rPrChange w:id="253" w:author="Ayperi Ülkü" w:date="2024-03-19T22:15:00Z">
              <w:rPr>
                <w:bCs/>
                <w:highlight w:val="yellow"/>
                <w:lang w:val="tr-TR"/>
              </w:rPr>
            </w:rPrChange>
          </w:rPr>
          <w:delText xml:space="preserve">are </w:delText>
        </w:r>
      </w:del>
      <w:ins w:id="254" w:author="Ayperi Ülkü" w:date="2024-03-19T21:41:00Z">
        <w:r w:rsidRPr="009B7320">
          <w:rPr>
            <w:bCs/>
            <w:shd w:val="clear" w:color="auto" w:fill="FFFFFF" w:themeFill="background1"/>
            <w:lang w:val="tr-TR"/>
            <w:rPrChange w:id="255" w:author="Ayperi Ülkü" w:date="2024-03-19T22:15:00Z">
              <w:rPr>
                <w:bCs/>
                <w:highlight w:val="yellow"/>
                <w:lang w:val="tr-TR"/>
              </w:rPr>
            </w:rPrChange>
          </w:rPr>
          <w:t xml:space="preserve">is </w:t>
        </w:r>
      </w:ins>
      <w:proofErr w:type="spellStart"/>
      <w:r>
        <w:rPr>
          <w:bCs/>
          <w:shd w:val="clear" w:color="auto" w:fill="FFFFFF" w:themeFill="background1"/>
          <w:lang w:val="tr-TR"/>
        </w:rPr>
        <w:t>vastly</w:t>
      </w:r>
      <w:proofErr w:type="spellEnd"/>
      <w:r w:rsidRPr="009B7320">
        <w:rPr>
          <w:bCs/>
          <w:shd w:val="clear" w:color="auto" w:fill="FFFFFF" w:themeFill="background1"/>
          <w:lang w:val="tr-TR"/>
          <w:rPrChange w:id="256"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57" w:author="Ayperi Ülkü" w:date="2024-03-19T22:15:00Z">
            <w:rPr>
              <w:bCs/>
              <w:highlight w:val="yellow"/>
              <w:lang w:val="tr-TR"/>
            </w:rPr>
          </w:rPrChange>
        </w:rPr>
        <w:t>ignored</w:t>
      </w:r>
      <w:proofErr w:type="spellEnd"/>
      <w:r w:rsidRPr="009B7320">
        <w:rPr>
          <w:bCs/>
          <w:shd w:val="clear" w:color="auto" w:fill="FFFFFF" w:themeFill="background1"/>
          <w:lang w:val="tr-TR"/>
          <w:rPrChange w:id="258" w:author="Ayperi Ülkü" w:date="2024-03-19T22:15:00Z">
            <w:rPr>
              <w:bCs/>
              <w:highlight w:val="yellow"/>
              <w:lang w:val="tr-TR"/>
            </w:rPr>
          </w:rPrChange>
        </w:rPr>
        <w:t>.</w:t>
      </w:r>
      <w:r w:rsidRPr="00A14C2E">
        <w:rPr>
          <w:bCs/>
          <w:lang w:val="tr-TR"/>
        </w:rPr>
        <w:t xml:space="preserve"> </w:t>
      </w:r>
      <w:r w:rsidRPr="00A14C2E">
        <w:t xml:space="preserve">In this paper, </w:t>
      </w:r>
      <w:ins w:id="259" w:author="Ayperi Ülkü" w:date="2024-03-19T23:12:00Z">
        <w:r>
          <w:t>taking these</w:t>
        </w:r>
      </w:ins>
      <w:ins w:id="260" w:author="Ayperi Ülkü" w:date="2024-03-19T23:30:00Z">
        <w:r>
          <w:t xml:space="preserve"> two</w:t>
        </w:r>
      </w:ins>
      <w:ins w:id="261"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262" w:author="Ayperi Ülkü" w:date="2024-03-17T02:19:00Z">
        <w:r>
          <w:t xml:space="preserve">gate dielectrics with </w:t>
        </w:r>
      </w:ins>
      <w:r>
        <w:t>“</w:t>
      </w:r>
      <w:del w:id="263" w:author="Ayperi Ülkü" w:date="2024-03-17T01:17:00Z">
        <w:r w:rsidRPr="00A14C2E" w:rsidDel="00482769">
          <w:delText xml:space="preserve">functionally graded materials (FGMs) </w:delText>
        </w:r>
      </w:del>
      <w:ins w:id="264" w:author="Ayperi Ülkü" w:date="2024-03-17T01:58:00Z">
        <w:r w:rsidRPr="00A14C2E">
          <w:t>κ</w:t>
        </w:r>
        <w:r>
          <w:t>-</w:t>
        </w:r>
      </w:ins>
      <w:r>
        <w:t>graded</w:t>
      </w:r>
      <w:ins w:id="265" w:author="Ayperi Ülkü" w:date="2024-03-17T01:58:00Z">
        <w:r>
          <w:t xml:space="preserve"> stacking</w:t>
        </w:r>
      </w:ins>
      <w:r>
        <w:t>”</w:t>
      </w:r>
      <w:ins w:id="266" w:author="Ayperi Ülkü" w:date="2024-03-17T02:18:00Z">
        <w:r>
          <w:t xml:space="preserve"> </w:t>
        </w:r>
      </w:ins>
      <w:ins w:id="267" w:author="Ayperi Ülkü" w:date="2024-03-17T01:58:00Z">
        <w:r>
          <w:t>in</w:t>
        </w:r>
      </w:ins>
      <w:del w:id="268" w:author="Ayperi Ülkü" w:date="2024-03-17T01:17:00Z">
        <w:r w:rsidRPr="00A14C2E" w:rsidDel="00482769">
          <w:delText xml:space="preserve">as </w:delText>
        </w:r>
      </w:del>
      <w:del w:id="269" w:author="Ayperi Ülkü" w:date="2024-03-17T01:58:00Z">
        <w:r w:rsidRPr="00A14C2E" w:rsidDel="00F7632B">
          <w:delText>gate dielectric</w:delText>
        </w:r>
      </w:del>
      <w:ins w:id="270" w:author="Ayperi Ülkü" w:date="2024-03-17T01:18:00Z">
        <w:r>
          <w:t xml:space="preserve"> </w:t>
        </w:r>
      </w:ins>
      <w:r>
        <w:t>FinFET</w:t>
      </w:r>
      <w:ins w:id="271" w:author="Ayperi Ülkü" w:date="2024-03-17T01:18:00Z">
        <w:r>
          <w:t xml:space="preserve"> geometries</w:t>
        </w:r>
      </w:ins>
      <w:ins w:id="272" w:author="Ayperi Ülkü" w:date="2024-03-19T21:41:00Z">
        <w:r>
          <w:t xml:space="preserve"> by</w:t>
        </w:r>
      </w:ins>
      <w:ins w:id="273" w:author="Ayperi Ülkü" w:date="2024-03-19T21:42:00Z">
        <w:r>
          <w:t xml:space="preserve"> utilizing </w:t>
        </w:r>
      </w:ins>
      <w:ins w:id="274" w:author="Ayperi Ülkü" w:date="2024-03-19T21:43:00Z">
        <w:r>
          <w:t>of the dielectric stack</w:t>
        </w:r>
      </w:ins>
      <w:del w:id="275"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276" w:author="Ayperi Ülkü" w:date="2024-03-17T00:26:00Z">
        <w:r>
          <w:t>In conjunction with studies</w:t>
        </w:r>
      </w:ins>
      <w:ins w:id="277" w:author="Ayperi Ülkü" w:date="2024-03-17T00:27:00Z">
        <w:r>
          <w:t xml:space="preserve"> on stacked laminates of gate-oxides</w:t>
        </w:r>
      </w:ins>
      <w:ins w:id="278" w:author="Ayperi Ülkü" w:date="2024-03-17T03:10:00Z">
        <w:r>
          <w:t xml:space="preserve"> </w:t>
        </w:r>
      </w:ins>
      <w:ins w:id="279"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280" w:author="Ayperi Ülkü" w:date="2024-03-17T00:33:00Z">
        <w:r>
          <w:rPr>
            <w:vertAlign w:val="subscript"/>
          </w:rPr>
          <w:t>,</w:t>
        </w:r>
      </w:ins>
      <w:ins w:id="281" w:author="Ayperi Ülkü" w:date="2024-03-17T00:29:00Z">
        <w:r w:rsidRPr="00A14C2E">
          <w:t xml:space="preserve"> </w:t>
        </w:r>
      </w:ins>
      <w:ins w:id="282" w:author="Ayperi Ülkü" w:date="2024-03-17T00:27:00Z">
        <w:r>
          <w:t xml:space="preserve">this </w:t>
        </w:r>
      </w:ins>
      <w:del w:id="283" w:author="Ayperi Ülkü" w:date="2024-03-17T00:26:00Z">
        <w:r w:rsidRPr="00A14C2E" w:rsidDel="00F77875">
          <w:delText xml:space="preserve">Study </w:delText>
        </w:r>
      </w:del>
      <w:ins w:id="284" w:author="Ayperi Ülkü" w:date="2024-03-17T00:26:00Z">
        <w:r>
          <w:t>s</w:t>
        </w:r>
        <w:r w:rsidRPr="00A14C2E">
          <w:t xml:space="preserve">tudy </w:t>
        </w:r>
        <w:r>
          <w:t xml:space="preserve">further </w:t>
        </w:r>
      </w:ins>
      <w:r w:rsidRPr="00A14C2E">
        <w:t xml:space="preserve">explores </w:t>
      </w:r>
      <w:ins w:id="285" w:author="Ayperi Ülkü" w:date="2024-03-19T21:56:00Z">
        <w:r>
          <w:t xml:space="preserve">role of </w:t>
        </w:r>
      </w:ins>
      <w:ins w:id="286" w:author="Ayperi Ülkü" w:date="2024-03-19T21:43:00Z">
        <w:r>
          <w:t>order</w:t>
        </w:r>
      </w:ins>
      <w:ins w:id="287" w:author="Ayperi Ülkü" w:date="2024-03-19T21:56:00Z">
        <w:r>
          <w:t>ed</w:t>
        </w:r>
      </w:ins>
      <w:ins w:id="288" w:author="Ayperi Ülkü" w:date="2024-03-19T21:43:00Z">
        <w:r>
          <w:t xml:space="preserve"> </w:t>
        </w:r>
      </w:ins>
      <w:del w:id="289" w:author="Ayperi Ülkü" w:date="2024-03-17T00:27:00Z">
        <w:r w:rsidRPr="00A14C2E" w:rsidDel="00F77875">
          <w:delText xml:space="preserve">the potential of FGMs </w:delText>
        </w:r>
      </w:del>
      <w:ins w:id="290" w:author="Ayperi Ülkü" w:date="2024-03-17T00:28:00Z">
        <w:r>
          <w:t>stacking of oxide</w:t>
        </w:r>
      </w:ins>
      <w:ins w:id="291" w:author="Ayperi Ülkü" w:date="2024-03-17T00:30:00Z">
        <w:r>
          <w:t xml:space="preserve"> laminates </w:t>
        </w:r>
      </w:ins>
      <w:r>
        <w:t>towards gate metal with</w:t>
      </w:r>
      <w:ins w:id="292" w:author="Ayperi Ülkü" w:date="2024-03-17T00:28:00Z">
        <w:r>
          <w:t xml:space="preserve"> increasi</w:t>
        </w:r>
      </w:ins>
      <w:r>
        <w:t>ng</w:t>
      </w:r>
      <w:ins w:id="293" w:author="Ayperi Ülkü" w:date="2024-03-19T21:43:00Z">
        <w:r>
          <w:t xml:space="preserve"> </w:t>
        </w:r>
      </w:ins>
      <w:del w:id="294" w:author="Ayperi Ülkü" w:date="2024-03-19T21:43:00Z">
        <w:r w:rsidDel="009B7320">
          <w:delText xml:space="preserve">lyordered </w:delText>
        </w:r>
      </w:del>
      <w:ins w:id="295" w:author="Ayperi Ülkü" w:date="2024-03-17T00:42:00Z">
        <w:r w:rsidRPr="00A14C2E">
          <w:t>κ</w:t>
        </w:r>
      </w:ins>
      <w:ins w:id="296" w:author="Ayperi Ülkü" w:date="2024-03-17T02:19:00Z">
        <w:r>
          <w:t xml:space="preserve"> value</w:t>
        </w:r>
      </w:ins>
      <w:r>
        <w:t>,</w:t>
      </w:r>
      <w:ins w:id="297" w:author="Ayperi Ülkü" w:date="2024-03-17T00:28:00Z">
        <w:r>
          <w:t xml:space="preserve"> </w:t>
        </w:r>
      </w:ins>
      <w:ins w:id="298" w:author="Ayperi Ülkü" w:date="2024-03-17T00:36:00Z">
        <w:r>
          <w:t xml:space="preserve">artificially forming a </w:t>
        </w:r>
      </w:ins>
      <w:ins w:id="299" w:author="Ayperi Ülkü" w:date="2024-03-17T00:42:00Z">
        <w:r w:rsidRPr="00A14C2E">
          <w:t>κ</w:t>
        </w:r>
      </w:ins>
      <w:ins w:id="300" w:author="Ayperi Ülkü" w:date="2024-03-17T00:36:00Z">
        <w:r>
          <w:t xml:space="preserve">-graded </w:t>
        </w:r>
      </w:ins>
      <w:ins w:id="301" w:author="Ayperi Ülkü" w:date="2024-03-17T01:21:00Z">
        <w:r>
          <w:t>functionally graded material (</w:t>
        </w:r>
      </w:ins>
      <w:ins w:id="302" w:author="Ayperi Ülkü" w:date="2024-03-17T00:36:00Z">
        <w:r>
          <w:t>FGM</w:t>
        </w:r>
      </w:ins>
      <w:ins w:id="303" w:author="Ayperi Ülkü" w:date="2024-03-17T01:21:00Z">
        <w:r>
          <w:t>)</w:t>
        </w:r>
      </w:ins>
      <w:ins w:id="304" w:author="Ayperi Ülkü" w:date="2024-03-17T00:36:00Z">
        <w:r>
          <w:t>.</w:t>
        </w:r>
      </w:ins>
      <w:ins w:id="305" w:author="Ayperi Ülkü" w:date="2024-03-17T00:28:00Z">
        <w:r>
          <w:t xml:space="preserve"> </w:t>
        </w:r>
      </w:ins>
      <w:del w:id="306"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rsidP="00ED64EC">
      <w:pPr>
        <w:pStyle w:val="MDPI31text"/>
        <w:ind w:left="2550" w:firstLine="0"/>
        <w:rPr>
          <w:shd w:val="clear" w:color="auto" w:fill="FFFFFF"/>
          <w:lang w:val="tr-TR"/>
        </w:rPr>
        <w:pPrChange w:id="307"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308"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309" w:author="Ayperi Ülkü" w:date="2024-03-16T23:13:00Z">
        <w:r w:rsidR="00394086">
          <w:t xml:space="preserve"> </w:t>
        </w:r>
      </w:ins>
      <w:r w:rsidRPr="00A14C2E">
        <w:t>nm channel width (W</w:t>
      </w:r>
      <w:r w:rsidRPr="00A14C2E">
        <w:rPr>
          <w:vertAlign w:val="subscript"/>
        </w:rPr>
        <w:t>FET</w:t>
      </w:r>
      <w:r w:rsidRPr="00A14C2E">
        <w:t>), 5</w:t>
      </w:r>
      <w:ins w:id="310"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xml:space="preserve">) </w:t>
      </w:r>
      <w:r w:rsidR="00E4035B">
        <w:t>FinFET</w:t>
      </w:r>
      <w:r w:rsidRPr="00A14C2E">
        <w:t xml:space="preserve"> structure, then formed 13 different FGM materials with systematically varying thickness of mentioned dielectrics to form a graded structured 3</w:t>
      </w:r>
      <w:ins w:id="311"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w:lastRenderedPageBreak/>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768136"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89pwEAAKIDAAAOAAAAZHJzL2Uyb0RvYy54bWysU01v1DAQvSPxHyzfu8mmLaBosz20gguC&#10;ClrurjPeWPKXxmaT/feMnd0UFVSpVS+WY897897zZHM1WcP2gFF71/H1quYMnPS9druO3999PvvE&#10;WUzC9cJ4Bx0/QORX2/fvNmNoofGDNz0gIxIX2zF0fEgptFUV5QBWxJUP4OhSebQi0Sfuqh7FSOzW&#10;VE1df6hGj31ALyFGOr2ZL/m28CsFMn1XKkJipuOkLZUVy/qQ12q7Ee0ORRi0PMoQr1BhhXbUdKG6&#10;EUmw36j/obJaoo9epZX0tvJKaQnFA7lZ10/c/BxEgOKFwolhiSm+Ha38tr92t0gxjCG2MdxidjEp&#10;tEwZHX7RmxZfpJRNJbbDEhtMiUk6vGw+1pcUrqSri6apz9c51mqmyXQBY/oC3rK86bjRLrsSrdh/&#10;jWkuPZUQ7lFI2aWDgVxs3A9QTPfUcJZUZgSuDbK9oNcVUoJLp9alOsOUNmYB1qXts8BjfYZCmZ+X&#10;gBdE6exdWsBWO4//656mk2Q1158SmH3nCB58fyhPVKKhQSjhHoc2T9rf3wX++Gtt/wAAAP//AwBQ&#10;SwMEFAAGAAgAAAAhAEx1dMPfAAAACQEAAA8AAABkcnMvZG93bnJldi54bWxMj8FOwzAQRO9I/IO1&#10;SFwQdRpoCSFOhRBwKKcWkOC2jZckaryOYjcNf89yguPsjGbeFqvJdWqkIbSeDcxnCSjiytuWawNv&#10;r0+XGagQkS12nsnANwVYlacnBebWH3lD4zbWSko45GigibHPtQ5VQw7DzPfE4n35wWEUOdTaDniU&#10;ctfpNEmW2mHLstBgTw8NVfvtwRn4DD48vq934/N+s57w4iWmH5U15vxsur8DFWmKf2H4xRd0KIVp&#10;5w9sg+oMLK9SQY9iZLegJHAzX8hhZyBbXIMuC/3/g/IHAAD//wMAUEsBAi0AFAAGAAgAAAAhALaD&#10;OJL+AAAA4QEAABMAAAAAAAAAAAAAAAAAAAAAAFtDb250ZW50X1R5cGVzXS54bWxQSwECLQAUAAYA&#10;CAAAACEAOP0h/9YAAACUAQAACwAAAAAAAAAAAAAAAAAvAQAAX3JlbHMvLnJlbHNQSwECLQAUAAYA&#10;CAAAACEAjXM/PacBAACiAwAADgAAAAAAAAAAAAAAAAAuAgAAZHJzL2Uyb0RvYy54bWxQSwECLQAU&#10;AAYACAAAACEATHV0w98AAAAJAQAADwAAAAAAAAAAAAAAAAAB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E49C5DA"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lcqwEAAKIDAAAOAAAAZHJzL2Uyb0RvYy54bWysU8tu2zAQvAfoPxC815LdOEkFyzkkaC9F&#10;GyRN7wy1tAjwBZK15L/vcmUrRVsESNALwcfO7M7scnM9WsP2EJP2ruXLRc0ZOOk77XYtf/z+6f0V&#10;ZykL1wnjHbT8AIlfb9+dbYbQwMr33nQQGZK41Ayh5X3OoamqJHuwIi18AIePykcrMh7jruqiGJDd&#10;mmpV1xfV4GMXopeQEt7eTo98S/xKgczflEqQmWk51pZpjbQ+lbXabkSziyL0Wh7LEG+owgrtMOlM&#10;dSuyYD+j/ovKahl98iovpLeVV0pLIA2oZln/oeahFwFIC5qTwmxT+n+08uv+xt1FtGEIqUnhLhYV&#10;o4qWKaPDD+wp6cJK2Ui2HWbbYMxM4uX5h/XH9YoziU/L9eX5FdlaTTSFLsSUP4O3rGxabrQrqkQj&#10;9l9SxtQYegrBw3MhtMsHAyXYuHtQTHeYcCqJZgRuTGR7gd0VUoLLy9JR5KPoAlPamBlYU9oXgcf4&#10;AgWan9eAZwRl9i7PYKudj//KnsdTyWqKPzkw6S4WPPnuQC0ia3AQSOFxaMuk/X4m+PPX2v4CAAD/&#10;/wMAUEsDBBQABgAIAAAAIQC8NuPX4QAAAAsBAAAPAAAAZHJzL2Rvd25yZXYueG1sTI/BTsMwEETv&#10;SP0HaytxQdRpSEkJcSqEgEM5tYAEt01skqjxOordNPw9y4keZ2c08zbfTLYToxl860jBchGBMFQ5&#10;3VKt4P3t+XoNwgckjZ0jo+DHeNgUs4scM+1OtDPjPtSCS8hnqKAJoc+k9FVjLPqF6w2x9+0Gi4Hl&#10;UEs94InLbSfjKLqVFlvihQZ789iY6rA/WgVf3vmnj205vhx22wmvXkP8WWmlLufTwz2IYKbwH4Y/&#10;fEaHgplKdyTtRacgjRJGD2zEyRIEJ9L0ZgWi5EuyvgNZ5PL8h+IXAAD//wMAUEsBAi0AFAAGAAgA&#10;AAAhALaDOJL+AAAA4QEAABMAAAAAAAAAAAAAAAAAAAAAAFtDb250ZW50X1R5cGVzXS54bWxQSwEC&#10;LQAUAAYACAAAACEAOP0h/9YAAACUAQAACwAAAAAAAAAAAAAAAAAvAQAAX3JlbHMvLnJlbHNQSwEC&#10;LQAUAAYACAAAACEAdxWJXKsBAACiAwAADgAAAAAAAAAAAAAAAAAuAgAAZHJzL2Uyb0RvYy54bWxQ&#10;SwECLQAUAAYACAAAACEAvDbj1+EAAAALAQAADwAAAAAAAAAAAAAAAAAFBAAAZHJzL2Rvd25yZXYu&#10;eG1sUEsFBgAAAAAEAAQA8wAAABM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6F95AA"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hZqAEAAKEDAAAOAAAAZHJzL2Uyb0RvYy54bWysU01P3DAQvVfqf7B87yZLYQvRZjmA2gtq&#10;UWm5G2e8seQv2e4m++87nuwG1CIkEBfLsee9ee95sr4crWE7iEl71/LlouYMnPSddtuW//719dM5&#10;ZykL1wnjHbR8D4lfbj5+WA+hgRPfe9NBZEjiUjOElvc5h6aqkuzBirTwARxeKh+tyPgZt1UXxYDs&#10;1lQndb2qBh+7EL2ElPD0errkG+JXCmT+oVSCzEzLUVumNdL6UNZqsxbNNorQa3mQId6gwgrtsOlM&#10;dS2yYH+i/o/Kahl98iovpLeVV0pLIA/oZln/4+auFwHIC4aTwhxTej9a+X135W4jxjCE1KRwG4uL&#10;UUXLlNHhHt+UfKFSNlJs+zk2GDOTePj59Hy1PONM4tXqy8XFaUm1mlgKW4gpfwNvWdm03GhXTIlG&#10;7G5SnkqPJYh71EG7vDdQio37CYrpDvtNimhE4MpEthP4uEJKcHl5aE3VBaa0MTOwprYvAg/1BQo0&#10;Pq8Bzwjq7F2ewVY7H5/rnsejZDXVHxOYfJcIHny3pxeiaHAOKNzDzJZBe/pN8Mc/a/MXAAD//wMA&#10;UEsDBBQABgAIAAAAIQARJLfZ4QAAAAsBAAAPAAAAZHJzL2Rvd25yZXYueG1sTI/BTsMwEETvSPyD&#10;tUhcEHVqiaQNcSqEgEM5tYAENydekqjxOordNPw9y6kcV/M0+6bYzK4XE46h86RhuUhAINXedtRo&#10;eH97vl2BCNGQNb0n1PCDATbl5UVhcutPtMNpHxvBJRRyo6GNccilDHWLzoSFH5A4+/ajM5HPsZF2&#10;NCcud71USZJKZzriD60Z8LHF+rA/Og1fwYenj201vRx229ncvEb1WVutr6/mh3sQEed4huFPn9Wh&#10;ZKfKH8kG0WvIVLpmlIN1egeCiWy15DGVBpVkCmRZyP8byl8AAAD//wMAUEsBAi0AFAAGAAgAAAAh&#10;ALaDOJL+AAAA4QEAABMAAAAAAAAAAAAAAAAAAAAAAFtDb250ZW50X1R5cGVzXS54bWxQSwECLQAU&#10;AAYACAAAACEAOP0h/9YAAACUAQAACwAAAAAAAAAAAAAAAAAvAQAAX3JlbHMvLnJlbHNQSwECLQAU&#10;AAYACAAAACEAqeNYWagBAAChAwAADgAAAAAAAAAAAAAAAAAuAgAAZHJzL2Uyb0RvYy54bWxQSwEC&#10;LQAUAAYACAAAACEAESS32eEAAAALAQAADwAAAAAAAAAAAAAAAAACBAAAZHJzL2Rvd25yZXYueG1s&#10;UEsFBgAAAAAEAAQA8wAAABAFAAA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62F7E">
        <w:rPr>
          <w:b/>
        </w:rPr>
        <w:t>G</w:t>
      </w:r>
      <w:ins w:id="312" w:author="Ayperi Ülkü" w:date="2024-03-17T00:42:00Z">
        <w:r w:rsidR="00A62F7E" w:rsidRPr="00A14C2E">
          <w:t>κ</w:t>
        </w:r>
      </w:ins>
      <w:proofErr w:type="spellEnd"/>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62F7E">
        <w:rPr>
          <w:b/>
        </w:rPr>
        <w:t>G</w:t>
      </w:r>
      <w:ins w:id="313" w:author="Ayperi Ülkü" w:date="2024-03-17T00:42:00Z">
        <w:r w:rsidR="00A62F7E" w:rsidRPr="00A14C2E">
          <w:t>κ</w:t>
        </w:r>
      </w:ins>
      <w:proofErr w:type="spellEnd"/>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314"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315">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316"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317"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318"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19"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320"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321"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22"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323"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324"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25"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326"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27"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28"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329"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330"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331"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32"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333" w:author="Ayperi Ülkü" w:date="2024-03-16T23:13:00Z"/>
                <w:b w:val="0"/>
                <w:sz w:val="20"/>
              </w:rPr>
            </w:pPr>
            <w:del w:id="334" w:author="Ayperi Ülkü" w:date="2024-03-16T23:13:00Z">
              <w:r w:rsidRPr="00A14C2E" w:rsidDel="00394086">
                <w:rPr>
                  <w:b w:val="0"/>
                  <w:sz w:val="20"/>
                </w:rPr>
                <w:delText>Gate-to-Gate length</w:delText>
              </w:r>
            </w:del>
          </w:p>
        </w:tc>
        <w:tc>
          <w:tcPr>
            <w:tcW w:w="1353" w:type="dxa"/>
            <w:shd w:val="clear" w:color="auto" w:fill="auto"/>
            <w:vAlign w:val="center"/>
            <w:tcPrChange w:id="335"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36" w:author="Ayperi Ülkü" w:date="2024-03-16T23:13:00Z"/>
                <w:sz w:val="20"/>
              </w:rPr>
            </w:pPr>
            <w:del w:id="337" w:author="Ayperi Ülkü" w:date="2024-03-16T23:13:00Z">
              <w:r w:rsidRPr="00A14C2E" w:rsidDel="00394086">
                <w:rPr>
                  <w:sz w:val="20"/>
                </w:rPr>
                <w:delText>X nm</w:delText>
              </w:r>
            </w:del>
          </w:p>
        </w:tc>
        <w:tc>
          <w:tcPr>
            <w:tcW w:w="3070" w:type="dxa"/>
            <w:shd w:val="clear" w:color="auto" w:fill="auto"/>
            <w:vAlign w:val="center"/>
            <w:tcPrChange w:id="338"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39" w:author="Ayperi Ülkü" w:date="2024-03-16T23:13:00Z"/>
                <w:sz w:val="20"/>
              </w:rPr>
            </w:pPr>
            <w:del w:id="340"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41"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342"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43"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44"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345"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346"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47"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348"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349"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0"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351"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352"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3"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354"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355"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6"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357"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358"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9"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360"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61"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2"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363"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64"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5"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366"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367"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368"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369"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370"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proofErr w:type="gramStart"/>
      <w:r w:rsidRPr="00E4035B">
        <w:rPr>
          <w:b w:val="0"/>
        </w:rPr>
        <w:t>depict</w:t>
      </w:r>
      <w:r>
        <w:rPr>
          <w:b w:val="0"/>
        </w:rPr>
        <w:t>s</w:t>
      </w:r>
      <w:proofErr w:type="gramEnd"/>
      <w:r w:rsidRPr="00E4035B">
        <w:rPr>
          <w:b w:val="0"/>
        </w:rPr>
        <w:t xml:space="preserve"> the cross-sectional view of the </w:t>
      </w:r>
      <w:proofErr w:type="spellStart"/>
      <w:r w:rsidR="00A62F7E">
        <w:rPr>
          <w:b w:val="0"/>
        </w:rPr>
        <w:t>G</w:t>
      </w:r>
      <w:ins w:id="371" w:author="Ayperi Ülkü" w:date="2024-03-17T00:42:00Z">
        <w:r w:rsidR="00A62F7E" w:rsidRPr="00A14C2E">
          <w:t>κ</w:t>
        </w:r>
      </w:ins>
      <w:proofErr w:type="spellEnd"/>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w:t>
      </w:r>
      <w:proofErr w:type="spellStart"/>
      <w:r w:rsidRPr="00E4035B">
        <w:rPr>
          <w:b w:val="0"/>
        </w:rPr>
        <w:t>tunnelling</w:t>
      </w:r>
      <w:proofErr w:type="spellEnd"/>
      <w:r w:rsidRPr="00E4035B">
        <w:rPr>
          <w:b w:val="0"/>
        </w:rPr>
        <w:t xml:space="preserve">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w:t>
      </w:r>
      <w:proofErr w:type="gramStart"/>
      <w:r w:rsidRPr="00E4035B">
        <w:rPr>
          <w:b w:val="0"/>
        </w:rPr>
        <w:t>hole</w:t>
      </w:r>
      <w:proofErr w:type="gramEnd"/>
      <w:r w:rsidRPr="00E4035B">
        <w:rPr>
          <w:b w:val="0"/>
        </w:rPr>
        <w:t xml:space="preserv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lastRenderedPageBreak/>
        <w:t xml:space="preserve">The fixed charge density of ITCs is taken to be </w:t>
      </w:r>
      <w:proofErr w:type="spellStart"/>
      <w:r w:rsidRPr="00E4035B">
        <w:rPr>
          <w:b w:val="0"/>
        </w:rPr>
        <w:t>Nf</w:t>
      </w:r>
      <w:proofErr w:type="spellEnd"/>
      <w:r w:rsidRPr="00E4035B">
        <w:rPr>
          <w:b w:val="0"/>
        </w:rPr>
        <w:t xml:space="preserve"> = ±1.0 × 1012 /</w:t>
      </w:r>
      <w:proofErr w:type="gramStart"/>
      <w:r w:rsidRPr="00E4035B">
        <w:rPr>
          <w:b w:val="0"/>
        </w:rPr>
        <w:t>cm2 )</w:t>
      </w:r>
      <w:proofErr w:type="gramEnd"/>
      <w:r w:rsidRPr="00E4035B">
        <w:rPr>
          <w:b w:val="0"/>
        </w:rPr>
        <w:t xml:space="preserve">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372" w:author="Ayperi Ülkü" w:date="2024-03-19T23:39:00Z">
            <w:rPr>
              <w:b w:val="0"/>
            </w:rPr>
          </w:rPrChange>
        </w:rPr>
      </w:pPr>
      <w:r w:rsidRPr="00012EDF">
        <w:rPr>
          <w:b w:val="0"/>
          <w:highlight w:val="yellow"/>
          <w:rPrChange w:id="373"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374" w:author="Ayperi Ülkü" w:date="2024-03-19T23:39:00Z">
            <w:rPr>
              <w:b w:val="0"/>
            </w:rPr>
          </w:rPrChange>
        </w:rPr>
        <w:t xml:space="preserve">INTERFACE QS=+1e12 </w:t>
      </w:r>
      <w:proofErr w:type="spellStart"/>
      <w:r w:rsidRPr="00012EDF">
        <w:rPr>
          <w:b w:val="0"/>
          <w:highlight w:val="yellow"/>
          <w:rPrChange w:id="375" w:author="Ayperi Ülkü" w:date="2024-03-19T23:39:00Z">
            <w:rPr>
              <w:b w:val="0"/>
            </w:rPr>
          </w:rPrChange>
        </w:rPr>
        <w:t>x.min</w:t>
      </w:r>
      <w:proofErr w:type="spellEnd"/>
      <w:r w:rsidRPr="00012EDF">
        <w:rPr>
          <w:b w:val="0"/>
          <w:highlight w:val="yellow"/>
          <w:rPrChange w:id="376" w:author="Ayperi Ülkü" w:date="2024-03-19T23:39:00Z">
            <w:rPr>
              <w:b w:val="0"/>
            </w:rPr>
          </w:rPrChange>
        </w:rPr>
        <w:t xml:space="preserve">=0.020 </w:t>
      </w:r>
      <w:proofErr w:type="spellStart"/>
      <w:r w:rsidRPr="00012EDF">
        <w:rPr>
          <w:b w:val="0"/>
          <w:highlight w:val="yellow"/>
          <w:rPrChange w:id="377" w:author="Ayperi Ülkü" w:date="2024-03-19T23:39:00Z">
            <w:rPr>
              <w:b w:val="0"/>
            </w:rPr>
          </w:rPrChange>
        </w:rPr>
        <w:t>x.max</w:t>
      </w:r>
      <w:proofErr w:type="spellEnd"/>
      <w:r w:rsidRPr="00012EDF">
        <w:rPr>
          <w:b w:val="0"/>
          <w:highlight w:val="yellow"/>
          <w:rPrChange w:id="378" w:author="Ayperi Ülkü" w:date="2024-03-19T23:39:00Z">
            <w:rPr>
              <w:b w:val="0"/>
            </w:rPr>
          </w:rPrChange>
        </w:rPr>
        <w:t xml:space="preserve">=0.040 </w:t>
      </w:r>
      <w:proofErr w:type="spellStart"/>
      <w:r w:rsidRPr="00012EDF">
        <w:rPr>
          <w:b w:val="0"/>
          <w:highlight w:val="yellow"/>
          <w:rPrChange w:id="379" w:author="Ayperi Ülkü" w:date="2024-03-19T23:39:00Z">
            <w:rPr>
              <w:b w:val="0"/>
            </w:rPr>
          </w:rPrChange>
        </w:rPr>
        <w:t>y.min</w:t>
      </w:r>
      <w:proofErr w:type="spellEnd"/>
      <w:r w:rsidRPr="00012EDF">
        <w:rPr>
          <w:b w:val="0"/>
          <w:highlight w:val="yellow"/>
          <w:rPrChange w:id="380" w:author="Ayperi Ülkü" w:date="2024-03-19T23:39:00Z">
            <w:rPr>
              <w:b w:val="0"/>
            </w:rPr>
          </w:rPrChange>
        </w:rPr>
        <w:t xml:space="preserve">=- 0.0030 </w:t>
      </w:r>
      <w:proofErr w:type="spellStart"/>
      <w:r w:rsidRPr="00012EDF">
        <w:rPr>
          <w:b w:val="0"/>
          <w:highlight w:val="yellow"/>
          <w:rPrChange w:id="381" w:author="Ayperi Ülkü" w:date="2024-03-19T23:39:00Z">
            <w:rPr>
              <w:b w:val="0"/>
            </w:rPr>
          </w:rPrChange>
        </w:rPr>
        <w:t>y.max</w:t>
      </w:r>
      <w:proofErr w:type="spellEnd"/>
      <w:r w:rsidRPr="00012EDF">
        <w:rPr>
          <w:b w:val="0"/>
          <w:highlight w:val="yellow"/>
          <w:rPrChange w:id="382" w:author="Ayperi Ülkü" w:date="2024-03-19T23:39:00Z">
            <w:rPr>
              <w:b w:val="0"/>
            </w:rPr>
          </w:rPrChange>
        </w:rPr>
        <w:t>=-0.0020.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w:t>
      </w:r>
      <w:proofErr w:type="spellStart"/>
      <w:r w:rsidRPr="00E4035B">
        <w:rPr>
          <w:b w:val="0"/>
        </w:rPr>
        <w:t>μm</w:t>
      </w:r>
      <w:proofErr w:type="spellEnd"/>
      <w:r w:rsidRPr="00E4035B">
        <w:rPr>
          <w:b w:val="0"/>
        </w:rPr>
        <w:t xml:space="preserve"> and y represents channel width position in </w:t>
      </w:r>
      <w:proofErr w:type="spellStart"/>
      <w:r w:rsidRPr="00E4035B">
        <w:rPr>
          <w:b w:val="0"/>
        </w:rPr>
        <w:t>μm</w:t>
      </w:r>
      <w:proofErr w:type="spellEnd"/>
      <w:r w:rsidRPr="00E4035B">
        <w:rPr>
          <w:b w:val="0"/>
        </w:rPr>
        <w:t xml:space="preserve">.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w:t>
      </w:r>
      <w:proofErr w:type="spellStart"/>
      <w:r w:rsidRPr="00E4035B">
        <w:rPr>
          <w:b w:val="0"/>
        </w:rPr>
        <w:t>tunnelling</w:t>
      </w:r>
      <w:proofErr w:type="spellEnd"/>
      <w:r w:rsidRPr="00E4035B">
        <w:rPr>
          <w:b w:val="0"/>
        </w:rPr>
        <w:t xml:space="preserve"> of carriers, and </w:t>
      </w:r>
      <w:proofErr w:type="spellStart"/>
      <w:r w:rsidRPr="00E4035B">
        <w:rPr>
          <w:b w:val="0"/>
        </w:rPr>
        <w:t>ambipolar</w:t>
      </w:r>
      <w:proofErr w:type="spellEnd"/>
      <w:r w:rsidRPr="00E4035B">
        <w:rPr>
          <w:b w:val="0"/>
        </w:rPr>
        <w:t xml:space="preserve">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w:t>
      </w:r>
      <w:proofErr w:type="gramStart"/>
      <w:r w:rsidRPr="00E4035B">
        <w:rPr>
          <w:b w:val="0"/>
        </w:rPr>
        <w:t>hole</w:t>
      </w:r>
      <w:proofErr w:type="gramEnd"/>
      <w:r w:rsidRPr="00E4035B">
        <w:rPr>
          <w:b w:val="0"/>
        </w:rPr>
        <w:t xml:space="preserve"> concentrations, as well as wave function and Eigen energy [32]. These parameters have been utilized for calculating the potential using Poisson’s equation [32]. </w:t>
      </w:r>
      <w:proofErr w:type="spellStart"/>
      <w:r w:rsidRPr="00E4035B">
        <w:rPr>
          <w:b w:val="0"/>
        </w:rPr>
        <w:t>Schottky</w:t>
      </w:r>
      <w:proofErr w:type="spellEnd"/>
      <w:r w:rsidRPr="00E4035B">
        <w:rPr>
          <w:b w:val="0"/>
        </w:rPr>
        <w:t xml:space="preserve"> </w:t>
      </w:r>
      <w:proofErr w:type="spellStart"/>
      <w:r w:rsidRPr="00E4035B">
        <w:rPr>
          <w:b w:val="0"/>
        </w:rPr>
        <w:t>tunnelling</w:t>
      </w:r>
      <w:proofErr w:type="spellEnd"/>
      <w:r w:rsidRPr="00E4035B">
        <w:rPr>
          <w:b w:val="0"/>
        </w:rPr>
        <w:t xml:space="preserve"> model has also been used. The nonlocal trap-assisted tunneling (TAT) model has been incorporated in order to account for TAT, which is based on the </w:t>
      </w:r>
      <w:proofErr w:type="spellStart"/>
      <w:r w:rsidRPr="00E4035B">
        <w:rPr>
          <w:b w:val="0"/>
        </w:rPr>
        <w:t>Wentzel</w:t>
      </w:r>
      <w:proofErr w:type="spellEnd"/>
      <w:r w:rsidRPr="00E4035B">
        <w:rPr>
          <w:b w:val="0"/>
        </w:rPr>
        <w:t>–Kramer–Brillouin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lastRenderedPageBreak/>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1"/>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383" w:author="Ayperi Ülkü" w:date="2024-03-19T23:39:00Z">
            <w:rPr>
              <w:b/>
            </w:rPr>
          </w:rPrChange>
        </w:rPr>
        <w:t xml:space="preserve">Figure </w:t>
      </w:r>
      <w:r w:rsidR="00E4035B" w:rsidRPr="00012EDF">
        <w:rPr>
          <w:b/>
          <w:highlight w:val="yellow"/>
          <w:rPrChange w:id="384" w:author="Ayperi Ülkü" w:date="2024-03-19T23:39:00Z">
            <w:rPr>
              <w:b/>
            </w:rPr>
          </w:rPrChange>
        </w:rPr>
        <w:t>2</w:t>
      </w:r>
      <w:r w:rsidRPr="00012EDF">
        <w:rPr>
          <w:b/>
          <w:highlight w:val="yellow"/>
          <w:rPrChange w:id="385" w:author="Ayperi Ülkü" w:date="2024-03-19T23:39:00Z">
            <w:rPr>
              <w:b/>
            </w:rPr>
          </w:rPrChange>
        </w:rPr>
        <w:t xml:space="preserve">. </w:t>
      </w:r>
      <w:r w:rsidRPr="00012EDF">
        <w:rPr>
          <w:highlight w:val="yellow"/>
          <w:rPrChange w:id="386" w:author="Ayperi Ülkü" w:date="2024-03-19T23:39:00Z">
            <w:rPr/>
          </w:rPrChange>
        </w:rPr>
        <w:t xml:space="preserve">Proposed 3-material FGM gate oxide dielectric based </w:t>
      </w:r>
      <w:r w:rsidR="00E4035B" w:rsidRPr="00012EDF">
        <w:rPr>
          <w:highlight w:val="yellow"/>
          <w:rPrChange w:id="387"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2"/>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388" w:author="Ayperi Ülkü" w:date="2024-03-19T23:39:00Z">
        <w:r w:rsidRPr="00E70CE5" w:rsidDel="00012EDF">
          <w:rPr>
            <w:bCs/>
          </w:rPr>
          <w:delText xml:space="preserve">View of cross-sectional for e-graded </w:delText>
        </w:r>
        <w:r w:rsidR="00E4035B" w:rsidDel="00012EDF">
          <w:rPr>
            <w:bCs/>
          </w:rPr>
          <w:delText>FinFET</w:delText>
        </w:r>
      </w:del>
      <w:ins w:id="389"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390"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3"/>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w:t>
      </w:r>
      <w:proofErr w:type="spellStart"/>
      <w:r w:rsidRPr="00C37EE5">
        <w:rPr>
          <w:highlight w:val="yellow"/>
        </w:rPr>
        <w:t>epitaxially</w:t>
      </w:r>
      <w:proofErr w:type="spellEnd"/>
      <w:r w:rsidRPr="00C37EE5">
        <w:rPr>
          <w:highlight w:val="yellow"/>
        </w:rPr>
        <w:t xml:space="preserve"> over the substrate [31]; </w:t>
      </w:r>
      <w:proofErr w:type="gramStart"/>
      <w:r w:rsidRPr="00C37EE5">
        <w:rPr>
          <w:highlight w:val="yellow"/>
        </w:rPr>
        <w:t>Successively</w:t>
      </w:r>
      <w:proofErr w:type="gramEnd"/>
      <w:r w:rsidRPr="00C37EE5">
        <w:rPr>
          <w:highlight w:val="yellow"/>
        </w:rPr>
        <w:t>,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391" w:author="aulku" w:date="2024-03-20T10:15:00Z">
        <w:r w:rsidR="00B74086" w:rsidDel="00701F52">
          <w:delText xml:space="preserve">Materials and </w:delText>
        </w:r>
      </w:del>
      <w:r w:rsidRPr="00A14C2E">
        <w:t>Method</w:t>
      </w:r>
      <w:ins w:id="392" w:author="aulku" w:date="2024-03-20T10:15:00Z">
        <w:r w:rsidR="00701F52">
          <w:t>s</w:t>
        </w:r>
      </w:ins>
      <w:del w:id="393" w:author="aulku" w:date="2024-03-20T10:15:00Z">
        <w:r w:rsidR="00B74086" w:rsidDel="00701F52">
          <w:delText>s</w:delText>
        </w:r>
      </w:del>
    </w:p>
    <w:p w14:paraId="33EF44F9" w14:textId="738CEA98"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w:t>
      </w:r>
      <w:proofErr w:type="spellStart"/>
      <w:r w:rsidRPr="00A14C2E">
        <w:t>nanoscaled</w:t>
      </w:r>
      <w:proofErr w:type="spellEnd"/>
      <w:r w:rsidRPr="00A14C2E">
        <w:t xml:space="preserve"> dielectric structures decreasing thickness will reduce the bulk capacitance and dielectric constant of the dielectric. First in </w:t>
      </w:r>
      <w:proofErr w:type="spellStart"/>
      <w:r w:rsidRPr="00A14C2E">
        <w:t>IIIa</w:t>
      </w:r>
      <w:proofErr w:type="spellEnd"/>
      <w:r w:rsidRPr="00A14C2E">
        <w:t xml:space="preserve">,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508113671"/>
          <w:placeholder>
            <w:docPart w:val="3C35DAA605FF46B19CBFEDCAD574A14C"/>
          </w:placeholder>
        </w:sdtPr>
        <w:sdtContent>
          <w:r w:rsidR="006D4D08" w:rsidRPr="006D4D08">
            <w:t>[15], [16]</w:t>
          </w:r>
        </w:sdtContent>
      </w:sdt>
      <w:r w:rsidRPr="00A14C2E">
        <w:t xml:space="preserve"> is used to calculate the </w:t>
      </w:r>
      <w:r w:rsidRPr="00A14C2E">
        <w:rPr>
          <w:color w:val="000000" w:themeColor="text1"/>
        </w:rPr>
        <w:t xml:space="preserve">dielectric constant </w:t>
      </w:r>
      <w:r w:rsidRPr="00A14C2E">
        <w:t xml:space="preserve">of thin </w:t>
      </w:r>
      <w:proofErr w:type="spellStart"/>
      <w:r w:rsidRPr="00A14C2E">
        <w:t>nanolaminate</w:t>
      </w:r>
      <w:proofErr w:type="spellEnd"/>
      <w:r w:rsidRPr="00A14C2E">
        <w:t xml:space="preserv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w:t>
      </w:r>
      <w:proofErr w:type="spellStart"/>
      <w:r w:rsidRPr="00A14C2E">
        <w:t>IIIc</w:t>
      </w:r>
      <w:proofErr w:type="spellEnd"/>
      <w:r w:rsidRPr="00A14C2E">
        <w:t xml:space="preserve">,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442386741"/>
          <w:placeholder>
            <w:docPart w:val="5A9B7CEC48324254AEC8BE3B6124B0FA"/>
          </w:placeholder>
        </w:sdtPr>
        <w:sdtContent>
          <w:r w:rsidR="006D4D08" w:rsidRPr="006D4D08">
            <w:t>[11]</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w:t>
      </w:r>
      <w:proofErr w:type="spellStart"/>
      <w:r w:rsidRPr="00A14C2E">
        <w:t>IIId</w:t>
      </w:r>
      <w:proofErr w:type="spellEnd"/>
      <w:r w:rsidRPr="00A14C2E">
        <w:t xml:space="preserve"> and </w:t>
      </w:r>
      <w:proofErr w:type="spellStart"/>
      <w:r w:rsidRPr="00A14C2E">
        <w:t>IIIe</w:t>
      </w:r>
      <w:proofErr w:type="spellEnd"/>
      <w:r w:rsidRPr="00A14C2E">
        <w:t xml:space="preserv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6D4D08" w:rsidRPr="006D4D08">
            <w:t>[17]</w:t>
          </w:r>
        </w:sdtContent>
      </w:sdt>
      <w:r w:rsidRPr="00A14C2E">
        <w:t xml:space="preserve"> is used to model gate leakage current within SILVACO ATLAS/</w:t>
      </w:r>
      <w:proofErr w:type="spellStart"/>
      <w:r w:rsidRPr="00A14C2E">
        <w:t>Deckbuild</w:t>
      </w:r>
      <w:proofErr w:type="spellEnd"/>
      <w:r w:rsidRPr="00A14C2E">
        <w:t xml:space="preserve"> simulation tools are used to calculate with experimental results within </w:t>
      </w:r>
      <w:del w:id="394"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6D4D08" w:rsidRPr="006D4D08">
            <w:t>[18]</w:t>
          </w:r>
        </w:sdtContent>
      </w:sdt>
      <w:r w:rsidRPr="00A14C2E">
        <w:t xml:space="preserve">, with systematically varying thickness of mentioned dielectric layers to form a graded structured 3 nm-thickness FGM gate dielectrics. </w:t>
      </w:r>
      <w:del w:id="395" w:author="Ayperi Ülkü" w:date="2024-03-16T23:17:00Z">
        <w:r w:rsidRPr="00A14C2E" w:rsidDel="00394086">
          <w:delText xml:space="preserve">18 </w:delText>
        </w:r>
      </w:del>
      <w:ins w:id="396"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397" w:author="Ayperi Ülkü" w:date="2024-03-16T23:17:00Z">
        <w:r w:rsidR="00394086">
          <w:t xml:space="preserve">first five </w:t>
        </w:r>
      </w:ins>
      <w:ins w:id="398" w:author="Ayperi Ülkü" w:date="2024-03-16T23:18:00Z">
        <w:r w:rsidR="00394086">
          <w:t xml:space="preserve">models </w:t>
        </w:r>
      </w:ins>
      <w:del w:id="399" w:author="Ayperi Ülkü" w:date="2024-03-16T23:17:00Z">
        <w:r w:rsidRPr="00A14C2E" w:rsidDel="00394086">
          <w:delText xml:space="preserve">5 </w:delText>
        </w:r>
      </w:del>
      <w:del w:id="400" w:author="Ayperi Ülkü" w:date="2024-03-16T23:16:00Z">
        <w:r w:rsidRPr="00A14C2E" w:rsidDel="00394086">
          <w:delText xml:space="preserve">of which </w:delText>
        </w:r>
      </w:del>
      <w:r w:rsidRPr="00A14C2E">
        <w:t>includ</w:t>
      </w:r>
      <w:ins w:id="401" w:author="Ayperi Ülkü" w:date="2024-03-16T23:17:00Z">
        <w:r w:rsidR="00394086">
          <w:t>e</w:t>
        </w:r>
      </w:ins>
      <w:del w:id="402" w:author="Ayperi Ülkü" w:date="2024-03-16T23:17:00Z">
        <w:r w:rsidRPr="00A14C2E" w:rsidDel="00394086">
          <w:delText>e</w:delText>
        </w:r>
      </w:del>
      <w:r w:rsidRPr="00A14C2E">
        <w:t xml:space="preserve"> single material gate oxide dielectrics in Table 4A</w:t>
      </w:r>
      <w:ins w:id="403" w:author="Ayperi Ülkü" w:date="2024-03-16T23:17:00Z">
        <w:r w:rsidR="00394086">
          <w:t xml:space="preserve"> and subsequent </w:t>
        </w:r>
      </w:ins>
      <w:del w:id="404" w:author="Ayperi Ülkü" w:date="2024-03-16T23:17:00Z">
        <w:r w:rsidRPr="00A14C2E" w:rsidDel="00394086">
          <w:delText>, 13</w:delText>
        </w:r>
      </w:del>
      <w:ins w:id="405" w:author="Ayperi Ülkü" w:date="2024-03-16T23:17:00Z">
        <w:r w:rsidR="00394086">
          <w:t>thirteen</w:t>
        </w:r>
      </w:ins>
      <w:r w:rsidRPr="00A14C2E">
        <w:t xml:space="preserve"> </w:t>
      </w:r>
      <w:ins w:id="406" w:author="Ayperi Ülkü" w:date="2024-03-16T23:18:00Z">
        <w:r w:rsidR="00394086">
          <w:t xml:space="preserve">models </w:t>
        </w:r>
      </w:ins>
      <w:del w:id="407" w:author="Ayperi Ülkü" w:date="2024-03-16T23:16:00Z">
        <w:r w:rsidRPr="00A14C2E" w:rsidDel="00394086">
          <w:delText xml:space="preserve">of which </w:delText>
        </w:r>
      </w:del>
      <w:r w:rsidRPr="00A14C2E">
        <w:t>include FGM dielectrics as gate</w:t>
      </w:r>
      <w:ins w:id="408" w:author="Ayperi Ülkü" w:date="2024-03-16T23:18:00Z">
        <w:r w:rsidR="00394086">
          <w:t>-</w:t>
        </w:r>
      </w:ins>
      <w:del w:id="409"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410"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1FF48768"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w:t>
      </w:r>
      <w:proofErr w:type="spellStart"/>
      <w:r w:rsidRPr="00A14C2E">
        <w:t>Gealy</w:t>
      </w:r>
      <w:proofErr w:type="spellEnd"/>
      <w:r w:rsidRPr="00A14C2E">
        <w:t xml:space="preserve">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x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6D4D08" w:rsidRPr="006D4D08">
            <w:t>[21]</w:t>
          </w:r>
        </w:sdtContent>
      </w:sdt>
      <w:r w:rsidRPr="00A14C2E">
        <w:t xml:space="preserve"> </w:t>
      </w:r>
      <w:proofErr w:type="gramStart"/>
      <w:r w:rsidRPr="00A14C2E">
        <w:t>and</w:t>
      </w:r>
      <w:proofErr w:type="gramEnd"/>
      <w:r w:rsidRPr="00A14C2E">
        <w:t xml:space="preserve">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4"/>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411"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412" w:author="Ayperi Ülkü" w:date="2024-03-19T23:40:00Z">
        <w:r w:rsidRPr="00012EDF">
          <w:rPr>
            <w:highlight w:val="yellow"/>
            <w:rPrChange w:id="413" w:author="Ayperi Ülkü" w:date="2024-03-19T23:40:00Z">
              <w:rPr/>
            </w:rPrChange>
          </w:rPr>
          <w:t>ŞEKİL İYİLEŞTİRİLECEK</w:t>
        </w:r>
      </w:ins>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3470F4"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414" w:author="Ayperi Ülkü" w:date="2024-03-19T21:39:00Z">
                    <w:rPr>
                      <w:rFonts w:ascii="Cambria Math" w:hAnsi="Cambria Math"/>
                    </w:rPr>
                  </w:rPrChange>
                </w:rPr>
                <w:sym w:font="Symbol" w:char="F06B"/>
              </m:r>
            </m:e>
            <m:sub>
              <m:r>
                <w:rPr>
                  <w:rFonts w:ascii="Cambria Math" w:hAnsi="Cambria Math"/>
                  <w:sz w:val="24"/>
                  <w:szCs w:val="28"/>
                  <w:rPrChange w:id="415"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416"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417" w:author="Ayperi Ülkü" w:date="2024-03-19T21:39:00Z">
                        <w:rPr>
                          <w:rFonts w:ascii="Cambria Math" w:hAnsi="Cambria Math"/>
                        </w:rPr>
                      </w:rPrChange>
                    </w:rPr>
                    <w:sym w:font="Symbol" w:char="F06B"/>
                  </m:r>
                </m:e>
                <m:sub>
                  <m:r>
                    <w:rPr>
                      <w:rFonts w:ascii="Cambria Math" w:hAnsi="Cambria Math"/>
                      <w:sz w:val="24"/>
                      <w:szCs w:val="28"/>
                      <w:rPrChange w:id="418" w:author="Ayperi Ülkü" w:date="2024-03-19T21:39:00Z">
                        <w:rPr>
                          <w:rFonts w:ascii="Cambria Math" w:hAnsi="Cambria Math"/>
                        </w:rPr>
                      </w:rPrChange>
                    </w:rPr>
                    <m:t>b</m:t>
                  </m:r>
                </m:sub>
              </m:sSub>
              <m:r>
                <m:rPr>
                  <m:sty m:val="p"/>
                </m:rPr>
                <w:rPr>
                  <w:rFonts w:ascii="Cambria Math" w:hAnsi="Cambria Math"/>
                  <w:sz w:val="24"/>
                  <w:szCs w:val="28"/>
                  <w:rPrChange w:id="419" w:author="Ayperi Ülkü" w:date="2024-03-19T21:39:00Z">
                    <w:rPr>
                      <w:rFonts w:ascii="Cambria Math" w:hAnsi="Cambria Math"/>
                    </w:rPr>
                  </w:rPrChange>
                </w:rPr>
                <m:t>-1</m:t>
              </m:r>
            </m:num>
            <m:den>
              <m:r>
                <m:rPr>
                  <m:sty m:val="p"/>
                </m:rPr>
                <w:rPr>
                  <w:rFonts w:ascii="Cambria Math" w:hAnsi="Cambria Math" w:cs="Cambria Math"/>
                  <w:sz w:val="24"/>
                  <w:szCs w:val="28"/>
                  <w:lang w:val="tr-TR"/>
                  <w:rPrChange w:id="420"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421" w:author="Ayperi Ülkü" w:date="2024-03-19T21:39:00Z">
                                    <w:rPr>
                                      <w:rFonts w:ascii="Cambria Math" w:hAnsi="Cambria Math"/>
                                    </w:rPr>
                                  </w:rPrChange>
                                </w:rPr>
                                <w:sym w:font="Symbol" w:char="F06B"/>
                              </m:r>
                            </m:e>
                            <m:sub>
                              <m:r>
                                <m:rPr>
                                  <m:sty m:val="p"/>
                                </m:rPr>
                                <w:rPr>
                                  <w:rFonts w:ascii="Cambria Math" w:hAnsi="Cambria Math"/>
                                  <w:sz w:val="24"/>
                                  <w:szCs w:val="28"/>
                                  <w:rPrChange w:id="422" w:author="Ayperi Ülkü" w:date="2024-03-19T21:39:00Z">
                                    <w:rPr>
                                      <w:rFonts w:ascii="Cambria Math" w:hAnsi="Cambria Math"/>
                                    </w:rPr>
                                  </w:rPrChange>
                                </w:rPr>
                                <m:t>∞</m:t>
                              </m:r>
                            </m:sub>
                          </m:sSub>
                          <m:r>
                            <m:rPr>
                              <m:sty m:val="p"/>
                            </m:rPr>
                            <w:rPr>
                              <w:rFonts w:ascii="Cambria Math" w:hAnsi="Cambria Math"/>
                              <w:sz w:val="24"/>
                              <w:szCs w:val="28"/>
                              <w:rPrChange w:id="423" w:author="Ayperi Ülkü" w:date="2024-03-19T21:39:00Z">
                                <w:rPr>
                                  <w:rFonts w:ascii="Cambria Math" w:hAnsi="Cambria Math"/>
                                </w:rPr>
                              </w:rPrChange>
                            </w:rPr>
                            <m:t>2</m:t>
                          </m:r>
                          <m:r>
                            <w:rPr>
                              <w:rFonts w:ascii="Cambria Math" w:hAnsi="Cambria Math"/>
                              <w:sz w:val="24"/>
                              <w:szCs w:val="28"/>
                              <w:rPrChange w:id="424"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425" w:author="Ayperi Ülkü" w:date="2024-03-19T21:39:00Z">
                                    <w:rPr>
                                      <w:rFonts w:ascii="Cambria Math" w:hAnsi="Cambria Math"/>
                                    </w:rPr>
                                  </w:rPrChange>
                                </w:rPr>
                                <m:t>K</m:t>
                              </m:r>
                            </m:e>
                            <m:sub>
                              <m:r>
                                <w:rPr>
                                  <w:rFonts w:ascii="Cambria Math" w:hAnsi="Cambria Math"/>
                                  <w:sz w:val="24"/>
                                  <w:szCs w:val="28"/>
                                  <w:rPrChange w:id="426"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427" w:author="Ayperi Ülkü" w:date="2024-03-19T21:39:00Z">
                                    <w:rPr>
                                      <w:rFonts w:ascii="Cambria Math" w:hAnsi="Cambria Math"/>
                                    </w:rPr>
                                  </w:rPrChange>
                                </w:rPr>
                                <m:t>t</m:t>
                              </m:r>
                            </m:e>
                            <m:sub>
                              <m:r>
                                <w:rPr>
                                  <w:rFonts w:ascii="Cambria Math" w:hAnsi="Cambria Math"/>
                                  <w:sz w:val="24"/>
                                  <w:szCs w:val="28"/>
                                  <w:rPrChange w:id="428"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429" w:author="Ayperi Ülkü" w:date="2024-03-19T21:39:00Z">
                        <w:rPr>
                          <w:rFonts w:ascii="Cambria Math" w:hAnsi="Cambria Math"/>
                        </w:rPr>
                      </w:rPrChange>
                    </w:rPr>
                    <m:t>2</m:t>
                  </m:r>
                </m:sup>
              </m:sSup>
            </m:den>
          </m:f>
        </m:oMath>
      </m:oMathPara>
    </w:p>
    <w:p w14:paraId="372E0898" w14:textId="5868693A" w:rsidR="00AB6167" w:rsidRPr="00A14C2E" w:rsidRDefault="00AB6167" w:rsidP="003E0789">
      <w:pPr>
        <w:pStyle w:val="MDPI32textnoindent"/>
      </w:pPr>
      <w:proofErr w:type="spellStart"/>
      <w:r w:rsidRPr="00A14C2E">
        <w:rPr>
          <w:lang w:val="tr-TR"/>
        </w:rPr>
        <w:t>where</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E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
          <w:id w:val="-936982488"/>
          <w:placeholder>
            <w:docPart w:val="9E492FEA7C4442B39AB313D3152752E3"/>
          </w:placeholder>
        </w:sdtPr>
        <w:sdtContent>
          <w:r w:rsidR="006D4D08" w:rsidRPr="006D4D08">
            <w:t>[15]</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5"/>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6"/>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062DE628"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29462032"/>
          <w:placeholder>
            <w:docPart w:val="3328E82A4696426B87B9B47DF6368BE9"/>
          </w:placeholder>
        </w:sdtPr>
        <w:sdtContent>
          <w:r w:rsidR="006D4D08" w:rsidRPr="006D4D08">
            <w:rPr>
              <w:rFonts w:eastAsiaTheme="minorHAnsi"/>
            </w:rPr>
            <w:t>[15], [16]</w:t>
          </w:r>
        </w:sdtContent>
      </w:sdt>
      <w:r w:rsidR="00AB6167" w:rsidRPr="00A14C2E">
        <w:rPr>
          <w:rFonts w:eastAsiaTheme="minorHAnsi"/>
        </w:rPr>
        <w:t>.</w:t>
      </w:r>
    </w:p>
    <w:p w14:paraId="786D499A" w14:textId="2572EBD5"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w:t>
      </w:r>
      <w:proofErr w:type="spellStart"/>
      <w:r w:rsidRPr="00A14C2E">
        <w:rPr>
          <w:lang w:val="tr-TR"/>
        </w:rPr>
        <w:t>nm</w:t>
      </w:r>
      <w:proofErr w:type="spellEnd"/>
      <w:r w:rsidRPr="00A14C2E">
        <w:rPr>
          <w:lang w:val="tr-TR"/>
        </w:rPr>
        <w:t xml:space="preserve">),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E2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Content>
          <w:r w:rsidR="006D4D08" w:rsidRPr="006D4D08">
            <w:rPr>
              <w:lang w:val="tr-TR"/>
            </w:rPr>
            <w:t>[16]</w:t>
          </w:r>
        </w:sdtContent>
      </w:sdt>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w:t>
      </w:r>
      <w:proofErr w:type="spellStart"/>
      <w:r w:rsidRPr="00A14C2E">
        <w:rPr>
          <w:lang w:val="tr-TR"/>
        </w:rPr>
        <w:t>Penn</w:t>
      </w:r>
      <w:proofErr w:type="spellEnd"/>
      <w:r w:rsidRPr="00A14C2E">
        <w:rPr>
          <w:lang w:val="tr-TR"/>
        </w:rPr>
        <w:t xml:space="preserve">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y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978610081"/>
          <w:placeholder>
            <w:docPart w:val="3328E82A4696426B87B9B47DF6368BE9"/>
          </w:placeholder>
        </w:sdtPr>
        <w:sdtContent>
          <w:r w:rsidR="006D4D08" w:rsidRPr="006D4D08">
            <w:rPr>
              <w:lang w:val="tr-TR"/>
            </w:rPr>
            <w:t>[22]</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y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2035033926"/>
          <w:placeholder>
            <w:docPart w:val="9E492FEA7C4442B39AB313D3152752E3"/>
          </w:placeholder>
        </w:sdtPr>
        <w:sdtContent>
          <w:r w:rsidR="006D4D08" w:rsidRPr="006D4D08">
            <w:t>[22]</w:t>
          </w:r>
        </w:sdtContent>
      </w:sdt>
      <w:r w:rsidRPr="00A14C2E">
        <w:t xml:space="preserve"> ;</w:t>
      </w:r>
    </w:p>
    <w:p w14:paraId="13AD97A7" w14:textId="77777777" w:rsidR="00AB6167" w:rsidRPr="00074C7C" w:rsidRDefault="003470F4"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proofErr w:type="gramStart"/>
      <w:r w:rsidRPr="00A14C2E">
        <w:t>and</w:t>
      </w:r>
      <w:proofErr w:type="gramEnd"/>
      <w:r w:rsidRPr="00A14C2E">
        <w:t xml:space="preserve">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w:t>
      </w:r>
      <w:proofErr w:type="spellStart"/>
      <w:r w:rsidRPr="00A14C2E">
        <w:t>inate</w:t>
      </w:r>
      <w:proofErr w:type="spellEnd"/>
      <w:r w:rsidRPr="00A14C2E">
        <w:t xml:space="preserv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 xml:space="preserve">YENİDEN ÇİZİLECEK 2 </w:t>
      </w:r>
      <w:proofErr w:type="spellStart"/>
      <w:r w:rsidRPr="00074C7C">
        <w:rPr>
          <w:highlight w:val="yellow"/>
        </w:rPr>
        <w:t>eksen</w:t>
      </w:r>
      <w:proofErr w:type="spellEnd"/>
      <w:r w:rsidRPr="00074C7C">
        <w:rPr>
          <w:highlight w:val="yellow"/>
        </w:rPr>
        <w:t xml:space="preserve"> </w:t>
      </w:r>
      <w:proofErr w:type="spellStart"/>
      <w:r w:rsidRPr="00074C7C">
        <w:rPr>
          <w:highlight w:val="yellow"/>
        </w:rPr>
        <w:t>kullanılacak</w:t>
      </w:r>
      <w:proofErr w:type="spellEnd"/>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with resp</w:t>
      </w:r>
      <w:proofErr w:type="spellStart"/>
      <w:r w:rsidR="00AB6167" w:rsidRPr="00A14C2E">
        <w:t>ect</w:t>
      </w:r>
      <w:proofErr w:type="spellEnd"/>
      <w:r w:rsidR="00AB6167" w:rsidRPr="00A14C2E">
        <w:t xml:space="preserve"> to </w:t>
      </w:r>
      <w:proofErr w:type="spellStart"/>
      <w:r w:rsidR="00AB6167" w:rsidRPr="00A14C2E">
        <w:t>nanolaminate</w:t>
      </w:r>
      <w:proofErr w:type="spellEnd"/>
      <w:r w:rsidR="00AB6167" w:rsidRPr="00A14C2E">
        <w:t xml:space="preserv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w:t>
      </w:r>
      <w:proofErr w:type="spellStart"/>
      <w:r w:rsidRPr="00A14C2E">
        <w:t>var</w:t>
      </w:r>
      <w:proofErr w:type="spellEnd"/>
      <w:r w:rsidRPr="00A14C2E">
        <w:rPr>
          <w:lang w:val="tr-TR"/>
        </w:rPr>
        <w:t>y</w:t>
      </w:r>
      <w:r w:rsidRPr="00A14C2E">
        <w:t xml:space="preserve"> from 9 eV down to 3.5 eV in Table </w:t>
      </w:r>
      <w:r w:rsidR="00227BFE">
        <w:t>3</w:t>
      </w:r>
      <w:r w:rsidRPr="00A14C2E">
        <w:t>.</w:t>
      </w:r>
    </w:p>
    <w:p w14:paraId="0F239886" w14:textId="7662A974"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NdLCBbMjR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6D4D08" w:rsidRPr="006D4D08">
            <w:rPr>
              <w:bCs/>
            </w:rPr>
            <w:t>[22], [23.]</w:t>
          </w:r>
        </w:sdtContent>
      </w:sdt>
    </w:p>
    <w:p w14:paraId="639F05C6" w14:textId="0D6D27C3" w:rsidR="00AB6167" w:rsidRDefault="00074C7C" w:rsidP="003E0789">
      <w:pPr>
        <w:pStyle w:val="MDPI52figure"/>
        <w:ind w:left="2608"/>
        <w:jc w:val="left"/>
        <w:rPr>
          <w:ins w:id="430"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431" w:author="Ayperi Ülkü" w:date="2024-03-19T23:40:00Z"/>
        </w:rPr>
      </w:pPr>
    </w:p>
    <w:p w14:paraId="4BEDFCF3" w14:textId="0AE2BA25" w:rsidR="00012EDF" w:rsidRPr="00074C7C" w:rsidRDefault="00012EDF" w:rsidP="00012EDF">
      <w:pPr>
        <w:pStyle w:val="MDPI31text"/>
        <w:rPr>
          <w:ins w:id="432" w:author="Ayperi Ülkü" w:date="2024-03-19T23:40:00Z"/>
          <w:lang w:val="tr-TR"/>
        </w:rPr>
      </w:pPr>
      <w:ins w:id="433" w:author="Ayperi Ülkü" w:date="2024-03-19T23:40:00Z">
        <w:r w:rsidRPr="00012EDF">
          <w:rPr>
            <w:highlight w:val="yellow"/>
            <w:lang w:val="tr-TR"/>
            <w:rPrChange w:id="434"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435" w:author="Ayperi Ülkü" w:date="2024-03-19T23:40:00Z">
            <w:rPr/>
          </w:rPrChange>
        </w:rPr>
      </w:pPr>
    </w:p>
    <w:p w14:paraId="66AD6680" w14:textId="330C9F38"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w:t>
      </w:r>
      <w:proofErr w:type="spellStart"/>
      <w:r w:rsidRPr="00A14C2E">
        <w:rPr>
          <w:bCs/>
          <w:lang w:val="tr-TR"/>
        </w:rPr>
        <w:t>Maxwell-Garnet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815455177"/>
          <w:placeholder>
            <w:docPart w:val="930E5C1D77804AC8ACE7773DA3B31F16"/>
          </w:placeholder>
        </w:sdtPr>
        <w:sdtContent>
          <w:r w:rsidR="006D4D08" w:rsidRPr="006D4D08">
            <w:rPr>
              <w:bCs/>
              <w:lang w:val="tr-TR"/>
            </w:rPr>
            <w:t>[11]</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two</w:t>
      </w:r>
      <w:proofErr w:type="spellEnd"/>
      <w:r w:rsidRPr="00A14C2E">
        <w:rPr>
          <w:bCs/>
          <w:lang w:val="tr-TR"/>
        </w:rPr>
        <w:t xml:space="preserve">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57CCB3F2"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ExXSwgWzI1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
          <w:id w:val="-2119133308"/>
          <w:placeholder>
            <w:docPart w:val="9E492FEA7C4442B39AB313D3152752E3"/>
          </w:placeholder>
        </w:sdtPr>
        <w:sdtContent>
          <w:r w:rsidR="006D4D08" w:rsidRPr="006D4D08">
            <w:t>[11], [25]</w:t>
          </w:r>
        </w:sdtContent>
      </w:sdt>
      <w:r w:rsidRPr="00A14C2E">
        <w:t xml:space="preserve"> as Eq.2;</w:t>
      </w:r>
    </w:p>
    <w:p w14:paraId="54D2142B" w14:textId="77777777" w:rsidR="00AB6167" w:rsidRPr="00012EDF" w:rsidRDefault="00AB6167" w:rsidP="003E0789">
      <w:pPr>
        <w:pStyle w:val="MDPI31text"/>
        <w:rPr>
          <w:ins w:id="436"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437" w:author="Ayperi Ülkü" w:date="2024-03-19T23:41:00Z">
        <w:r w:rsidRPr="00012EDF">
          <w:rPr>
            <w:highlight w:val="yellow"/>
            <w:rPrChange w:id="438" w:author="Ayperi Ülkü" w:date="2024-03-19T23:41:00Z">
              <w:rPr/>
            </w:rPrChange>
          </w:rPr>
          <w:lastRenderedPageBreak/>
          <w:t>FORMÜLE NO VER</w:t>
        </w:r>
      </w:ins>
    </w:p>
    <w:p w14:paraId="1A5C977B" w14:textId="77777777" w:rsidR="00AB6167" w:rsidRPr="00A14C2E" w:rsidRDefault="00AB6167" w:rsidP="003E0789">
      <w:pPr>
        <w:pStyle w:val="MDPI32textnoindent"/>
      </w:pPr>
      <w:proofErr w:type="gramStart"/>
      <w:r w:rsidRPr="00A14C2E">
        <w:t>where</w:t>
      </w:r>
      <w:proofErr w:type="gramEnd"/>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439"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440" w:author="Ayperi Ülkü" w:date="2024-03-19T23:41:00Z">
        <w:r w:rsidRPr="00012EDF">
          <w:rPr>
            <w:rFonts w:eastAsiaTheme="minorHAnsi"/>
            <w:b/>
            <w:highlight w:val="yellow"/>
            <w:rPrChange w:id="441"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w:t>
      </w:r>
      <w:proofErr w:type="gramStart"/>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w:t>
      </w:r>
      <w:proofErr w:type="gramEnd"/>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proofErr w:type="spellStart"/>
      <w:r w:rsidRPr="00A14C2E">
        <w:rPr>
          <w:lang w:val="tr-TR"/>
        </w:rPr>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012EDF" w:rsidRDefault="003470F4" w:rsidP="003E0789">
      <w:pPr>
        <w:pStyle w:val="MDPI31text"/>
        <w:rPr>
          <w:ins w:id="442"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443" w:author="Ayperi Ülkü" w:date="2024-03-19T23:41:00Z"/>
        </w:rPr>
      </w:pPr>
    </w:p>
    <w:p w14:paraId="53ECD0A8" w14:textId="0DCADFBC" w:rsidR="00012EDF" w:rsidRPr="00A14C2E" w:rsidRDefault="00012EDF" w:rsidP="00012EDF">
      <w:pPr>
        <w:pStyle w:val="MDPI51figurecaption"/>
        <w:rPr>
          <w:ins w:id="444" w:author="Ayperi Ülkü" w:date="2024-03-19T23:41:00Z"/>
          <w:rFonts w:eastAsiaTheme="minorHAnsi"/>
        </w:rPr>
      </w:pPr>
      <w:ins w:id="445"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446"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447" w:author="Ayperi Ülkü" w:date="2024-03-19T23:41:00Z"/>
          <w:rFonts w:eastAsiaTheme="minorHAnsi"/>
        </w:rPr>
      </w:pPr>
      <w:ins w:id="448"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449"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450" w:author="Ayperi Ülkü" w:date="2024-03-19T23:42:00Z"/>
          <w:lang w:val="tr-TR"/>
        </w:rPr>
      </w:pPr>
    </w:p>
    <w:p w14:paraId="551303AE" w14:textId="60CD9174" w:rsidR="00012EDF" w:rsidRPr="00A14C2E" w:rsidRDefault="00012EDF" w:rsidP="00012EDF">
      <w:pPr>
        <w:pStyle w:val="MDPI51figurecaption"/>
        <w:rPr>
          <w:ins w:id="451" w:author="Ayperi Ülkü" w:date="2024-03-19T23:42:00Z"/>
          <w:rFonts w:eastAsiaTheme="minorHAnsi"/>
        </w:rPr>
      </w:pPr>
      <w:ins w:id="452"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51799E22"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Schrödinger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867959373"/>
          <w:placeholder>
            <w:docPart w:val="85E1AEDFA3684AC9B6A4DD3209243364"/>
          </w:placeholder>
        </w:sdtPr>
        <w:sdtContent>
          <w:r w:rsidR="006D4D08" w:rsidRPr="006D4D08">
            <w:rPr>
              <w:shd w:val="clear" w:color="auto" w:fill="FFFFFF"/>
            </w:rPr>
            <w:t>[8]</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
          <w:id w:val="-860437510"/>
          <w:placeholder>
            <w:docPart w:val="1839B1B977164410914E70811F54F1EC"/>
          </w:placeholder>
        </w:sdtPr>
        <w:sdtContent>
          <w:r w:rsidR="006D4D08" w:rsidRPr="006D4D08">
            <w:rPr>
              <w:shd w:val="clear" w:color="auto" w:fill="FFFFFF"/>
            </w:rPr>
            <w:t>[6]</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006D4D08" w:rsidRPr="006D4D08">
            <w:rPr>
              <w:shd w:val="clear" w:color="auto" w:fill="FFFFFF"/>
            </w:rPr>
            <w:t>[12]</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247A584"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6D4D08" w:rsidRPr="006D4D08">
            <w:t>[17]</w:t>
          </w:r>
        </w:sdtContent>
      </w:sdt>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6D4D08" w:rsidRPr="006D4D08">
            <w:rPr>
              <w:shd w:val="clear" w:color="auto" w:fill="FFFFFF"/>
            </w:rPr>
            <w:t>[17]</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6D4D08" w:rsidRPr="006D4D08">
            <w:rPr>
              <w:shd w:val="clear" w:color="auto" w:fill="FFFFFF"/>
            </w:rPr>
            <w:t>[18]</w:t>
          </w:r>
        </w:sdtContent>
      </w:sdt>
      <w:r w:rsidRPr="00A14C2E">
        <w:rPr>
          <w:shd w:val="clear" w:color="auto" w:fill="FFFFFF"/>
        </w:rPr>
        <w:t>.</w:t>
      </w:r>
    </w:p>
    <w:p w14:paraId="7E72D781" w14:textId="60D84E58"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Td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6D4D08" w:rsidRPr="006D4D08">
            <w:rPr>
              <w:lang w:val="tr-TR"/>
            </w:rPr>
            <w:t>[4.]</w:t>
          </w:r>
        </w:sdtContent>
      </w:sdt>
    </w:p>
    <w:p w14:paraId="16C26414" w14:textId="77777777" w:rsidR="00AB6167" w:rsidRDefault="00AB6167" w:rsidP="003E0789">
      <w:pPr>
        <w:pStyle w:val="MDPI52figure"/>
        <w:ind w:left="2608"/>
        <w:jc w:val="left"/>
        <w:rPr>
          <w:ins w:id="453"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3">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454" w:author="Ayperi Ülkü" w:date="2024-03-19T23:42:00Z"/>
          <w:rFonts w:eastAsiaTheme="minorHAnsi"/>
        </w:rPr>
      </w:pPr>
      <w:ins w:id="455"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w:t>
      </w:r>
      <w:proofErr w:type="spellStart"/>
      <w:r w:rsidRPr="00A14C2E">
        <w:t>unitless</w:t>
      </w:r>
      <w:proofErr w:type="spellEnd"/>
      <w:r w:rsidRPr="00A14C2E">
        <w:t>,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25DCAED6" w:rsidR="00AB6167" w:rsidRPr="00A14C2E" w:rsidRDefault="00AB6167" w:rsidP="003E0789">
      <w:pPr>
        <w:pStyle w:val="MDPI31text"/>
      </w:pPr>
      <w:proofErr w:type="gramStart"/>
      <w:r w:rsidRPr="00A14C2E">
        <w:t>as</w:t>
      </w:r>
      <w:proofErr w:type="gramEnd"/>
      <w:r w:rsidRPr="00A14C2E">
        <w:t xml:space="preserve">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6D4D08" w:rsidRPr="006D4D08">
            <w:t>[26]</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 xml:space="preserve">At the end of calculation process, we introduce and propose a </w:t>
      </w:r>
      <w:proofErr w:type="spellStart"/>
      <w:r w:rsidRPr="00A14C2E">
        <w:t>unitless</w:t>
      </w:r>
      <w:proofErr w:type="spellEnd"/>
      <w:r w:rsidRPr="00A14C2E">
        <w:t xml:space="preserve"> figure of merit as Equation-4:</w:t>
      </w:r>
    </w:p>
    <w:p w14:paraId="7E7091B6" w14:textId="4637CED3" w:rsidR="00AB6167" w:rsidRPr="00012EDF" w:rsidRDefault="003470F4" w:rsidP="003E0789">
      <w:pPr>
        <w:pStyle w:val="MDPI31text"/>
        <w:rPr>
          <w:ins w:id="456"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457" w:author="Ayperi Ülkü" w:date="2024-03-19T23:42:00Z"/>
        </w:rPr>
      </w:pPr>
    </w:p>
    <w:p w14:paraId="03F2B333" w14:textId="1C2708D2" w:rsidR="00012EDF" w:rsidRPr="00A14C2E" w:rsidRDefault="00012EDF" w:rsidP="00012EDF">
      <w:pPr>
        <w:pStyle w:val="MDPI51figurecaption"/>
        <w:rPr>
          <w:ins w:id="458" w:author="Ayperi Ülkü" w:date="2024-03-19T23:42:00Z"/>
          <w:rFonts w:eastAsiaTheme="minorHAnsi"/>
        </w:rPr>
      </w:pPr>
      <w:ins w:id="459"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proofErr w:type="gramStart"/>
      <w:r w:rsidRPr="00A14C2E">
        <w:t>with</w:t>
      </w:r>
      <w:proofErr w:type="gramEnd"/>
      <w:r w:rsidRPr="00A14C2E">
        <w:t xml:space="preserve">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proofErr w:type="spellStart"/>
      <w:r w:rsidRPr="00A14C2E">
        <w:rPr>
          <w:lang w:val="tr-TR"/>
        </w:rPr>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Default="003E0789" w:rsidP="003E0789">
      <w:pPr>
        <w:pStyle w:val="MDPI52figure"/>
        <w:rPr>
          <w:ins w:id="460"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461" w:author="Ayperi Ülkü" w:date="2024-03-19T23:42:00Z">
        <w:r w:rsidRPr="00012EDF">
          <w:rPr>
            <w:highlight w:val="yellow"/>
            <w:rPrChange w:id="462"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b</w:t>
      </w:r>
      <w:proofErr w:type="gramEnd"/>
      <w:r w:rsidR="00AB6167" w:rsidRPr="00A14C2E">
        <w:t>)</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proofErr w:type="gramStart"/>
      <w:r w:rsidR="00AB6167" w:rsidRPr="00A14C2E">
        <w:t>a</w:t>
      </w:r>
      <w:proofErr w:type="gramEnd"/>
      <w:r w:rsidR="00AB6167" w:rsidRPr="00A14C2E">
        <w:t>,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463" w:author="Ayperi Ülkü" w:date="2024-03-19T23:43:00Z"/>
        </w:rPr>
      </w:pPr>
      <w:ins w:id="464"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465" w:author="Ayperi Ülkü" w:date="2024-03-19T23:43:00Z"/>
          <w:lang w:val="tr-TR"/>
        </w:rPr>
      </w:pPr>
    </w:p>
    <w:p w14:paraId="7670F657" w14:textId="599CB243" w:rsidR="00730EFE" w:rsidRDefault="00AB6167" w:rsidP="00701F52">
      <w:pPr>
        <w:pStyle w:val="MDPI31text"/>
        <w:rPr>
          <w:ins w:id="466" w:author="Ayperi Ülkü" w:date="2024-03-19T21:37:00Z"/>
          <w:lang w:val="tr-TR"/>
        </w:rPr>
      </w:pPr>
      <w:del w:id="467" w:author="Ayperi Ülkü" w:date="2024-03-19T21:37:00Z">
        <w:r w:rsidRPr="00A14C2E" w:rsidDel="00730EFE">
          <w:rPr>
            <w:lang w:val="tr-TR"/>
          </w:rPr>
          <w:delText xml:space="preserve">This graph shows the leakage current characteristics in hot electron/hole injection model </w:delText>
        </w:r>
      </w:del>
      <w:customXmlDelRangeStart w:id="468"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468"/>
          <w:r w:rsidR="006D4D08" w:rsidRPr="006D4D08">
            <w:rPr>
              <w:lang w:val="tr-TR"/>
            </w:rPr>
            <w:t>[17]</w:t>
          </w:r>
          <w:proofErr w:type="spellStart"/>
          <w:customXmlDelRangeStart w:id="469" w:author="Ayperi Ülkü" w:date="2024-03-19T21:37:00Z"/>
        </w:sdtContent>
      </w:sdt>
      <w:customXmlDelRangeEnd w:id="469"/>
      <w:del w:id="470"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471" w:author="Ayperi Ülkü" w:date="2024-03-19T21:37:00Z">
        <w:r w:rsidR="00730EFE" w:rsidRPr="00A14C2E">
          <w:rPr>
            <w:lang w:val="tr-TR"/>
          </w:rPr>
          <w:t>This</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characteristics</w:t>
        </w:r>
        <w:proofErr w:type="spellEnd"/>
        <w:r w:rsidR="00730EFE" w:rsidRPr="00A14C2E">
          <w:rPr>
            <w:lang w:val="tr-TR"/>
          </w:rPr>
          <w:t xml:space="preserve"> in </w:t>
        </w:r>
        <w:proofErr w:type="spellStart"/>
        <w:r w:rsidR="00730EFE" w:rsidRPr="00A14C2E">
          <w:rPr>
            <w:lang w:val="tr-TR"/>
          </w:rPr>
          <w:t>the</w:t>
        </w:r>
        <w:proofErr w:type="spellEnd"/>
        <w:r w:rsidR="00730EFE" w:rsidRPr="00A14C2E">
          <w:rPr>
            <w:lang w:val="tr-TR"/>
          </w:rPr>
          <w:t xml:space="preserve"> hot </w:t>
        </w:r>
        <w:proofErr w:type="spellStart"/>
        <w:r w:rsidR="00730EFE" w:rsidRPr="00A14C2E">
          <w:rPr>
            <w:lang w:val="tr-TR"/>
          </w:rPr>
          <w:t>electron</w:t>
        </w:r>
        <w:proofErr w:type="spellEnd"/>
        <w:r w:rsidR="00730EFE" w:rsidRPr="00A14C2E">
          <w:rPr>
            <w:lang w:val="tr-TR"/>
          </w:rPr>
          <w:t xml:space="preserve">/hole </w:t>
        </w:r>
        <w:proofErr w:type="spellStart"/>
        <w:r w:rsidR="00730EFE" w:rsidRPr="00A14C2E">
          <w:rPr>
            <w:lang w:val="tr-TR"/>
          </w:rPr>
          <w:t>injection</w:t>
        </w:r>
        <w:proofErr w:type="spellEnd"/>
        <w:r w:rsidR="00730EFE" w:rsidRPr="00A14C2E">
          <w:rPr>
            <w:lang w:val="tr-TR"/>
          </w:rPr>
          <w:t xml:space="preserve"> model.</w:t>
        </w:r>
      </w:ins>
      <w:customXmlInsRangeStart w:id="472"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472"/>
          <w:r w:rsidR="006D4D08" w:rsidRPr="006D4D08">
            <w:rPr>
              <w:lang w:val="tr-TR"/>
            </w:rPr>
            <w:t>[17]</w:t>
          </w:r>
          <w:customXmlInsRangeStart w:id="473" w:author="Ayperi Ülkü" w:date="2024-03-19T21:37:00Z"/>
        </w:sdtContent>
      </w:sdt>
      <w:customXmlInsRangeEnd w:id="473"/>
      <w:ins w:id="474" w:author="Ayperi Ülkü" w:date="2024-03-19T21:37:00Z">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traditional</w:t>
        </w:r>
        <w:proofErr w:type="spellEnd"/>
        <w:r w:rsidR="00730EFE" w:rsidRPr="00A14C2E">
          <w:rPr>
            <w:lang w:val="tr-TR"/>
          </w:rPr>
          <w:t xml:space="preserve">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TiO</w:t>
        </w:r>
        <w:r w:rsidR="00730EFE" w:rsidRPr="00A14C2E">
          <w:rPr>
            <w:vertAlign w:val="subscript"/>
            <w:lang w:val="tr-TR"/>
          </w:rPr>
          <w:t>2</w:t>
        </w:r>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lowest</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around</w:t>
        </w:r>
        <w:proofErr w:type="spellEnd"/>
        <w:r w:rsidR="00730EFE" w:rsidRPr="00A14C2E">
          <w:rPr>
            <w:lang w:val="tr-TR"/>
          </w:rPr>
          <w:t xml:space="preserve"> 10</w:t>
        </w:r>
        <w:r w:rsidR="00730EFE" w:rsidRPr="00A14C2E">
          <w:rPr>
            <w:vertAlign w:val="superscript"/>
            <w:lang w:val="tr-TR"/>
          </w:rPr>
          <w:t>-13</w:t>
        </w:r>
        <w:r w:rsidR="00730EFE" w:rsidRPr="00A14C2E">
          <w:rPr>
            <w:lang w:val="tr-TR"/>
          </w:rPr>
          <w:t xml:space="preserve"> A at 0.75V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our</w:t>
        </w:r>
        <w:proofErr w:type="spellEnd"/>
        <w:r w:rsidR="00730EFE" w:rsidRPr="00A14C2E">
          <w:rPr>
            <w:lang w:val="tr-TR"/>
          </w:rPr>
          <w:t xml:space="preserve"> </w:t>
        </w:r>
        <w:proofErr w:type="spellStart"/>
        <w:r w:rsidR="00730EFE" w:rsidRPr="00A14C2E">
          <w:rPr>
            <w:lang w:val="tr-TR"/>
          </w:rPr>
          <w:t>specific</w:t>
        </w:r>
        <w:proofErr w:type="spellEnd"/>
        <w:r w:rsidR="00730EFE" w:rsidRPr="00A14C2E">
          <w:rPr>
            <w:lang w:val="tr-TR"/>
          </w:rPr>
          <w:t xml:space="preserve"> FinFET </w:t>
        </w:r>
        <w:proofErr w:type="spellStart"/>
        <w:r w:rsidR="00730EFE" w:rsidRPr="00A14C2E">
          <w:rPr>
            <w:lang w:val="tr-TR"/>
          </w:rPr>
          <w:t>under</w:t>
        </w:r>
        <w:proofErr w:type="spellEnd"/>
        <w:r w:rsidR="00730EFE" w:rsidRPr="00A14C2E">
          <w:rPr>
            <w:lang w:val="tr-TR"/>
          </w:rPr>
          <w:t xml:space="preserve"> </w:t>
        </w:r>
        <w:proofErr w:type="spellStart"/>
        <w:r w:rsidR="00730EFE" w:rsidRPr="00A14C2E">
          <w:rPr>
            <w:lang w:val="tr-TR"/>
          </w:rPr>
          <w:t>study</w:t>
        </w:r>
        <w:proofErr w:type="spellEnd"/>
        <w:r w:rsidR="00730EFE" w:rsidRPr="00A14C2E">
          <w:rPr>
            <w:lang w:val="tr-TR"/>
          </w:rPr>
          <w:t xml:space="preserve">, </w:t>
        </w:r>
        <w:proofErr w:type="spellStart"/>
        <w:r w:rsidR="00730EFE" w:rsidRPr="00A14C2E">
          <w:rPr>
            <w:lang w:val="tr-TR"/>
          </w:rPr>
          <w:t>shown</w:t>
        </w:r>
        <w:proofErr w:type="spellEnd"/>
        <w:r w:rsidR="00730EFE" w:rsidRPr="00A14C2E">
          <w:rPr>
            <w:lang w:val="tr-TR"/>
          </w:rPr>
          <w:t xml:space="preserve"> in </w:t>
        </w:r>
        <w:proofErr w:type="spellStart"/>
        <w:r w:rsidR="00730EFE" w:rsidRPr="00A14C2E">
          <w:rPr>
            <w:lang w:val="tr-TR"/>
          </w:rPr>
          <w:t>Figure</w:t>
        </w:r>
        <w:proofErr w:type="spellEnd"/>
        <w:r w:rsidR="00730EFE" w:rsidRPr="00A14C2E">
          <w:rPr>
            <w:lang w:val="tr-TR"/>
          </w:rPr>
          <w:t xml:space="preserve"> 1.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generally</w:t>
        </w:r>
        <w:proofErr w:type="spellEnd"/>
        <w:r w:rsidR="00730EFE" w:rsidRPr="00A14C2E">
          <w:rPr>
            <w:lang w:val="tr-TR"/>
          </w:rPr>
          <w:t xml:space="preserve"> </w:t>
        </w:r>
        <w:proofErr w:type="spellStart"/>
        <w:r w:rsidR="00730EFE" w:rsidRPr="00A14C2E">
          <w:rPr>
            <w:lang w:val="tr-TR"/>
          </w:rPr>
          <w:t>show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w:t>
        </w:r>
        <w:proofErr w:type="gramStart"/>
        <w:r w:rsidR="00730EFE" w:rsidRPr="00A14C2E">
          <w:rPr>
            <w:lang w:val="tr-TR"/>
          </w:rPr>
          <w:t>trend</w:t>
        </w:r>
        <w:proofErr w:type="gram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this</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decreasing</w:t>
        </w:r>
        <w:proofErr w:type="spell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increasing</w:t>
        </w:r>
        <w:proofErr w:type="spellEnd"/>
        <w:r w:rsidR="00730EFE" w:rsidRPr="00A14C2E">
          <w:rPr>
            <w:lang w:val="tr-TR"/>
          </w:rPr>
          <w:t xml:space="preserve"> </w:t>
        </w:r>
        <w:proofErr w:type="spellStart"/>
        <w:r w:rsidR="00730EFE" w:rsidRPr="00A14C2E">
          <w:rPr>
            <w:lang w:val="tr-TR"/>
          </w:rPr>
          <w:t>gate-source</w:t>
        </w:r>
        <w:proofErr w:type="spellEnd"/>
        <w:r w:rsidR="00730EFE" w:rsidRPr="00A14C2E">
          <w:rPr>
            <w:lang w:val="tr-TR"/>
          </w:rPr>
          <w:t xml:space="preserve"> </w:t>
        </w:r>
        <w:proofErr w:type="spellStart"/>
        <w:r w:rsidR="00730EFE" w:rsidRPr="00A14C2E">
          <w:rPr>
            <w:lang w:val="tr-TR"/>
          </w:rPr>
          <w:t>voltage</w:t>
        </w:r>
        <w:proofErr w:type="spellEnd"/>
        <w:r w:rsidR="00730EFE" w:rsidRPr="00A14C2E">
          <w:rPr>
            <w:lang w:val="tr-TR"/>
          </w:rPr>
          <w:t xml:space="preserve"> </w:t>
        </w:r>
        <w:proofErr w:type="spellStart"/>
        <w:r w:rsidR="00730EFE" w:rsidRPr="00A14C2E">
          <w:rPr>
            <w:lang w:val="tr-TR"/>
          </w:rPr>
          <w:t>due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better</w:t>
        </w:r>
        <w:proofErr w:type="spellEnd"/>
        <w:r w:rsidR="00730EFE" w:rsidRPr="00A14C2E">
          <w:rPr>
            <w:lang w:val="tr-TR"/>
          </w:rPr>
          <w:t xml:space="preserve"> </w:t>
        </w:r>
        <w:proofErr w:type="spellStart"/>
        <w:r w:rsidR="00730EFE" w:rsidRPr="00A14C2E">
          <w:rPr>
            <w:lang w:val="tr-TR"/>
          </w:rPr>
          <w:t>depletion</w:t>
        </w:r>
        <w:proofErr w:type="spellEnd"/>
        <w:r w:rsidR="00730EFE" w:rsidRPr="00A14C2E">
          <w:rPr>
            <w:lang w:val="tr-TR"/>
          </w:rPr>
          <w:t xml:space="preserve"> </w:t>
        </w:r>
        <w:proofErr w:type="spellStart"/>
        <w:r w:rsidR="00730EFE" w:rsidRPr="00A14C2E">
          <w:rPr>
            <w:lang w:val="tr-TR"/>
          </w:rPr>
          <w:t>region</w:t>
        </w:r>
        <w:proofErr w:type="spellEnd"/>
        <w:r w:rsidR="00730EFE" w:rsidRPr="00A14C2E">
          <w:rPr>
            <w:lang w:val="tr-TR"/>
          </w:rPr>
          <w:t xml:space="preserve"> </w:t>
        </w:r>
        <w:proofErr w:type="spellStart"/>
        <w:r w:rsidR="00730EFE" w:rsidRPr="00A14C2E">
          <w:rPr>
            <w:lang w:val="tr-TR"/>
          </w:rPr>
          <w:t>formation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right</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FinFETs </w:t>
        </w:r>
        <w:proofErr w:type="spellStart"/>
        <w:r w:rsidR="00730EFE" w:rsidRPr="00A14C2E">
          <w:rPr>
            <w:lang w:val="tr-TR"/>
          </w:rPr>
          <w:t>with</w:t>
        </w:r>
        <w:proofErr w:type="spellEnd"/>
        <w:r w:rsidR="00730EFE" w:rsidRPr="00A14C2E">
          <w:rPr>
            <w:lang w:val="tr-TR"/>
          </w:rPr>
          <w:t xml:space="preserve"> FGM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oxides</w:t>
        </w:r>
        <w:proofErr w:type="spellEnd"/>
        <w:r w:rsidR="00730EFE" w:rsidRPr="00A14C2E">
          <w:rPr>
            <w:lang w:val="tr-TR"/>
          </w:rPr>
          <w:t xml:space="preserve">, </w:t>
        </w:r>
        <w:proofErr w:type="spellStart"/>
        <w:r w:rsidR="00730EFE" w:rsidRPr="00A14C2E">
          <w:rPr>
            <w:lang w:val="tr-TR"/>
          </w:rPr>
          <w:t>labeled</w:t>
        </w:r>
        <w:proofErr w:type="spellEnd"/>
        <w:r w:rsidR="00730EFE" w:rsidRPr="00A14C2E">
          <w:rPr>
            <w:lang w:val="tr-TR"/>
          </w:rPr>
          <w:t xml:space="preserve"> FGM-A </w:t>
        </w:r>
        <w:proofErr w:type="spellStart"/>
        <w:r w:rsidR="00730EFE" w:rsidRPr="00A14C2E">
          <w:rPr>
            <w:lang w:val="tr-TR"/>
          </w:rPr>
          <w:t>through</w:t>
        </w:r>
        <w:proofErr w:type="spellEnd"/>
        <w:r w:rsidR="00730EFE" w:rsidRPr="00A14C2E">
          <w:rPr>
            <w:lang w:val="tr-TR"/>
          </w:rPr>
          <w:t xml:space="preserve"> FGM-N.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are</w:t>
        </w:r>
        <w:proofErr w:type="spellEnd"/>
        <w:r w:rsidR="00730EFE" w:rsidRPr="00A14C2E">
          <w:rPr>
            <w:lang w:val="tr-TR"/>
          </w:rPr>
          <w:t xml:space="preserve"> </w:t>
        </w:r>
        <w:proofErr w:type="spellStart"/>
        <w:r w:rsidR="00730EFE" w:rsidRPr="00A14C2E">
          <w:rPr>
            <w:lang w:val="tr-TR"/>
          </w:rPr>
          <w:t>closely</w:t>
        </w:r>
        <w:proofErr w:type="spellEnd"/>
        <w:r w:rsidR="00730EFE" w:rsidRPr="00A14C2E">
          <w:rPr>
            <w:lang w:val="tr-TR"/>
          </w:rPr>
          <w:t xml:space="preserve"> </w:t>
        </w:r>
        <w:proofErr w:type="spellStart"/>
        <w:r w:rsidR="00730EFE" w:rsidRPr="00A14C2E">
          <w:rPr>
            <w:lang w:val="tr-TR"/>
          </w:rPr>
          <w:t>grouped</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follow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control</w:t>
        </w:r>
        <w:proofErr w:type="spellEnd"/>
        <w:r w:rsidR="00730EFE" w:rsidRPr="00A14C2E">
          <w:rPr>
            <w:lang w:val="tr-TR"/>
          </w:rPr>
          <w:t xml:space="preserve"> </w:t>
        </w:r>
        <w:proofErr w:type="spellStart"/>
        <w:r w:rsidR="00730EFE" w:rsidRPr="00A14C2E">
          <w:rPr>
            <w:lang w:val="tr-TR"/>
          </w:rPr>
          <w:t>group</w:t>
        </w:r>
        <w:proofErr w:type="spellEnd"/>
        <w:r w:rsidR="00730EFE" w:rsidRPr="00A14C2E">
          <w:rPr>
            <w:lang w:val="tr-TR"/>
          </w:rPr>
          <w:t xml:space="preserve">, but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some</w:t>
        </w:r>
        <w:proofErr w:type="spellEnd"/>
        <w:r w:rsidR="00730EFE" w:rsidRPr="00A14C2E">
          <w:rPr>
            <w:lang w:val="tr-TR"/>
          </w:rPr>
          <w:t xml:space="preserve"> </w:t>
        </w:r>
        <w:proofErr w:type="spellStart"/>
        <w:r w:rsidR="00730EFE" w:rsidRPr="00A14C2E">
          <w:rPr>
            <w:lang w:val="tr-TR"/>
          </w:rPr>
          <w:t>variation</w:t>
        </w:r>
        <w:proofErr w:type="spellEnd"/>
        <w:r w:rsidR="00730EFE" w:rsidRPr="00A14C2E">
          <w:rPr>
            <w:lang w:val="tr-TR"/>
          </w:rPr>
          <w:t xml:space="preserve"> </w:t>
        </w:r>
        <w:proofErr w:type="spellStart"/>
        <w:r w:rsidR="00730EFE" w:rsidRPr="00A14C2E">
          <w:rPr>
            <w:lang w:val="tr-TR"/>
          </w:rPr>
          <w:t>between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different</w:t>
        </w:r>
        <w:proofErr w:type="spellEnd"/>
        <w:r w:rsidR="00730EFE" w:rsidRPr="00A14C2E">
          <w:rPr>
            <w:lang w:val="tr-TR"/>
          </w:rPr>
          <w:t xml:space="preserve"> FGM </w:t>
        </w:r>
        <w:proofErr w:type="spellStart"/>
        <w:r w:rsidR="00730EFE" w:rsidRPr="00A14C2E">
          <w:rPr>
            <w:lang w:val="tr-TR"/>
          </w:rPr>
          <w:t>materials</w:t>
        </w:r>
        <w:proofErr w:type="spellEnd"/>
        <w:r w:rsidR="00730EFE" w:rsidRPr="00A14C2E">
          <w:rPr>
            <w:lang w:val="tr-TR"/>
          </w:rPr>
          <w:t xml:space="preserve">. </w:t>
        </w:r>
        <w:proofErr w:type="spellStart"/>
        <w:r w:rsidR="00730EFE" w:rsidRPr="00A14C2E">
          <w:rPr>
            <w:lang w:val="tr-TR"/>
          </w:rPr>
          <w:t>Lower</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is </w:t>
        </w:r>
        <w:proofErr w:type="spellStart"/>
        <w:r w:rsidR="00730EFE" w:rsidRPr="00A14C2E">
          <w:rPr>
            <w:lang w:val="tr-TR"/>
          </w:rPr>
          <w:t>preferable</w:t>
        </w:r>
        <w:proofErr w:type="spellEnd"/>
        <w:r w:rsidR="00730EFE" w:rsidRPr="00A14C2E">
          <w:rPr>
            <w:lang w:val="tr-TR"/>
          </w:rPr>
          <w:t xml:space="preserve">, </w:t>
        </w:r>
        <w:proofErr w:type="spellStart"/>
        <w:r w:rsidR="00730EFE" w:rsidRPr="00A14C2E">
          <w:rPr>
            <w:lang w:val="tr-TR"/>
          </w:rPr>
          <w:t>especially</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devices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w:t>
        </w:r>
        <w:proofErr w:type="spellStart"/>
        <w:r w:rsidR="00730EFE" w:rsidRPr="00A14C2E">
          <w:rPr>
            <w:lang w:val="tr-TR"/>
          </w:rPr>
          <w:t>EEPROMs</w:t>
        </w:r>
        <w:proofErr w:type="spellEnd"/>
        <w:r w:rsidR="00730EFE" w:rsidRPr="00A14C2E">
          <w:rPr>
            <w:lang w:val="tr-TR"/>
          </w:rPr>
          <w:t xml:space="preserve"> </w:t>
        </w:r>
        <w:proofErr w:type="spellStart"/>
        <w:r w:rsidR="00730EFE" w:rsidRPr="00A14C2E">
          <w:rPr>
            <w:lang w:val="tr-TR"/>
          </w:rPr>
          <w:t>where</w:t>
        </w:r>
        <w:proofErr w:type="spellEnd"/>
        <w:r w:rsidR="00730EFE" w:rsidRPr="00A14C2E">
          <w:rPr>
            <w:lang w:val="tr-TR"/>
          </w:rPr>
          <w:t xml:space="preserve"> </w:t>
        </w:r>
        <w:proofErr w:type="spellStart"/>
        <w:r w:rsidR="00730EFE" w:rsidRPr="00A14C2E">
          <w:rPr>
            <w:lang w:val="tr-TR"/>
          </w:rPr>
          <w:t>high</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can </w:t>
        </w:r>
        <w:proofErr w:type="spellStart"/>
        <w:r w:rsidR="00730EFE" w:rsidRPr="00A14C2E">
          <w:rPr>
            <w:lang w:val="tr-TR"/>
          </w:rPr>
          <w:t>contribute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charge</w:t>
        </w:r>
        <w:proofErr w:type="spellEnd"/>
        <w:r w:rsidR="00730EFE" w:rsidRPr="00A14C2E">
          <w:rPr>
            <w:lang w:val="tr-TR"/>
          </w:rPr>
          <w:t xml:space="preserve"> </w:t>
        </w:r>
        <w:proofErr w:type="spellStart"/>
        <w:r w:rsidR="00730EFE" w:rsidRPr="00A14C2E">
          <w:rPr>
            <w:lang w:val="tr-TR"/>
          </w:rPr>
          <w:t>loss</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degradation</w:t>
        </w:r>
        <w:proofErr w:type="spellEnd"/>
        <w:r w:rsidR="00730EFE" w:rsidRPr="00A14C2E">
          <w:rPr>
            <w:lang w:val="tr-TR"/>
          </w:rPr>
          <w:t xml:space="preserve"> </w:t>
        </w:r>
        <w:proofErr w:type="spellStart"/>
        <w:r w:rsidR="00730EFE" w:rsidRPr="00A14C2E">
          <w:rPr>
            <w:lang w:val="tr-TR"/>
          </w:rPr>
          <w:t>over</w:t>
        </w:r>
        <w:proofErr w:type="spellEnd"/>
        <w:r w:rsidR="00730EFE" w:rsidRPr="00A14C2E">
          <w:rPr>
            <w:lang w:val="tr-TR"/>
          </w:rPr>
          <w:t xml:space="preserve"> time.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performance</w:t>
        </w:r>
        <w:proofErr w:type="spellEnd"/>
        <w:r w:rsidR="00730EFE" w:rsidRPr="00A14C2E">
          <w:rPr>
            <w:lang w:val="tr-TR"/>
          </w:rPr>
          <w:t xml:space="preserve"> of </w:t>
        </w:r>
        <w:proofErr w:type="spellStart"/>
        <w:r w:rsidR="00730EFE" w:rsidRPr="00A14C2E">
          <w:rPr>
            <w:lang w:val="tr-TR"/>
          </w:rPr>
          <w:t>FGMs</w:t>
        </w:r>
        <w:proofErr w:type="spellEnd"/>
        <w:r w:rsidR="00730EFE" w:rsidRPr="00A14C2E">
          <w:rPr>
            <w:lang w:val="tr-TR"/>
          </w:rPr>
          <w:t xml:space="preserve"> in </w:t>
        </w:r>
        <w:proofErr w:type="spellStart"/>
        <w:r w:rsidR="00730EFE" w:rsidRPr="00A14C2E">
          <w:rPr>
            <w:lang w:val="tr-TR"/>
          </w:rPr>
          <w:t>terms</w:t>
        </w:r>
        <w:proofErr w:type="spellEnd"/>
        <w:r w:rsidR="00730EFE" w:rsidRPr="00A14C2E">
          <w:rPr>
            <w:lang w:val="tr-TR"/>
          </w:rPr>
          <w:t xml:space="preserve"> of I</w:t>
        </w:r>
        <w:r w:rsidR="00730EFE" w:rsidRPr="00A14C2E">
          <w:rPr>
            <w:vertAlign w:val="subscript"/>
            <w:lang w:val="tr-TR"/>
          </w:rPr>
          <w:t>G</w:t>
        </w:r>
        <w:r w:rsidR="00730EFE" w:rsidRPr="00A14C2E">
          <w:rPr>
            <w:lang w:val="tr-TR"/>
          </w:rPr>
          <w:t xml:space="preserve"> </w:t>
        </w:r>
        <w:proofErr w:type="spellStart"/>
        <w:r w:rsidR="00730EFE" w:rsidRPr="00A14C2E">
          <w:rPr>
            <w:lang w:val="tr-TR"/>
          </w:rPr>
          <w:t>appears</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be </w:t>
        </w:r>
        <w:proofErr w:type="spellStart"/>
        <w:r w:rsidR="00730EFE" w:rsidRPr="00A14C2E">
          <w:rPr>
            <w:lang w:val="tr-TR"/>
          </w:rPr>
          <w:t>similar</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of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suggesting</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w:t>
        </w:r>
        <w:proofErr w:type="spellStart"/>
        <w:r w:rsidR="00730EFE" w:rsidRPr="00A14C2E">
          <w:rPr>
            <w:lang w:val="tr-TR"/>
          </w:rPr>
          <w:t>FGMs</w:t>
        </w:r>
        <w:proofErr w:type="spellEnd"/>
        <w:r w:rsidR="00730EFE" w:rsidRPr="00A14C2E">
          <w:rPr>
            <w:lang w:val="tr-TR"/>
          </w:rPr>
          <w:t xml:space="preserve"> </w:t>
        </w:r>
        <w:proofErr w:type="spellStart"/>
        <w:r w:rsidR="00730EFE" w:rsidRPr="00A14C2E">
          <w:rPr>
            <w:lang w:val="tr-TR"/>
          </w:rPr>
          <w:t>may</w:t>
        </w:r>
        <w:proofErr w:type="spellEnd"/>
        <w:r w:rsidR="00730EFE" w:rsidRPr="00A14C2E">
          <w:rPr>
            <w:lang w:val="tr-TR"/>
          </w:rPr>
          <w:t xml:space="preserve"> </w:t>
        </w:r>
        <w:proofErr w:type="spellStart"/>
        <w:r w:rsidR="00730EFE" w:rsidRPr="00A14C2E">
          <w:rPr>
            <w:lang w:val="tr-TR"/>
          </w:rPr>
          <w:t>provide</w:t>
        </w:r>
        <w:proofErr w:type="spellEnd"/>
        <w:r w:rsidR="00730EFE" w:rsidRPr="00A14C2E">
          <w:rPr>
            <w:lang w:val="tr-TR"/>
          </w:rPr>
          <w:t xml:space="preserve"> a </w:t>
        </w:r>
        <w:proofErr w:type="spellStart"/>
        <w:r w:rsidR="00730EFE" w:rsidRPr="00A14C2E">
          <w:rPr>
            <w:lang w:val="tr-TR"/>
          </w:rPr>
          <w:t>slight</w:t>
        </w:r>
        <w:proofErr w:type="spellEnd"/>
        <w:r w:rsidR="00730EFE" w:rsidRPr="00A14C2E">
          <w:rPr>
            <w:lang w:val="tr-TR"/>
          </w:rPr>
          <w:t xml:space="preserve">, </w:t>
        </w:r>
        <w:proofErr w:type="spellStart"/>
        <w:r w:rsidR="00730EFE" w:rsidRPr="00A14C2E">
          <w:rPr>
            <w:lang w:val="tr-TR"/>
          </w:rPr>
          <w:t>non-significant</w:t>
        </w:r>
        <w:proofErr w:type="spellEnd"/>
        <w:r w:rsidR="00730EFE" w:rsidRPr="00A14C2E">
          <w:rPr>
            <w:lang w:val="tr-TR"/>
          </w:rPr>
          <w:t xml:space="preserve"> </w:t>
        </w:r>
        <w:proofErr w:type="spellStart"/>
        <w:r w:rsidR="00730EFE" w:rsidRPr="00A14C2E">
          <w:rPr>
            <w:lang w:val="tr-TR"/>
          </w:rPr>
          <w:t>advantage</w:t>
        </w:r>
        <w:proofErr w:type="spellEnd"/>
        <w:r w:rsidR="00730EFE" w:rsidRPr="00A14C2E">
          <w:rPr>
            <w:lang w:val="tr-TR"/>
          </w:rPr>
          <w:t xml:space="preserve"> in </w:t>
        </w:r>
        <w:proofErr w:type="spellStart"/>
        <w:r w:rsidR="00730EFE" w:rsidRPr="00A14C2E">
          <w:rPr>
            <w:lang w:val="tr-TR"/>
          </w:rPr>
          <w:t>reducing</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but </w:t>
        </w:r>
        <w:proofErr w:type="spellStart"/>
        <w:r w:rsidR="00730EFE" w:rsidRPr="00A14C2E">
          <w:rPr>
            <w:lang w:val="tr-TR"/>
          </w:rPr>
          <w:t>they</w:t>
        </w:r>
        <w:proofErr w:type="spellEnd"/>
        <w:r w:rsidR="00730EFE" w:rsidRPr="00A14C2E">
          <w:rPr>
            <w:lang w:val="tr-TR"/>
          </w:rPr>
          <w:t xml:space="preserve"> do not </w:t>
        </w:r>
        <w:proofErr w:type="spellStart"/>
        <w:r w:rsidR="00730EFE" w:rsidRPr="00A14C2E">
          <w:rPr>
            <w:lang w:val="tr-TR"/>
          </w:rPr>
          <w:t>exhibit</w:t>
        </w:r>
        <w:proofErr w:type="spellEnd"/>
        <w:r w:rsidR="00730EFE" w:rsidRPr="00A14C2E">
          <w:rPr>
            <w:lang w:val="tr-TR"/>
          </w:rPr>
          <w:t xml:space="preserve"> </w:t>
        </w:r>
        <w:proofErr w:type="spellStart"/>
        <w:r w:rsidR="00730EFE" w:rsidRPr="00A14C2E">
          <w:rPr>
            <w:lang w:val="tr-TR"/>
          </w:rPr>
          <w:t>any</w:t>
        </w:r>
        <w:proofErr w:type="spellEnd"/>
        <w:r w:rsidR="00730EFE" w:rsidRPr="00A14C2E">
          <w:rPr>
            <w:lang w:val="tr-TR"/>
          </w:rPr>
          <w:t xml:space="preserve"> </w:t>
        </w:r>
        <w:proofErr w:type="spellStart"/>
        <w:r w:rsidR="00730EFE" w:rsidRPr="00A14C2E">
          <w:rPr>
            <w:lang w:val="tr-TR"/>
          </w:rPr>
          <w:t>deficiency</w:t>
        </w:r>
        <w:proofErr w:type="spellEnd"/>
        <w:r w:rsidR="00730EFE" w:rsidRPr="00A14C2E">
          <w:rPr>
            <w:lang w:val="tr-TR"/>
          </w:rPr>
          <w:t xml:space="preserve"> in </w:t>
        </w:r>
        <w:proofErr w:type="spellStart"/>
        <w:r w:rsidR="00730EFE" w:rsidRPr="00A14C2E">
          <w:rPr>
            <w:lang w:val="tr-TR"/>
          </w:rPr>
          <w:t>device</w:t>
        </w:r>
        <w:proofErr w:type="spellEnd"/>
        <w:r w:rsidR="00730EFE" w:rsidRPr="00A14C2E">
          <w:rPr>
            <w:lang w:val="tr-TR"/>
          </w:rPr>
          <w:t xml:space="preserve"> </w:t>
        </w:r>
        <w:proofErr w:type="spellStart"/>
        <w:r w:rsidR="00730EFE" w:rsidRPr="00A14C2E">
          <w:rPr>
            <w:lang w:val="tr-TR"/>
          </w:rPr>
          <w:t>reliability</w:t>
        </w:r>
        <w:proofErr w:type="spellEnd"/>
        <w:r w:rsidR="00730EFE" w:rsidRPr="00A14C2E">
          <w:rPr>
            <w:lang w:val="tr-TR"/>
          </w:rPr>
          <w:t>.</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r w:rsidR="00E4035B">
        <w:rPr>
          <w:lang w:val="tr-TR"/>
        </w:rPr>
        <w:t>FinFET</w:t>
      </w:r>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w:t>
      </w:r>
      <w:r w:rsidR="00E4035B">
        <w:rPr>
          <w:lang w:val="tr-TR"/>
        </w:rPr>
        <w:t>FinFET</w:t>
      </w:r>
      <w:r w:rsidRPr="00A14C2E">
        <w:rPr>
          <w:lang w:val="tr-TR"/>
        </w:rPr>
        <w:t xml:space="preserve">s. 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trend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ins w:id="475" w:author="aulku" w:date="2024-03-20T10:34:00Z">
        <w:r w:rsidR="00631BFC" w:rsidRPr="00631BFC">
          <w:rPr>
            <w:highlight w:val="yellow"/>
            <w:lang w:val="tr-TR"/>
            <w:rPrChange w:id="476"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477"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478" w:author="Ayperi Ülkü" w:date="2024-03-19T23:43:00Z"/>
        </w:rPr>
      </w:pPr>
      <w:ins w:id="479"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023C14E4" w:rsidR="00AB6167"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480" w:author="Ayperi Ülkü" w:date="2024-03-19T22:53:00Z">
        <w:r w:rsidRPr="001765E2">
          <w:t xml:space="preserve">We show </w:t>
        </w:r>
      </w:ins>
      <w:ins w:id="481" w:author="Ayperi Ülkü" w:date="2024-03-19T22:54:00Z">
        <w:r w:rsidRPr="001765E2">
          <w:t xml:space="preserve">k-graded </w:t>
        </w:r>
      </w:ins>
      <w:ins w:id="482" w:author="Ayperi Ülkü" w:date="2024-03-19T22:53:00Z">
        <w:r w:rsidRPr="001765E2">
          <w:t xml:space="preserve">gate oxides </w:t>
        </w:r>
      </w:ins>
      <w:ins w:id="483" w:author="Ayperi Ülkü" w:date="2024-03-19T22:52:00Z">
        <w:r w:rsidRPr="001765E2">
          <w:t xml:space="preserve">decrease </w:t>
        </w:r>
      </w:ins>
      <w:ins w:id="484" w:author="Ayperi Ülkü" w:date="2024-03-19T22:57:00Z">
        <w:r w:rsidRPr="001765E2">
          <w:rPr>
            <w:rPrChange w:id="485" w:author="Ayperi Ülkü" w:date="2024-03-19T22:58:00Z">
              <w:rPr>
                <w:highlight w:val="yellow"/>
              </w:rPr>
            </w:rPrChange>
          </w:rPr>
          <w:t xml:space="preserve">adverse </w:t>
        </w:r>
      </w:ins>
      <w:ins w:id="486" w:author="Ayperi Ülkü" w:date="2024-03-19T22:52:00Z">
        <w:r w:rsidRPr="001765E2">
          <w:t xml:space="preserve">interface trap effects and decrease </w:t>
        </w:r>
      </w:ins>
      <w:proofErr w:type="gramStart"/>
      <w:ins w:id="487" w:author="Ayperi Ülkü" w:date="2024-03-19T22:54:00Z">
        <w:r w:rsidRPr="001765E2">
          <w:t>gate-channel</w:t>
        </w:r>
        <w:proofErr w:type="gramEnd"/>
        <w:r w:rsidRPr="001765E2">
          <w:t xml:space="preserve"> </w:t>
        </w:r>
      </w:ins>
      <w:ins w:id="488" w:author="Ayperi Ülkü" w:date="2024-03-19T22:52:00Z">
        <w:r w:rsidRPr="001765E2">
          <w:t>leakage currents.</w:t>
        </w:r>
        <w:r>
          <w:t xml:space="preserve"> </w:t>
        </w:r>
      </w:ins>
      <w:del w:id="489" w:author="Ayperi Ülkü" w:date="2024-03-17T00:36:00Z">
        <w:r w:rsidRPr="00A14C2E" w:rsidDel="006B0048">
          <w:delText>a</w:delText>
        </w:r>
      </w:del>
      <w:ins w:id="490" w:author="Ayperi Ülkü" w:date="2024-03-17T03:10:00Z">
        <w:r>
          <w:t>A</w:t>
        </w:r>
      </w:ins>
      <w:ins w:id="491" w:author="Ayperi Ülkü" w:date="2024-03-17T00:36:00Z">
        <w:r>
          <w:t xml:space="preserve"> </w:t>
        </w:r>
      </w:ins>
      <w:del w:id="492" w:author="Ayperi Ülkü" w:date="2024-03-17T00:31:00Z">
        <w:r w:rsidRPr="00A14C2E" w:rsidDel="00557302">
          <w:delText xml:space="preserve">s </w:delText>
        </w:r>
      </w:del>
      <w:ins w:id="493" w:author="Ayperi Ülkü" w:date="2024-03-17T02:41:00Z">
        <w:r>
          <w:t>numerical</w:t>
        </w:r>
      </w:ins>
      <w:ins w:id="494" w:author="Ayperi Ülkü" w:date="2024-03-17T00:32:00Z">
        <w:r>
          <w:t xml:space="preserve"> analy</w:t>
        </w:r>
      </w:ins>
      <w:ins w:id="495" w:author="Ayperi Ülkü" w:date="2024-03-17T03:10:00Z">
        <w:r>
          <w:t>sis</w:t>
        </w:r>
      </w:ins>
      <w:ins w:id="496" w:author="Ayperi Ülkü" w:date="2024-03-17T00:37:00Z">
        <w:r>
          <w:t xml:space="preserve"> via introduction of </w:t>
        </w:r>
      </w:ins>
      <w:ins w:id="497" w:author="Ayperi Ülkü" w:date="2024-03-17T02:40:00Z">
        <w:r>
          <w:t>a</w:t>
        </w:r>
      </w:ins>
      <w:ins w:id="498" w:author="Ayperi Ülkü" w:date="2024-03-17T00:37:00Z">
        <w:r>
          <w:t xml:space="preserve"> custom benchmark</w:t>
        </w:r>
      </w:ins>
      <w:ins w:id="499" w:author="Ayperi Ülkü" w:date="2024-03-17T00:32:00Z">
        <w:r>
          <w:t xml:space="preserve"> </w:t>
        </w:r>
      </w:ins>
      <w:ins w:id="500" w:author="Ayperi Ülkü" w:date="2024-03-17T03:10:00Z">
        <w:r>
          <w:t>is cond</w:t>
        </w:r>
      </w:ins>
      <w:ins w:id="501" w:author="Ayperi Ülkü" w:date="2024-03-17T03:11:00Z">
        <w:r>
          <w:t xml:space="preserve">ucted to show </w:t>
        </w:r>
      </w:ins>
      <w:del w:id="502" w:author="Ayperi Ülkü" w:date="2024-03-17T02:41:00Z">
        <w:r w:rsidRPr="00A14C2E" w:rsidDel="001F34E3">
          <w:delText xml:space="preserve">a </w:delText>
        </w:r>
      </w:del>
      <w:r w:rsidRPr="00A14C2E">
        <w:t>viab</w:t>
      </w:r>
      <w:ins w:id="503" w:author="Ayperi Ülkü" w:date="2024-03-17T02:41:00Z">
        <w:r>
          <w:t>ili</w:t>
        </w:r>
      </w:ins>
      <w:ins w:id="504" w:author="Ayperi Ülkü" w:date="2024-03-17T02:42:00Z">
        <w:r>
          <w:t>ty</w:t>
        </w:r>
      </w:ins>
      <w:del w:id="505" w:author="Ayperi Ülkü" w:date="2024-03-17T02:41:00Z">
        <w:r w:rsidRPr="00A14C2E" w:rsidDel="001F34E3">
          <w:delText>le</w:delText>
        </w:r>
      </w:del>
      <w:r w:rsidRPr="00A14C2E">
        <w:t xml:space="preserve"> </w:t>
      </w:r>
      <w:del w:id="506" w:author="Ayperi Ülkü" w:date="2024-03-17T02:42:00Z">
        <w:r w:rsidRPr="00A14C2E" w:rsidDel="001F34E3">
          <w:delText xml:space="preserve">alternative </w:delText>
        </w:r>
      </w:del>
      <w:ins w:id="507" w:author="Ayperi Ülkü" w:date="2024-03-17T02:42:00Z">
        <w:r>
          <w:t xml:space="preserve">of usage of </w:t>
        </w:r>
      </w:ins>
      <w:r w:rsidR="00A56C43">
        <w:t>k-graded dielectric</w:t>
      </w:r>
      <w:ins w:id="508" w:author="Ayperi Ülkü" w:date="2024-03-17T02:42:00Z">
        <w:r>
          <w:t xml:space="preserve"> structures</w:t>
        </w:r>
        <w:r w:rsidRPr="00A14C2E">
          <w:t xml:space="preserve"> </w:t>
        </w:r>
      </w:ins>
      <w:del w:id="509" w:author="Ayperi Ülkü" w:date="2024-03-17T02:42:00Z">
        <w:r w:rsidRPr="00A14C2E" w:rsidDel="001F34E3">
          <w:delText xml:space="preserve">to </w:delText>
        </w:r>
      </w:del>
      <w:ins w:id="510" w:author="Ayperi Ülkü" w:date="2024-03-17T02:42:00Z">
        <w:r>
          <w:t>against</w:t>
        </w:r>
        <w:r w:rsidRPr="00A14C2E">
          <w:t xml:space="preserve"> </w:t>
        </w:r>
      </w:ins>
      <w:r w:rsidRPr="00A14C2E">
        <w:t>con</w:t>
      </w:r>
      <w:r w:rsidRPr="00A14C2E">
        <w:lastRenderedPageBreak/>
        <w:t>ventional single layer high-κ dielectrics</w:t>
      </w:r>
      <w:ins w:id="511" w:author="Ayperi Ülkü" w:date="2024-03-19T22:09:00Z">
        <w:r>
          <w:t xml:space="preserve"> on 14-nm FinFET geometry</w:t>
        </w:r>
      </w:ins>
      <w:del w:id="512" w:author="Ayperi Ülkü" w:date="2024-03-19T22:09:00Z">
        <w:r w:rsidRPr="00A14C2E" w:rsidDel="009B7320">
          <w:delText xml:space="preserve"> </w:delText>
        </w:r>
      </w:del>
      <w:del w:id="513" w:author="Ayperi Ülkü" w:date="2024-03-17T00:37:00Z">
        <w:r w:rsidRPr="00A14C2E" w:rsidDel="006B0048">
          <w:delText>in</w:delText>
        </w:r>
      </w:del>
      <w:del w:id="514" w:author="Ayperi Ülkü" w:date="2024-03-19T22:09:00Z">
        <w:r w:rsidRPr="00A14C2E" w:rsidDel="009B7320">
          <w:delText xml:space="preserve"> </w:delText>
        </w:r>
        <w:r w:rsidDel="009B7320">
          <w:delText>FinFET</w:delText>
        </w:r>
        <w:r w:rsidRPr="00A14C2E" w:rsidDel="009B7320">
          <w:delText xml:space="preserve"> structure</w:delText>
        </w:r>
      </w:del>
      <w:ins w:id="515" w:author="Ayperi Ülkü" w:date="2024-03-19T22:19:00Z">
        <w:r>
          <w:t xml:space="preserve">. </w:t>
        </w:r>
      </w:ins>
      <w:del w:id="516" w:author="Ayperi Ülkü" w:date="2024-03-17T00:37:00Z">
        <w:r w:rsidRPr="00A14C2E" w:rsidDel="006B0048">
          <w:delText>s</w:delText>
        </w:r>
      </w:del>
      <w:del w:id="517" w:author="Ayperi Ülkü" w:date="2024-03-19T22:09:00Z">
        <w:r w:rsidRPr="00A14C2E" w:rsidDel="009B7320">
          <w:delText xml:space="preserve">. </w:delText>
        </w:r>
      </w:del>
      <w:del w:id="518" w:author="Ayperi Ülkü" w:date="2024-03-17T00:32:00Z">
        <w:r w:rsidRPr="00A14C2E" w:rsidDel="00557302">
          <w:delText>We investigate the i</w:delText>
        </w:r>
      </w:del>
      <w:ins w:id="519" w:author="Ayperi Ülkü" w:date="2024-03-19T22:19:00Z">
        <w:r>
          <w:t>I</w:t>
        </w:r>
      </w:ins>
      <w:r w:rsidRPr="00A14C2E">
        <w:t xml:space="preserve">mpact </w:t>
      </w:r>
      <w:del w:id="520" w:author="Ayperi Ülkü" w:date="2024-03-19T22:09:00Z">
        <w:r w:rsidRPr="00A14C2E" w:rsidDel="009B7320">
          <w:delText>of using</w:delText>
        </w:r>
        <w:r w:rsidRPr="00A14C2E" w:rsidDel="009B7320">
          <w:rPr>
            <w:color w:val="000000" w:themeColor="text1"/>
          </w:rPr>
          <w:delText xml:space="preserve"> </w:delText>
        </w:r>
      </w:del>
      <w:del w:id="521"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522" w:author="Ayperi Ülkü" w:date="2024-03-17T00:38:00Z">
        <w:r>
          <w:t xml:space="preserve"> </w:t>
        </w:r>
      </w:ins>
      <w:r>
        <w:t>are</w:t>
      </w:r>
      <w:ins w:id="523" w:author="Ayperi Ülkü" w:date="2024-03-17T00:38:00Z">
        <w:r>
          <w:t xml:space="preserve"> ana</w:t>
        </w:r>
      </w:ins>
      <w:ins w:id="524" w:author="Ayperi Ülkü" w:date="2024-03-17T01:22:00Z">
        <w:r>
          <w:t>l</w:t>
        </w:r>
      </w:ins>
      <w:ins w:id="525" w:author="Ayperi Ülkü" w:date="2024-03-17T00:38:00Z">
        <w:r>
          <w:t>yzed</w:t>
        </w:r>
      </w:ins>
      <w:ins w:id="526" w:author="Ayperi Ülkü" w:date="2024-03-19T22:19:00Z">
        <w:r>
          <w:t xml:space="preserve"> </w:t>
        </w:r>
      </w:ins>
      <w:del w:id="527" w:author="Ayperi Ülkü" w:date="2024-03-19T21:47:00Z">
        <w:r w:rsidDel="009B7320">
          <w:delText xml:space="preserve">. </w:delText>
        </w:r>
        <w:r w:rsidRPr="00A14C2E" w:rsidDel="009B7320">
          <w:delText>U</w:delText>
        </w:r>
      </w:del>
      <w:ins w:id="528" w:author="Ayperi Ülkü" w:date="2024-03-19T22:19:00Z">
        <w:r>
          <w:t>u</w:t>
        </w:r>
      </w:ins>
      <w:ins w:id="529" w:author="Ayperi Ülkü" w:date="2024-03-19T21:47:00Z">
        <w:r>
          <w:t>sing</w:t>
        </w:r>
      </w:ins>
      <w:del w:id="530" w:author="Ayperi Ülkü" w:date="2024-03-19T21:47:00Z">
        <w:r w:rsidRPr="00A14C2E" w:rsidDel="009B7320">
          <w:delText>sing</w:delText>
        </w:r>
      </w:del>
      <w:r w:rsidRPr="00A14C2E">
        <w:t xml:space="preserve"> SILVACO ATLAS </w:t>
      </w:r>
      <w:ins w:id="531" w:author="Ayperi Ülkü" w:date="2024-03-19T22:19:00Z">
        <w:r>
          <w:t xml:space="preserve">TCAD </w:t>
        </w:r>
      </w:ins>
      <w:del w:id="532" w:author="Ayperi Ülkü" w:date="2024-03-19T22:19:00Z">
        <w:r w:rsidRPr="00A14C2E" w:rsidDel="009B7320">
          <w:delText xml:space="preserve">for </w:delText>
        </w:r>
      </w:del>
      <w:ins w:id="533" w:author="Ayperi Ülkü" w:date="2024-03-19T22:19:00Z">
        <w:r>
          <w:t>as</w:t>
        </w:r>
        <w:r w:rsidRPr="00A14C2E">
          <w:t xml:space="preserve"> </w:t>
        </w:r>
      </w:ins>
      <w:r w:rsidRPr="00A14C2E">
        <w:t>device simulation</w:t>
      </w:r>
      <w:ins w:id="534" w:author="Ayperi Ülkü" w:date="2024-03-19T22:19:00Z">
        <w:r>
          <w:t xml:space="preserve"> tool.</w:t>
        </w:r>
      </w:ins>
      <w:del w:id="535" w:author="Ayperi Ülkü" w:date="2024-03-19T22:19:00Z">
        <w:r w:rsidRPr="00A14C2E" w:rsidDel="009B7320">
          <w:delText>,</w:delText>
        </w:r>
      </w:del>
      <w:del w:id="536" w:author="Ayperi Ülkü" w:date="2024-03-19T22:10:00Z">
        <w:r w:rsidRPr="00A14C2E" w:rsidDel="009B7320">
          <w:delText xml:space="preserve"> </w:delText>
        </w:r>
      </w:del>
      <w:ins w:id="537" w:author="Ayperi Ülkü" w:date="2024-03-19T22:10:00Z">
        <w:r>
          <w:t xml:space="preserve"> </w:t>
        </w:r>
      </w:ins>
      <w:ins w:id="538" w:author="Ayperi Ülkü" w:date="2024-03-19T22:20:00Z">
        <w:r>
          <w:t xml:space="preserve">Within </w:t>
        </w:r>
      </w:ins>
      <w:del w:id="539" w:author="Ayperi Ülkü" w:date="2024-03-17T01:24:00Z">
        <w:r w:rsidRPr="00A14C2E" w:rsidDel="00354B33">
          <w:delText xml:space="preserve">we start with </w:delText>
        </w:r>
      </w:del>
      <w:del w:id="540"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541" w:author="Ayperi Ülkü" w:date="2024-03-17T01:24:00Z">
        <w:r w:rsidRPr="00A14C2E" w:rsidDel="00354B33">
          <w:delText>as single layer gate dielectrics of</w:delText>
        </w:r>
      </w:del>
      <w:del w:id="542"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543" w:author="Ayperi Ülkü" w:date="2024-03-17T01:25:00Z">
        <w:r w:rsidRPr="00A14C2E" w:rsidDel="00354B33">
          <w:delText xml:space="preserve">; then formed </w:delText>
        </w:r>
      </w:del>
      <w:r w:rsidRPr="00A14C2E">
        <w:t xml:space="preserve">13 different 2- </w:t>
      </w:r>
      <w:del w:id="544" w:author="Ayperi Ülkü" w:date="2024-03-19T22:11:00Z">
        <w:r w:rsidRPr="00A14C2E" w:rsidDel="009B7320">
          <w:delText xml:space="preserve">or </w:delText>
        </w:r>
      </w:del>
      <w:ins w:id="545" w:author="Ayperi Ülkü" w:date="2024-03-19T22:11:00Z">
        <w:r>
          <w:t>and</w:t>
        </w:r>
        <w:r w:rsidRPr="00A14C2E">
          <w:t xml:space="preserve"> </w:t>
        </w:r>
      </w:ins>
      <w:r w:rsidRPr="00A14C2E">
        <w:t xml:space="preserve">3-stage </w:t>
      </w:r>
      <w:ins w:id="546" w:author="Ayperi Ülkü" w:date="2024-03-17T01:26:00Z">
        <w:r w:rsidRPr="00A14C2E">
          <w:t>κ</w:t>
        </w:r>
        <w:r>
          <w:t>-</w:t>
        </w:r>
      </w:ins>
      <w:r>
        <w:t>graded</w:t>
      </w:r>
      <w:ins w:id="547" w:author="Ayperi Ülkü" w:date="2024-03-17T01:25:00Z">
        <w:r>
          <w:t xml:space="preserve"> </w:t>
        </w:r>
      </w:ins>
      <w:r>
        <w:t xml:space="preserve">stacked </w:t>
      </w:r>
      <w:ins w:id="548" w:author="Ayperi Ülkü" w:date="2024-03-17T03:29:00Z">
        <w:r>
          <w:t xml:space="preserve">gate-oxide </w:t>
        </w:r>
      </w:ins>
      <w:r w:rsidRPr="00A14C2E">
        <w:t>combinations</w:t>
      </w:r>
      <w:ins w:id="549" w:author="Ayperi Ülkü" w:date="2024-03-19T22:10:00Z">
        <w:r>
          <w:t xml:space="preserve"> </w:t>
        </w:r>
      </w:ins>
      <w:ins w:id="550" w:author="Ayperi Ülkü" w:date="2024-03-19T22:55:00Z">
        <w:r>
          <w:t xml:space="preserve">some </w:t>
        </w:r>
      </w:ins>
      <w:del w:id="551" w:author="Ayperi Ülkü" w:date="2024-03-19T22:10:00Z">
        <w:r w:rsidRPr="00A14C2E" w:rsidDel="009B7320">
          <w:delText xml:space="preserve"> </w:delText>
        </w:r>
      </w:del>
      <w:del w:id="552" w:author="Ayperi Ülkü" w:date="2024-03-17T01:26:00Z">
        <w:r w:rsidRPr="00A14C2E" w:rsidDel="00354B33">
          <w:delText xml:space="preserve">as gate dielectrics, </w:delText>
        </w:r>
      </w:del>
      <w:del w:id="553" w:author="Ayperi Ülkü" w:date="2024-03-19T22:11:00Z">
        <w:r w:rsidRPr="00A14C2E" w:rsidDel="009B7320">
          <w:delText>staged</w:delText>
        </w:r>
      </w:del>
      <w:del w:id="554" w:author="Ayperi Ülkü" w:date="2024-03-19T21:48:00Z">
        <w:r w:rsidRPr="00A14C2E" w:rsidDel="009B7320">
          <w:delText xml:space="preserve"> in</w:delText>
        </w:r>
      </w:del>
      <w:del w:id="555" w:author="Ayperi Ülkü" w:date="2024-03-19T22:11:00Z">
        <w:r w:rsidRPr="00A14C2E" w:rsidDel="009B7320">
          <w:delText xml:space="preserve"> </w:delText>
        </w:r>
      </w:del>
      <w:del w:id="556" w:author="Ayperi Ülkü" w:date="2024-03-19T21:49:00Z">
        <w:r w:rsidRPr="00A14C2E" w:rsidDel="009B7320">
          <w:delText>parallel</w:delText>
        </w:r>
      </w:del>
      <w:del w:id="557" w:author="Ayperi Ülkü" w:date="2024-03-17T03:29:00Z">
        <w:r w:rsidRPr="00A14C2E" w:rsidDel="0077467B">
          <w:delText xml:space="preserve"> </w:delText>
        </w:r>
      </w:del>
      <w:del w:id="558" w:author="Ayperi Ülkü" w:date="2024-03-17T01:26:00Z">
        <w:r w:rsidRPr="00A14C2E" w:rsidDel="00354B33">
          <w:delText>sheets</w:delText>
        </w:r>
      </w:del>
      <w:del w:id="559" w:author="Ayperi Ülkü" w:date="2024-03-19T22:11:00Z">
        <w:r w:rsidRPr="00A14C2E" w:rsidDel="009B7320">
          <w:delText xml:space="preserve">, </w:delText>
        </w:r>
      </w:del>
      <w:del w:id="560" w:author="Ayperi Ülkü" w:date="2024-03-19T21:48:00Z">
        <w:r w:rsidRPr="00A14C2E" w:rsidDel="009B7320">
          <w:delText>connected serially</w:delText>
        </w:r>
        <w:r w:rsidDel="009B7320">
          <w:delText xml:space="preserve">, </w:delText>
        </w:r>
      </w:del>
      <w:del w:id="561" w:author="Ayperi Ülkü" w:date="2024-03-19T22:11:00Z">
        <w:r w:rsidDel="009B7320">
          <w:delText>between Si channel and gate metal</w:delText>
        </w:r>
      </w:del>
      <w:del w:id="562" w:author="Ayperi Ülkü" w:date="2024-03-19T22:20:00Z">
        <w:r w:rsidDel="009B7320">
          <w:delText xml:space="preserve"> </w:delText>
        </w:r>
      </w:del>
      <w:del w:id="563"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564" w:author="Ayperi Ülkü" w:date="2024-03-19T22:11:00Z">
        <w:r w:rsidRPr="00A14C2E" w:rsidDel="009B7320">
          <w:delText>Our r</w:delText>
        </w:r>
      </w:del>
      <w:del w:id="565" w:author="Ayperi Ülkü" w:date="2024-03-19T22:20:00Z">
        <w:r w:rsidRPr="00A14C2E" w:rsidDel="009B7320">
          <w:delText>esults indicate</w:delText>
        </w:r>
      </w:del>
      <w:del w:id="566" w:author="Ayperi Ülkü" w:date="2024-03-19T22:55:00Z">
        <w:r w:rsidRPr="00A14C2E" w:rsidDel="001765E2">
          <w:delText xml:space="preserve"> </w:delText>
        </w:r>
      </w:del>
      <w:del w:id="567" w:author="Ayperi Ülkü" w:date="2024-03-19T22:11:00Z">
        <w:r w:rsidRPr="00A14C2E" w:rsidDel="009B7320">
          <w:delText xml:space="preserve">that </w:delText>
        </w:r>
      </w:del>
      <w:del w:id="568" w:author="Ayperi Ülkü" w:date="2024-03-19T21:49:00Z">
        <w:r w:rsidRPr="00A14C2E" w:rsidDel="009B7320">
          <w:delText xml:space="preserve">proposed </w:delText>
        </w:r>
      </w:del>
      <w:r>
        <w:t>FinFET</w:t>
      </w:r>
      <w:ins w:id="569" w:author="Ayperi Ülkü" w:date="2024-03-19T22:12:00Z">
        <w:r>
          <w:t xml:space="preserve"> structures</w:t>
        </w:r>
      </w:ins>
      <w:ins w:id="570" w:author="Ayperi Ülkü" w:date="2024-03-19T22:55:00Z">
        <w:r>
          <w:t xml:space="preserve"> with </w:t>
        </w:r>
        <w:r w:rsidRPr="00A14C2E">
          <w:t>κ</w:t>
        </w:r>
        <w:r>
          <w:t>-graded gate oxides</w:t>
        </w:r>
      </w:ins>
      <w:r w:rsidRPr="00A14C2E">
        <w:t xml:space="preserve"> </w:t>
      </w:r>
      <w:ins w:id="571" w:author="Ayperi Ülkü" w:date="2024-03-19T21:49:00Z">
        <w:r>
          <w:t>(</w:t>
        </w:r>
      </w:ins>
      <w:proofErr w:type="spellStart"/>
      <w:ins w:id="572" w:author="Ayperi Ülkü" w:date="2024-03-19T23:01:00Z">
        <w:r w:rsidRPr="00A14C2E">
          <w:t>κ</w:t>
        </w:r>
      </w:ins>
      <w:ins w:id="573" w:author="Ayperi Ülkü" w:date="2024-03-19T21:49:00Z">
        <w:r>
          <w:t>G</w:t>
        </w:r>
        <w:proofErr w:type="spellEnd"/>
        <w:r>
          <w:t xml:space="preserve">-FinFET) </w:t>
        </w:r>
      </w:ins>
      <w:del w:id="574" w:author="Ayperi Ülkü" w:date="2024-03-19T21:49:00Z">
        <w:r w:rsidRPr="00A14C2E" w:rsidDel="009B7320">
          <w:delText xml:space="preserve">with FGM gate dielectrics </w:delText>
        </w:r>
      </w:del>
      <w:del w:id="575" w:author="Ayperi Ülkü" w:date="2024-03-19T22:12:00Z">
        <w:r w:rsidRPr="00A14C2E" w:rsidDel="009B7320">
          <w:delText>has</w:delText>
        </w:r>
      </w:del>
      <w:ins w:id="576" w:author="Ayperi Ülkü" w:date="2024-03-19T22:12:00Z">
        <w:r>
          <w:t>promise</w:t>
        </w:r>
      </w:ins>
      <w:r w:rsidRPr="00A14C2E">
        <w:t xml:space="preserve"> lesser </w:t>
      </w:r>
      <w:r>
        <w:t>gate leakage current</w:t>
      </w:r>
      <w:r w:rsidRPr="00A14C2E">
        <w:t xml:space="preserve"> up to 53 times, lesser </w:t>
      </w:r>
      <w:del w:id="577" w:author="Ayperi Ülkü" w:date="2024-03-19T22:12:00Z">
        <w:r w:rsidRPr="00A14C2E" w:rsidDel="009B7320">
          <w:delText xml:space="preserve">DIBL </w:delText>
        </w:r>
      </w:del>
      <w:ins w:id="578" w:author="Ayperi Ülkü" w:date="2024-03-19T22:12:00Z">
        <w:r>
          <w:t>drain induced barrier lowering</w:t>
        </w:r>
        <w:r w:rsidRPr="00A14C2E">
          <w:t xml:space="preserve"> </w:t>
        </w:r>
      </w:ins>
      <w:ins w:id="579" w:author="Ayperi Ülkü" w:date="2024-03-19T23:01:00Z">
        <w:r>
          <w:t xml:space="preserve">(DIBL) </w:t>
        </w:r>
      </w:ins>
      <w:r w:rsidRPr="00A14C2E">
        <w:t xml:space="preserve">up to %38.2, lesser </w:t>
      </w:r>
      <w:del w:id="580" w:author="Ayperi Ülkü" w:date="2024-03-19T22:12:00Z">
        <w:r w:rsidRPr="00A14C2E" w:rsidDel="009B7320">
          <w:delText xml:space="preserve">SS </w:delText>
        </w:r>
      </w:del>
      <w:ins w:id="581" w:author="Ayperi Ülkü" w:date="2024-03-19T22:12:00Z">
        <w:r>
          <w:t>subthreshold slope</w:t>
        </w:r>
        <w:r w:rsidRPr="00A14C2E">
          <w:t xml:space="preserve"> </w:t>
        </w:r>
      </w:ins>
      <w:ins w:id="582" w:author="Ayperi Ülkü" w:date="2024-03-19T23:01:00Z">
        <w:r>
          <w:t xml:space="preserve">(SS) </w:t>
        </w:r>
      </w:ins>
      <w:r w:rsidRPr="00A14C2E">
        <w:t xml:space="preserve">up to %7.6, lower </w:t>
      </w:r>
      <w:ins w:id="583" w:author="Ayperi Ülkü" w:date="2024-03-19T22:12:00Z">
        <w:r>
          <w:t xml:space="preserve">drain </w:t>
        </w:r>
      </w:ins>
      <w:del w:id="584"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585" w:author="Ayperi Ülkü" w:date="2024-03-19T22:12:00Z">
        <w:r>
          <w:t>off current</w:t>
        </w:r>
        <w:r w:rsidRPr="00A14C2E">
          <w:t xml:space="preserve"> </w:t>
        </w:r>
      </w:ins>
      <w:ins w:id="586" w:author="Ayperi Ülkü" w:date="2024-03-19T22:13:00Z">
        <w:r>
          <w:t>(</w:t>
        </w:r>
        <w:r w:rsidRPr="00A14C2E">
          <w:t>I</w:t>
        </w:r>
        <w:r w:rsidRPr="00A14C2E">
          <w:rPr>
            <w:vertAlign w:val="subscript"/>
          </w:rPr>
          <w:t>OFF</w:t>
        </w:r>
      </w:ins>
      <w:del w:id="587" w:author="Ayperi Ülkü" w:date="2024-03-19T22:13:00Z">
        <w:r w:rsidRPr="00A14C2E" w:rsidDel="009B7320">
          <w:delText>u</w:delText>
        </w:r>
      </w:del>
      <w:ins w:id="588" w:author="Ayperi Ülkü" w:date="2024-03-19T22:13:00Z">
        <w:r>
          <w:t xml:space="preserve">) </w:t>
        </w:r>
      </w:ins>
      <w:ins w:id="589" w:author="Ayperi Ülkü" w:date="2024-03-19T22:14:00Z">
        <w:r>
          <w:t>u</w:t>
        </w:r>
      </w:ins>
      <w:r w:rsidRPr="00A14C2E">
        <w:t xml:space="preserve">p to 2 decades, higher </w:t>
      </w:r>
      <w:del w:id="590"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591"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592" w:author="Ayperi Ülkü" w:date="2024-03-19T22:14:00Z">
        <w:r>
          <w:t>threshold voltage (</w:t>
        </w:r>
      </w:ins>
      <w:r w:rsidRPr="00A14C2E">
        <w:t>V</w:t>
      </w:r>
      <w:r w:rsidRPr="00A14C2E">
        <w:rPr>
          <w:vertAlign w:val="subscript"/>
        </w:rPr>
        <w:t>TH</w:t>
      </w:r>
      <w:del w:id="593" w:author="Ayperi Ülkü" w:date="2024-03-19T23:00:00Z">
        <w:r w:rsidRPr="00A14C2E" w:rsidDel="0081185C">
          <w:delText xml:space="preserve"> </w:delText>
        </w:r>
      </w:del>
      <w:ins w:id="594" w:author="Ayperi Ülkü" w:date="2024-03-19T22:14:00Z">
        <w:r>
          <w:t xml:space="preserve">) </w:t>
        </w:r>
      </w:ins>
      <w:r w:rsidRPr="00A14C2E">
        <w:t xml:space="preserve">up to %19.2, with respect to the </w:t>
      </w:r>
      <w:r>
        <w:t>FinFET</w:t>
      </w:r>
      <w:r w:rsidRPr="00A14C2E">
        <w:t xml:space="preserve"> of same dimensions </w:t>
      </w:r>
      <w:del w:id="595" w:author="Ayperi Ülkü" w:date="2024-03-19T22:14:00Z">
        <w:r w:rsidRPr="00A14C2E" w:rsidDel="009B7320">
          <w:delText xml:space="preserve">composed </w:delText>
        </w:r>
      </w:del>
      <w:ins w:id="596" w:author="Ayperi Ülkü" w:date="2024-03-19T22:14:00Z">
        <w:r>
          <w:t>with</w:t>
        </w:r>
        <w:r w:rsidRPr="00A14C2E">
          <w:t xml:space="preserve"> </w:t>
        </w:r>
        <w:r>
          <w:t xml:space="preserve">a </w:t>
        </w:r>
      </w:ins>
      <w:del w:id="597"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98" w:author="Ayperi Ülkü" w:date="2024-03-17T03:32:00Z"/>
        </w:rPr>
      </w:pPr>
      <w:del w:id="599"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600" w:author="Ayperi Ülkü" w:date="2024-03-17T03:32:00Z"/>
    <w:sdt>
      <w:sdtPr>
        <w:rPr>
          <w:sz w:val="18"/>
        </w:rPr>
        <w:tag w:val="MENDELEY_BIBLIOGRAPHY"/>
        <w:id w:val="914056121"/>
        <w:placeholder>
          <w:docPart w:val="DefaultPlaceholder_-1854013440"/>
        </w:placeholder>
      </w:sdtPr>
      <w:sdtContent>
        <w:customXmlInsRangeEnd w:id="600"/>
        <w:p w14:paraId="716652A4" w14:textId="77777777" w:rsidR="006D4D08" w:rsidRDefault="006D4D08">
          <w:pPr>
            <w:autoSpaceDE w:val="0"/>
            <w:autoSpaceDN w:val="0"/>
            <w:ind w:hanging="640"/>
            <w:divId w:val="1929078775"/>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7D7D4B1F" w14:textId="77777777" w:rsidR="006D4D08" w:rsidRDefault="006D4D08">
          <w:pPr>
            <w:autoSpaceDE w:val="0"/>
            <w:autoSpaceDN w:val="0"/>
            <w:ind w:hanging="640"/>
            <w:divId w:val="255215434"/>
            <w:rPr>
              <w:rFonts w:eastAsia="Times New Roman"/>
            </w:rPr>
          </w:pPr>
          <w:r>
            <w:rPr>
              <w:rFonts w:eastAsia="Times New Roman"/>
            </w:rPr>
            <w:t>[2]</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4AB7D3AE" w14:textId="77777777" w:rsidR="006D4D08" w:rsidRDefault="006D4D08">
          <w:pPr>
            <w:autoSpaceDE w:val="0"/>
            <w:autoSpaceDN w:val="0"/>
            <w:ind w:hanging="640"/>
            <w:divId w:val="1913663811"/>
            <w:rPr>
              <w:rFonts w:eastAsia="Times New Roman"/>
            </w:rPr>
          </w:pPr>
          <w:r>
            <w:rPr>
              <w:rFonts w:eastAsia="Times New Roman"/>
            </w:rPr>
            <w:t>[3]</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094097F3" w14:textId="77777777" w:rsidR="006D4D08" w:rsidRDefault="006D4D08">
          <w:pPr>
            <w:autoSpaceDE w:val="0"/>
            <w:autoSpaceDN w:val="0"/>
            <w:ind w:hanging="640"/>
            <w:divId w:val="1526939588"/>
            <w:rPr>
              <w:rFonts w:eastAsia="Times New Roman"/>
            </w:rPr>
          </w:pPr>
          <w:r>
            <w:rPr>
              <w:rFonts w:eastAsia="Times New Roman"/>
            </w:rPr>
            <w:t>[4]</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E1201AC" w14:textId="77777777" w:rsidR="006D4D08" w:rsidRDefault="006D4D08">
          <w:pPr>
            <w:autoSpaceDE w:val="0"/>
            <w:autoSpaceDN w:val="0"/>
            <w:ind w:hanging="640"/>
            <w:divId w:val="1652706856"/>
            <w:rPr>
              <w:rFonts w:eastAsia="Times New Roman"/>
            </w:rPr>
          </w:pPr>
          <w:r>
            <w:rPr>
              <w:rFonts w:eastAsia="Times New Roman"/>
            </w:rPr>
            <w:t>[5]</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63D6E665" w14:textId="77777777" w:rsidR="006D4D08" w:rsidRDefault="006D4D08">
          <w:pPr>
            <w:autoSpaceDE w:val="0"/>
            <w:autoSpaceDN w:val="0"/>
            <w:ind w:hanging="640"/>
            <w:divId w:val="81612687"/>
            <w:rPr>
              <w:rFonts w:eastAsia="Times New Roman"/>
            </w:rPr>
          </w:pPr>
          <w:r>
            <w:rPr>
              <w:rFonts w:eastAsia="Times New Roman"/>
            </w:rPr>
            <w:t>[6]</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46519266" w14:textId="77777777" w:rsidR="006D4D08" w:rsidRDefault="006D4D08">
          <w:pPr>
            <w:autoSpaceDE w:val="0"/>
            <w:autoSpaceDN w:val="0"/>
            <w:ind w:hanging="640"/>
            <w:divId w:val="1232303670"/>
            <w:rPr>
              <w:rFonts w:eastAsia="Times New Roman"/>
            </w:rPr>
          </w:pPr>
          <w:r>
            <w:rPr>
              <w:rFonts w:eastAsia="Times New Roman"/>
            </w:rPr>
            <w:t>[7]</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426A2780" w14:textId="77777777" w:rsidR="006D4D08" w:rsidRDefault="006D4D08">
          <w:pPr>
            <w:autoSpaceDE w:val="0"/>
            <w:autoSpaceDN w:val="0"/>
            <w:ind w:hanging="640"/>
            <w:divId w:val="327253198"/>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7D7A282C" w14:textId="77777777" w:rsidR="006D4D08" w:rsidRDefault="006D4D08">
          <w:pPr>
            <w:autoSpaceDE w:val="0"/>
            <w:autoSpaceDN w:val="0"/>
            <w:ind w:hanging="640"/>
            <w:divId w:val="636642241"/>
            <w:rPr>
              <w:rFonts w:eastAsia="Times New Roman"/>
            </w:rPr>
          </w:pPr>
          <w:r>
            <w:rPr>
              <w:rFonts w:eastAsia="Times New Roman"/>
            </w:rPr>
            <w:t>[9]</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5264158C" w14:textId="77777777" w:rsidR="006D4D08" w:rsidRDefault="006D4D08">
          <w:pPr>
            <w:autoSpaceDE w:val="0"/>
            <w:autoSpaceDN w:val="0"/>
            <w:ind w:hanging="640"/>
            <w:divId w:val="358240954"/>
            <w:rPr>
              <w:rFonts w:eastAsia="Times New Roman"/>
            </w:rPr>
          </w:pPr>
          <w:r>
            <w:rPr>
              <w:rFonts w:eastAsia="Times New Roman"/>
            </w:rPr>
            <w:t>[10]</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649B758C" w14:textId="77777777" w:rsidR="006D4D08" w:rsidRDefault="006D4D08">
          <w:pPr>
            <w:autoSpaceDE w:val="0"/>
            <w:autoSpaceDN w:val="0"/>
            <w:ind w:hanging="640"/>
            <w:divId w:val="1512136125"/>
            <w:rPr>
              <w:rFonts w:eastAsia="Times New Roman"/>
            </w:rPr>
          </w:pPr>
          <w:r>
            <w:rPr>
              <w:rFonts w:eastAsia="Times New Roman"/>
            </w:rPr>
            <w:t>[11]</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3AF965F5" w14:textId="77777777" w:rsidR="006D4D08" w:rsidRDefault="006D4D08">
          <w:pPr>
            <w:autoSpaceDE w:val="0"/>
            <w:autoSpaceDN w:val="0"/>
            <w:ind w:hanging="640"/>
            <w:divId w:val="1095785716"/>
            <w:rPr>
              <w:rFonts w:eastAsia="Times New Roman"/>
            </w:rPr>
          </w:pPr>
          <w:r>
            <w:rPr>
              <w:rFonts w:eastAsia="Times New Roman"/>
            </w:rPr>
            <w:t>[12]</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0CC949A4" w14:textId="77777777" w:rsidR="006D4D08" w:rsidRDefault="006D4D08">
          <w:pPr>
            <w:autoSpaceDE w:val="0"/>
            <w:autoSpaceDN w:val="0"/>
            <w:ind w:hanging="640"/>
            <w:divId w:val="779833219"/>
            <w:rPr>
              <w:rFonts w:eastAsia="Times New Roman"/>
            </w:rPr>
          </w:pPr>
          <w:r>
            <w:rPr>
              <w:rFonts w:eastAsia="Times New Roman"/>
            </w:rPr>
            <w:t>[13]</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211ABFB1" w14:textId="77777777" w:rsidR="006D4D08" w:rsidRDefault="006D4D08">
          <w:pPr>
            <w:autoSpaceDE w:val="0"/>
            <w:autoSpaceDN w:val="0"/>
            <w:ind w:hanging="640"/>
            <w:divId w:val="2079746831"/>
            <w:rPr>
              <w:rFonts w:eastAsia="Times New Roman"/>
            </w:rPr>
          </w:pPr>
          <w:r>
            <w:rPr>
              <w:rFonts w:eastAsia="Times New Roman"/>
            </w:rPr>
            <w:lastRenderedPageBreak/>
            <w:t>[14]</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1A38BC19" w14:textId="77777777" w:rsidR="006D4D08" w:rsidRDefault="006D4D08">
          <w:pPr>
            <w:autoSpaceDE w:val="0"/>
            <w:autoSpaceDN w:val="0"/>
            <w:ind w:hanging="640"/>
            <w:divId w:val="1225531233"/>
            <w:rPr>
              <w:rFonts w:eastAsia="Times New Roman"/>
            </w:rPr>
          </w:pPr>
          <w:r>
            <w:rPr>
              <w:rFonts w:eastAsia="Times New Roman"/>
            </w:rPr>
            <w:t>[15]</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0D94D9E9" w14:textId="77777777" w:rsidR="006D4D08" w:rsidRDefault="006D4D08">
          <w:pPr>
            <w:autoSpaceDE w:val="0"/>
            <w:autoSpaceDN w:val="0"/>
            <w:ind w:hanging="640"/>
            <w:divId w:val="1802768757"/>
            <w:rPr>
              <w:rFonts w:eastAsia="Times New Roman"/>
            </w:rPr>
          </w:pPr>
          <w:r>
            <w:rPr>
              <w:rFonts w:eastAsia="Times New Roman"/>
            </w:rPr>
            <w:t>[16]</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2278766B" w14:textId="77777777" w:rsidR="006D4D08" w:rsidRDefault="006D4D08">
          <w:pPr>
            <w:autoSpaceDE w:val="0"/>
            <w:autoSpaceDN w:val="0"/>
            <w:ind w:hanging="640"/>
            <w:divId w:val="1145778784"/>
            <w:rPr>
              <w:rFonts w:eastAsia="Times New Roman"/>
            </w:rPr>
          </w:pPr>
          <w:r>
            <w:rPr>
              <w:rFonts w:eastAsia="Times New Roman"/>
            </w:rPr>
            <w:t>[17]</w:t>
          </w:r>
          <w:r>
            <w:rPr>
              <w:rFonts w:eastAsia="Times New Roman"/>
            </w:rPr>
            <w:tab/>
            <w:t>“Atlas User Manual DEVICE SIMULATION SOFTWARE,” 1984.</w:t>
          </w:r>
        </w:p>
        <w:p w14:paraId="0263B83F" w14:textId="77777777" w:rsidR="006D4D08" w:rsidRDefault="006D4D08">
          <w:pPr>
            <w:autoSpaceDE w:val="0"/>
            <w:autoSpaceDN w:val="0"/>
            <w:ind w:hanging="640"/>
            <w:divId w:val="540479328"/>
            <w:rPr>
              <w:rFonts w:eastAsia="Times New Roman"/>
            </w:rPr>
          </w:pPr>
          <w:r>
            <w:rPr>
              <w:rFonts w:eastAsia="Times New Roman"/>
            </w:rPr>
            <w:t>[18]</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46A00667" w14:textId="77777777" w:rsidR="006D4D08" w:rsidRDefault="006D4D08">
          <w:pPr>
            <w:autoSpaceDE w:val="0"/>
            <w:autoSpaceDN w:val="0"/>
            <w:ind w:hanging="640"/>
            <w:divId w:val="1555001052"/>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04227C22" w14:textId="77777777" w:rsidR="006D4D08" w:rsidRDefault="006D4D08">
          <w:pPr>
            <w:autoSpaceDE w:val="0"/>
            <w:autoSpaceDN w:val="0"/>
            <w:ind w:hanging="640"/>
            <w:divId w:val="240914960"/>
            <w:rPr>
              <w:rFonts w:eastAsia="Times New Roman"/>
            </w:rPr>
          </w:pPr>
          <w:r>
            <w:rPr>
              <w:rFonts w:eastAsia="Times New Roman"/>
            </w:rPr>
            <w:t>[20]</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3A00DF3F" w14:textId="77777777" w:rsidR="006D4D08" w:rsidRDefault="006D4D08">
          <w:pPr>
            <w:autoSpaceDE w:val="0"/>
            <w:autoSpaceDN w:val="0"/>
            <w:ind w:hanging="640"/>
            <w:divId w:val="2107191768"/>
            <w:rPr>
              <w:rFonts w:eastAsia="Times New Roman"/>
            </w:rPr>
          </w:pPr>
          <w:r>
            <w:rPr>
              <w:rFonts w:eastAsia="Times New Roman"/>
            </w:rPr>
            <w:t>[21]</w:t>
          </w:r>
          <w:r>
            <w:rPr>
              <w:rFonts w:eastAsia="Times New Roman"/>
            </w:rPr>
            <w:tab/>
            <w:t>D. Gealy, B. Vishnavath, V. S. Cancheepuram, and M. N. Rocklein, “US8110469 Graded Dielectric Structures,” US8110469, Feb. 27, 2012</w:t>
          </w:r>
        </w:p>
        <w:p w14:paraId="4E8144E2" w14:textId="77777777" w:rsidR="006D4D08" w:rsidRDefault="006D4D08">
          <w:pPr>
            <w:autoSpaceDE w:val="0"/>
            <w:autoSpaceDN w:val="0"/>
            <w:ind w:hanging="640"/>
            <w:divId w:val="912202032"/>
            <w:rPr>
              <w:rFonts w:eastAsia="Times New Roman"/>
            </w:rPr>
          </w:pPr>
          <w:r>
            <w:rPr>
              <w:rFonts w:eastAsia="Times New Roman"/>
            </w:rPr>
            <w:t>[22]</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503C7980" w14:textId="77777777" w:rsidR="006D4D08" w:rsidRDefault="006D4D08">
          <w:pPr>
            <w:autoSpaceDE w:val="0"/>
            <w:autoSpaceDN w:val="0"/>
            <w:ind w:hanging="640"/>
            <w:divId w:val="1168792572"/>
            <w:rPr>
              <w:rFonts w:eastAsia="Times New Roman"/>
            </w:rPr>
          </w:pPr>
          <w:r>
            <w:rPr>
              <w:rFonts w:eastAsia="Times New Roman"/>
            </w:rPr>
            <w:t>[23]</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3B0E16D1" w14:textId="77777777" w:rsidR="006D4D08" w:rsidRDefault="006D4D08">
          <w:pPr>
            <w:autoSpaceDE w:val="0"/>
            <w:autoSpaceDN w:val="0"/>
            <w:ind w:hanging="640"/>
            <w:divId w:val="1960993635"/>
            <w:rPr>
              <w:rFonts w:eastAsia="Times New Roman"/>
            </w:rPr>
          </w:pPr>
          <w:r>
            <w:rPr>
              <w:rFonts w:eastAsia="Times New Roman"/>
            </w:rPr>
            <w:t>[24]</w:t>
          </w:r>
          <w:r>
            <w:rPr>
              <w:rFonts w:eastAsia="Times New Roman"/>
            </w:rPr>
            <w:tab/>
            <w:t>J. D. Plummer and P. B. Griffin, “Material and Process Limits in Silicon VLSI Technology,” 2001.</w:t>
          </w:r>
        </w:p>
        <w:p w14:paraId="268E184F" w14:textId="77777777" w:rsidR="006D4D08" w:rsidRDefault="006D4D08">
          <w:pPr>
            <w:autoSpaceDE w:val="0"/>
            <w:autoSpaceDN w:val="0"/>
            <w:ind w:hanging="640"/>
            <w:divId w:val="1726833287"/>
            <w:rPr>
              <w:rFonts w:eastAsia="Times New Roman"/>
            </w:rPr>
          </w:pPr>
          <w:r>
            <w:rPr>
              <w:rFonts w:eastAsia="Times New Roman"/>
            </w:rPr>
            <w:t>[25]</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34475402" w14:textId="77777777" w:rsidR="006D4D08" w:rsidRDefault="006D4D08">
          <w:pPr>
            <w:autoSpaceDE w:val="0"/>
            <w:autoSpaceDN w:val="0"/>
            <w:ind w:hanging="640"/>
            <w:divId w:val="224797831"/>
            <w:rPr>
              <w:rFonts w:eastAsia="Times New Roman"/>
            </w:rPr>
          </w:pPr>
          <w:r>
            <w:rPr>
              <w:rFonts w:eastAsia="Times New Roman"/>
            </w:rPr>
            <w:t>[26]</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2F6EAB3E" w:rsidR="0077467B" w:rsidRPr="00A14C2E" w:rsidRDefault="006D4D08" w:rsidP="00C60F4E">
          <w:pPr>
            <w:adjustRightInd w:val="0"/>
            <w:snapToGrid w:val="0"/>
            <w:spacing w:line="228" w:lineRule="auto"/>
            <w:ind w:left="425" w:hanging="425"/>
            <w:rPr>
              <w:ins w:id="601" w:author="Ayperi Ülkü" w:date="2024-03-17T03:32:00Z"/>
              <w:sz w:val="18"/>
            </w:rPr>
          </w:pPr>
          <w:r>
            <w:rPr>
              <w:rFonts w:eastAsia="Times New Roman"/>
            </w:rPr>
            <w:t> </w:t>
          </w:r>
        </w:p>
        <w:customXmlInsRangeStart w:id="602" w:author="Ayperi Ülkü" w:date="2024-03-17T03:32:00Z"/>
      </w:sdtContent>
    </w:sdt>
    <w:customXmlInsRangeEnd w:id="602"/>
    <w:p w14:paraId="3EF5DBD4" w14:textId="4D7FC956" w:rsidR="00AB6167" w:rsidRPr="00A14C2E" w:rsidDel="0077467B" w:rsidRDefault="00AB6167" w:rsidP="00C60F4E">
      <w:pPr>
        <w:adjustRightInd w:val="0"/>
        <w:snapToGrid w:val="0"/>
        <w:spacing w:line="228" w:lineRule="auto"/>
        <w:ind w:left="425" w:hanging="425"/>
        <w:rPr>
          <w:del w:id="603" w:author="Ayperi Ülkü" w:date="2024-03-17T03:32:00Z"/>
          <w:sz w:val="18"/>
        </w:rPr>
      </w:pPr>
      <w:del w:id="604"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605" w:author="Ayperi Ülkü" w:date="2024-03-17T03:32:00Z"/>
          <w:sz w:val="18"/>
        </w:rPr>
      </w:pPr>
      <w:del w:id="606"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607" w:author="Ayperi Ülkü" w:date="2024-03-17T03:32:00Z"/>
          <w:sz w:val="18"/>
        </w:rPr>
      </w:pPr>
      <w:del w:id="608"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609" w:author="Ayperi Ülkü" w:date="2024-03-17T03:32:00Z"/>
          <w:sz w:val="18"/>
        </w:rPr>
      </w:pPr>
      <w:del w:id="610"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611" w:author="Ayperi Ülkü" w:date="2024-03-17T03:32:00Z"/>
          <w:sz w:val="18"/>
        </w:rPr>
      </w:pPr>
      <w:del w:id="612"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613" w:author="Ayperi Ülkü" w:date="2024-03-17T03:32:00Z"/>
          <w:sz w:val="18"/>
        </w:rPr>
      </w:pPr>
      <w:del w:id="614"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615" w:author="Ayperi Ülkü" w:date="2024-03-17T03:32:00Z"/>
          <w:sz w:val="18"/>
        </w:rPr>
      </w:pPr>
      <w:del w:id="616"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617" w:author="Ayperi Ülkü" w:date="2024-03-17T03:32:00Z"/>
          <w:sz w:val="18"/>
        </w:rPr>
      </w:pPr>
      <w:del w:id="618"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619" w:author="Ayperi Ülkü" w:date="2024-03-17T03:32:00Z"/>
          <w:sz w:val="18"/>
        </w:rPr>
      </w:pPr>
      <w:del w:id="620"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621" w:author="Ayperi Ülkü" w:date="2024-03-17T03:32:00Z"/>
          <w:sz w:val="18"/>
        </w:rPr>
      </w:pPr>
      <w:del w:id="622"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623" w:author="Ayperi Ülkü" w:date="2024-03-17T03:32:00Z"/>
          <w:sz w:val="18"/>
        </w:rPr>
      </w:pPr>
      <w:del w:id="624"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625" w:author="Ayperi Ülkü" w:date="2024-03-17T03:32:00Z"/>
          <w:sz w:val="18"/>
        </w:rPr>
      </w:pPr>
      <w:del w:id="626"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627" w:author="Ayperi Ülkü" w:date="2024-03-17T03:32:00Z"/>
          <w:sz w:val="18"/>
        </w:rPr>
      </w:pPr>
      <w:del w:id="628"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629" w:author="Ayperi Ülkü" w:date="2024-03-17T03:32:00Z"/>
          <w:sz w:val="18"/>
        </w:rPr>
      </w:pPr>
      <w:del w:id="630"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631" w:author="Ayperi Ülkü" w:date="2024-03-17T03:32:00Z"/>
          <w:sz w:val="18"/>
        </w:rPr>
      </w:pPr>
      <w:del w:id="632"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633" w:author="Ayperi Ülkü" w:date="2024-03-17T03:32:00Z"/>
          <w:sz w:val="18"/>
        </w:rPr>
      </w:pPr>
      <w:del w:id="634"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635" w:author="Ayperi Ülkü" w:date="2024-03-17T03:32:00Z"/>
          <w:sz w:val="18"/>
        </w:rPr>
      </w:pPr>
      <w:del w:id="636"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637" w:author="Ayperi Ülkü" w:date="2024-03-17T03:32:00Z"/>
          <w:sz w:val="18"/>
        </w:rPr>
      </w:pPr>
      <w:del w:id="638"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639" w:author="Ayperi Ülkü" w:date="2024-03-17T03:32:00Z"/>
          <w:sz w:val="18"/>
        </w:rPr>
      </w:pPr>
      <w:del w:id="640"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641" w:author="Ayperi Ülkü" w:date="2024-03-17T03:32:00Z"/>
          <w:sz w:val="18"/>
        </w:rPr>
      </w:pPr>
      <w:del w:id="642"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643" w:author="Ayperi Ülkü" w:date="2024-03-17T03:32:00Z"/>
          <w:sz w:val="18"/>
        </w:rPr>
      </w:pPr>
      <w:del w:id="644"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645" w:author="Ayperi Ülkü" w:date="2024-03-17T03:32:00Z"/>
          <w:sz w:val="18"/>
        </w:rPr>
      </w:pPr>
      <w:del w:id="646"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647" w:author="Ayperi Ülkü" w:date="2024-03-17T03:32:00Z"/>
          <w:sz w:val="18"/>
        </w:rPr>
      </w:pPr>
      <w:del w:id="648"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649" w:author="Ayperi Ülkü" w:date="2024-03-17T03:32:00Z"/>
          <w:sz w:val="18"/>
        </w:rPr>
      </w:pPr>
      <w:del w:id="650"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651" w:author="Ayperi Ülkü" w:date="2024-03-17T03:32:00Z"/>
          <w:sz w:val="18"/>
        </w:rPr>
      </w:pPr>
      <w:del w:id="652"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653"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654" w:author="Ayperi Ülkü" w:date="2024-03-17T03:31:00Z"/>
        </w:rPr>
      </w:pPr>
    </w:p>
    <w:p w14:paraId="5C12B4CD" w14:textId="77777777" w:rsidR="0077467B" w:rsidRPr="00A14C2E" w:rsidRDefault="0077467B" w:rsidP="00C60F4E">
      <w:pPr>
        <w:pStyle w:val="MDPI63Notes"/>
      </w:pPr>
    </w:p>
    <w:sectPr w:rsidR="0077467B" w:rsidRPr="00A14C2E" w:rsidSect="00445F72">
      <w:headerReference w:type="even" r:id="rId37"/>
      <w:headerReference w:type="default" r:id="rId38"/>
      <w:footerReference w:type="default" r:id="rId39"/>
      <w:headerReference w:type="first" r:id="rId40"/>
      <w:footerReference w:type="first" r:id="rId4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39A10" w14:textId="77777777" w:rsidR="00911D8D" w:rsidRDefault="00911D8D">
      <w:pPr>
        <w:spacing w:line="240" w:lineRule="auto"/>
      </w:pPr>
      <w:r>
        <w:separator/>
      </w:r>
    </w:p>
  </w:endnote>
  <w:endnote w:type="continuationSeparator" w:id="0">
    <w:p w14:paraId="05293976" w14:textId="77777777" w:rsidR="00911D8D" w:rsidRDefault="00911D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3470F4" w:rsidRPr="006F0919" w:rsidRDefault="003470F4"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3470F4" w:rsidRDefault="003470F4" w:rsidP="00AB6928">
    <w:pPr>
      <w:pStyle w:val="MDPIfooterfirstpage"/>
      <w:pBdr>
        <w:top w:val="single" w:sz="4" w:space="0" w:color="000000"/>
      </w:pBdr>
      <w:adjustRightInd w:val="0"/>
      <w:snapToGrid w:val="0"/>
      <w:spacing w:before="480" w:line="100" w:lineRule="exact"/>
      <w:rPr>
        <w:i/>
        <w:lang w:val="fr-CH"/>
      </w:rPr>
    </w:pPr>
  </w:p>
  <w:p w14:paraId="4D7D85FB" w14:textId="77777777" w:rsidR="003470F4" w:rsidRPr="008B308E" w:rsidRDefault="003470F4"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A8E5C" w14:textId="77777777" w:rsidR="00911D8D" w:rsidRDefault="00911D8D">
      <w:pPr>
        <w:spacing w:line="240" w:lineRule="auto"/>
      </w:pPr>
      <w:r>
        <w:separator/>
      </w:r>
    </w:p>
  </w:footnote>
  <w:footnote w:type="continuationSeparator" w:id="0">
    <w:p w14:paraId="31F47125" w14:textId="77777777" w:rsidR="00911D8D" w:rsidRDefault="00911D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3470F4" w:rsidRDefault="003470F4"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0959C534" w:rsidR="003470F4" w:rsidRDefault="003470F4"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6D4D08">
      <w:rPr>
        <w:sz w:val="16"/>
      </w:rPr>
      <w:t>20</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6D4D08">
      <w:rPr>
        <w:sz w:val="16"/>
      </w:rPr>
      <w:t>21</w:t>
    </w:r>
    <w:r>
      <w:rPr>
        <w:sz w:val="16"/>
      </w:rPr>
      <w:fldChar w:fldCharType="end"/>
    </w:r>
  </w:p>
  <w:p w14:paraId="6458DBD9" w14:textId="77777777" w:rsidR="003470F4" w:rsidRPr="00D200AF" w:rsidRDefault="003470F4"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3470F4" w:rsidRPr="00435CBC" w14:paraId="2431D39E" w14:textId="77777777" w:rsidTr="004F6104">
      <w:trPr>
        <w:trHeight w:val="686"/>
      </w:trPr>
      <w:tc>
        <w:tcPr>
          <w:tcW w:w="3679" w:type="dxa"/>
          <w:shd w:val="clear" w:color="auto" w:fill="auto"/>
          <w:vAlign w:val="center"/>
        </w:tcPr>
        <w:p w14:paraId="65351EE9" w14:textId="77777777" w:rsidR="003470F4" w:rsidRPr="00DF0468" w:rsidRDefault="003470F4"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3470F4" w:rsidRPr="00DF0468" w:rsidRDefault="003470F4"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3470F4" w:rsidRPr="00DF0468" w:rsidRDefault="003470F4"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3470F4" w:rsidRPr="00410B2B" w:rsidRDefault="003470F4"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US" w:vendorID="64" w:dllVersion="131078" w:nlCheck="1" w:checkStyle="1"/>
  <w:activeWritingStyle w:appName="MSWord" w:lang="en-IN" w:vendorID="64" w:dllVersion="131078" w:nlCheck="1"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E1A35"/>
    <w:rsid w:val="002F1599"/>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819C2"/>
    <w:rsid w:val="00685BAE"/>
    <w:rsid w:val="00692393"/>
    <w:rsid w:val="006B0048"/>
    <w:rsid w:val="006B617F"/>
    <w:rsid w:val="006C2A8F"/>
    <w:rsid w:val="006D0FDB"/>
    <w:rsid w:val="006D4D08"/>
    <w:rsid w:val="006E680C"/>
    <w:rsid w:val="006F421E"/>
    <w:rsid w:val="00701F52"/>
    <w:rsid w:val="0070363E"/>
    <w:rsid w:val="00703943"/>
    <w:rsid w:val="00711F73"/>
    <w:rsid w:val="007216FA"/>
    <w:rsid w:val="007242F5"/>
    <w:rsid w:val="0072475C"/>
    <w:rsid w:val="00730EFE"/>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32E3F"/>
    <w:rsid w:val="00A56C43"/>
    <w:rsid w:val="00A62F7E"/>
    <w:rsid w:val="00A63231"/>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96F86"/>
    <w:rsid w:val="00BB0864"/>
    <w:rsid w:val="00BE6997"/>
    <w:rsid w:val="00BF750A"/>
    <w:rsid w:val="00C2110E"/>
    <w:rsid w:val="00C37719"/>
    <w:rsid w:val="00C37EE5"/>
    <w:rsid w:val="00C41405"/>
    <w:rsid w:val="00C45358"/>
    <w:rsid w:val="00C536ED"/>
    <w:rsid w:val="00C53892"/>
    <w:rsid w:val="00C60F4E"/>
    <w:rsid w:val="00C96C77"/>
    <w:rsid w:val="00C97F8F"/>
    <w:rsid w:val="00CB118A"/>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0">
    <w:name w:val="Çözümlenmeyen Bahsetme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7">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85004390">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4">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119419956">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1024945008">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36125036">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496313240">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38357506">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42679392">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170923676">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179189705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7158798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285966194">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65998276">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2108695779">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35806133">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756436993">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24451826">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1927305020">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22176142">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5762060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45250127">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109015977">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85420215">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1607886512">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 w:id="68701151">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181703543">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13192426">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1016464044">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40592298">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1929078775">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81612687">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1240751925">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31620149">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23025580">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70474534">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80377033">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214408015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6044702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1389842924">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0152836">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323167251">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208148128">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84881101">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352038">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i.org/10.1038/s41467-020-15096-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PlaceholderText"/>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PlaceholderText"/>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PlaceholderText"/>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PlaceholderText"/>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PlaceholderText"/>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PlaceholderText"/>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PlaceholderText"/>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PlaceholderText"/>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PlaceholderText"/>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PlaceholderText"/>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PlaceholderText"/>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PlaceholderText"/>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D45D4B" w:rsidRDefault="00C30372" w:rsidP="00C30372">
          <w:pPr>
            <w:pStyle w:val="40EB2CF2646B4C4F8D2B2A685F2D1B3C"/>
          </w:pPr>
          <w:r w:rsidRPr="00C52501">
            <w:rPr>
              <w:rStyle w:val="PlaceholderText"/>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PlaceholderText"/>
            </w:rPr>
            <w:t>Click or tap here to enter text.</w:t>
          </w:r>
        </w:p>
      </w:docPartBody>
    </w:docPart>
    <w:docPart>
      <w:docPartPr>
        <w:name w:val="FD31A62A1A024984A28D8D2EE4DFB408"/>
        <w:category>
          <w:name w:val="Genel"/>
          <w:gallery w:val="placeholder"/>
        </w:category>
        <w:types>
          <w:type w:val="bbPlcHdr"/>
        </w:types>
        <w:behaviors>
          <w:behavior w:val="content"/>
        </w:behaviors>
        <w:guid w:val="{A6C2956D-AFFF-4B10-B164-9C0C3262BEBB}"/>
      </w:docPartPr>
      <w:docPartBody>
        <w:p w:rsidR="003C27B4" w:rsidRDefault="00DD0663" w:rsidP="00DD0663">
          <w:pPr>
            <w:pStyle w:val="FD31A62A1A024984A28D8D2EE4DFB408"/>
          </w:pPr>
          <w:r>
            <w:rPr>
              <w:rStyle w:val="PlaceholderText"/>
            </w:rPr>
            <w:t>Click or tap here to enter text.</w:t>
          </w:r>
        </w:p>
      </w:docPartBody>
    </w:docPart>
    <w:docPart>
      <w:docPartPr>
        <w:name w:val="EA9BE0938E1C4E3C9C4352EA702B1390"/>
        <w:category>
          <w:name w:val="General"/>
          <w:gallery w:val="placeholder"/>
        </w:category>
        <w:types>
          <w:type w:val="bbPlcHdr"/>
        </w:types>
        <w:behaviors>
          <w:behavior w:val="content"/>
        </w:behaviors>
        <w:guid w:val="{CEB372B6-DF31-41FF-81D4-96920809AC4F}"/>
      </w:docPartPr>
      <w:docPartBody>
        <w:p w:rsidR="00000000" w:rsidRDefault="003C27B4" w:rsidP="003C27B4">
          <w:pPr>
            <w:pStyle w:val="EA9BE0938E1C4E3C9C4352EA702B1390"/>
          </w:pPr>
          <w:r>
            <w:rPr>
              <w:rStyle w:val="PlaceholderText"/>
            </w:rPr>
            <w:t>Click or tap here to enter text.</w:t>
          </w:r>
        </w:p>
      </w:docPartBody>
    </w:docPart>
    <w:docPart>
      <w:docPartPr>
        <w:name w:val="AB1BDF43EBD2404F9442711A860CB317"/>
        <w:category>
          <w:name w:val="General"/>
          <w:gallery w:val="placeholder"/>
        </w:category>
        <w:types>
          <w:type w:val="bbPlcHdr"/>
        </w:types>
        <w:behaviors>
          <w:behavior w:val="content"/>
        </w:behaviors>
        <w:guid w:val="{35AD9500-7318-41C4-9E4B-2BDAB74515FB}"/>
      </w:docPartPr>
      <w:docPartBody>
        <w:p w:rsidR="00000000" w:rsidRDefault="003C27B4" w:rsidP="003C27B4">
          <w:pPr>
            <w:pStyle w:val="AB1BDF43EBD2404F9442711A860CB317"/>
          </w:pPr>
          <w:r>
            <w:rPr>
              <w:rStyle w:val="PlaceholderText"/>
            </w:rPr>
            <w:t>Click or tap here to enter text.</w:t>
          </w:r>
        </w:p>
      </w:docPartBody>
    </w:docPart>
    <w:docPart>
      <w:docPartPr>
        <w:name w:val="0EDDF5AD9AB9400BBED5E3E68232BAFD"/>
        <w:category>
          <w:name w:val="General"/>
          <w:gallery w:val="placeholder"/>
        </w:category>
        <w:types>
          <w:type w:val="bbPlcHdr"/>
        </w:types>
        <w:behaviors>
          <w:behavior w:val="content"/>
        </w:behaviors>
        <w:guid w:val="{F8959028-A277-4288-BE36-201586B5B3D0}"/>
      </w:docPartPr>
      <w:docPartBody>
        <w:p w:rsidR="00000000" w:rsidRDefault="003C27B4" w:rsidP="003C27B4">
          <w:pPr>
            <w:pStyle w:val="0EDDF5AD9AB9400BBED5E3E68232BAF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A2"/>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176193"/>
    <w:rsid w:val="00246647"/>
    <w:rsid w:val="003C27B4"/>
    <w:rsid w:val="003F0349"/>
    <w:rsid w:val="00875162"/>
    <w:rsid w:val="008D7848"/>
    <w:rsid w:val="00A90C7E"/>
    <w:rsid w:val="00A96E87"/>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27B4"/>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4E9B05B1E37C4CC797F4DF800BA65AD1">
    <w:name w:val="4E9B05B1E37C4CC797F4DF800BA65AD1"/>
    <w:rsid w:val="00DD0663"/>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3D9411EA14E94EB6B4635787E26CFA19">
    <w:name w:val="3D9411EA14E94EB6B4635787E26CFA19"/>
    <w:rsid w:val="003C27B4"/>
    <w:rPr>
      <w:kern w:val="0"/>
      <w:szCs w:val="22"/>
      <w:lang w:eastAsia="en-US" w:bidi="ar-SA"/>
      <w14:ligatures w14:val="none"/>
    </w:rPr>
  </w:style>
  <w:style w:type="paragraph" w:customStyle="1" w:styleId="0EDDF5AD9AB9400BBED5E3E68232BAFD">
    <w:name w:val="0EDDF5AD9AB9400BBED5E3E68232BAFD"/>
    <w:rsid w:val="003C27B4"/>
    <w:rPr>
      <w:kern w:val="0"/>
      <w:szCs w:val="22"/>
      <w:lang w:eastAsia="en-US" w:bidi="ar-S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bd896868-8e48-4e22-9d65-4010248e28b2&quot;,&quot;properties&quot;:{&quot;noteIndex&quot;:0},&quot;isEdited&quot;:false,&quot;manualOverride&quot;:{&quot;isManuallyOverridden&quot;:false,&quot;citeprocText&quot;:&quot;[1]&quot;,&quot;manualOverrideText&quot;:&quot;&quot;},&quot;citationTag&quot;:&quot;MENDELEY_CITATION_v3_eyJjaXRhdGlvbklEIjoiTUVOREVMRVlfQ0lUQVRJT05fYmQ4OTY4NjgtOGU0OC00ZTIyLTlkNjUtNDAxMDI0OGUyOGIyIiwicHJvcGVydGllcyI6eyJub3RlSW5kZXgiOjB9LCJpc0VkaXRlZCI6ZmFsc2UsIm1hbnVhbE92ZXJyaWRlIjp7ImlzTWFudWFsbHlPdmVycmlkZGVuIjpmYWxzZSwiY2l0ZXByb2NUZXh0IjoiWzFdIiwibWFudWFsT3ZlcnJpZGVUZXh0IjoiIn0sImNpdGF0aW9uSXRlbXMiOlt7ImlkIjoiNmFmMmVkZjktMWQ0YS0zMTA0LWI3MTAtNTdkNmY0YWQ5N2I5IiwiaXRlbURhdGEiOnsidHlwZSI6ImFydGljbGUtam91cm5hbCIsImlkIjoiNmFmMmVkZjktMWQ0YS0zMTA0LWI3MTAtNTdkNmY0YWQ5N2I5IiwidGl0bGUiOiJIRi1iYXNlZCBoaWdoLc66IGRpZWxlY3RyaWNzOiBBIHJldmlldyIsImF1dGhvciI6W3siZmFtaWx5IjoiS29sIiwiZ2l2ZW4iOiJTLiIsInBhcnNlLW5hbWVzIjpmYWxzZSwiZHJvcHBpbmctcGFydGljbGUiOiIiLCJub24tZHJvcHBpbmctcGFydGljbGUiOiIifSx7ImZhbWlseSI6Ik9yYWwiLCJnaXZlbiI6IkEuIFkuIiwicGFyc2UtbmFtZXMiOmZhbHNlLCJkcm9wcGluZy1wYXJ0aWNsZSI6IiIsIm5vbi1kcm9wcGluZy1wYXJ0aWNsZSI6IiJ9XSwiY29udGFpbmVyLXRpdGxlIjoiQWN0YSBQaHlzaWNhIFBvbG9uaWNhIEEiLCJjb250YWluZXItdGl0bGUtc2hvcnQiOiJBY3RhIFBoeXMgUG9sIEEiLCJET0kiOiIxMC4xMjY5My9BUGh5c1BvbEEuMTM2Ljg3MyIsIklTU04iOiIxODk4Nzk0WCIsImlzc3VlZCI6eyJkYXRlLXBhcnRzIjpbWzIwMTldXX0sInBhZ2UiOiI4NzMtODgxIiwiYWJzdHJhY3QiOiJJbiB0aGUgbGFzdCBkZWNhZGVzLCB0aGUgbnVtYmVyIG9mIHRyYW5zaXN0b3JzIHBlciBjaGlwIHdpdGggaW50ZWdyYXRlZCBjaXJjdWl0cyBoYXMgaW5jcmVhc2VkIGxlYWRpbmcgdG8gcmVkdWN0aW9uIGluIHRoZSB0aGlja25lc3Mgb2Ygc2lsaWNvbiBkaW94aWRlIHVzZWQgYXMgZ2F0ZSBkaWVsZWN0cmljcy4gSG93ZXZlciwgYXQgc21hbGwgZGllbGVjdHJpYyB0aGlja25lc3NlcyBsZWFrYWdlIGN1cnJlbnQgZm9ybWF0aW9uIGhhcyBiZWd1biBkdWUgdG8gdGhlIHF1YW50dW0gdHVubmVsaW5nIGVmZmVjdC4gVGh1cywgaXQgYmVjYW1lIGVzc2VudGlhbCB0byByZXBsYWNlIFNpTzIgd2l0aCBhbHRlcm5hdGl2ZSBkaWVsZWN0cmljcyB3aXRoIGhpZ2ggZGllbGVjdHJpYyBjb25zdGFudCB0byBtYWludGFpbiB0aGUgc2FtZSBjYXBhY2l0YW5jZSBhdCBoaWdoZXIgZ2F0ZSBkaWVsZWN0cmljIHRoaWNrbmVzc2VzLiBUaGlzIHJldmlldyBhbmFseXplcyBhbHRlcm5hdGl2ZSBoaWdoLc66IGRpZWxlY3RyaWMgbWF0ZXJpYWxzIHN1YnN0aXR1dGluZyBmb3IgU2lPMi4gRm9yIHRoaXMgcmVhc29uLCB0aGUgcHJvcGVydGllcyBvZiBtYXRlcmlhbHMgd2l0aCBoaWdoIGRpZWxlY3RyaWMgY29uc3RhbnQgYXJlIGNvbXBhcmVkIHRvIFNpTzIgd2l0aCBhIHNwZWNpYWwgZW1waGFzaXMgb24gSGZPMiwgc2luY2UgaXQgaXMgdGhlIG1vc3QgcHJvbWlzaW5nIGhpZ2gtzrogZGllbGVjdHJpYyB0byByZXBsYWNlIFNpTzIuIFRoZSBmdW5kYW1lbnRhbCBwb2ludHMgY29uY2VybmluZyBIZk8yIGdhdGUgZGllbGVjdHJpY3MgYXJlIHRoZWlyIGhpZ2ggZGllbGVjdHJpYyBjb25zdGFudCBhbmQgdGhlaXIgdGhlcm1vZHluYW1pYyBzdGFiaWxpdHkgd2hlbiBpbiBjb250YWN0IHdpdGggU2kuIEluIHRoaXMgYXJ0aWNsZSwgcHJvcGVydGllcyBvZiBIZk8yIGZhYnJpY2F0ZWQgd2l0aCBkaWZmZXJlbnQgY29hdGluZyBtZXRob2RzIGFuZCBkb3BlZCB3aXRoIGRpZmZlcmVudCBlbGVtZW50cyBzdWNoIGFzIE4sIFNpLCBBbCwgVGkgYW5kIFRhIGhhdmUgYmVlbiBjb21wYXJlZCBhbmQgZGlzY3Vzc2VkLiBJbiB0aGUgY29uY2x1c2lvbiBwYXJ0LCB3ZSBoYXZlIHN1bW1hcml6ZWQgdGhlIHJlc3VsdHMgb2YgY2hhcmFjdGVyaXphdGlvbiBvYnRhaW5lZCBieSBYLXJheSBkaWZmcmFjdGlvbiwgc2Nhbm5pbmcgZWxlY3Ryb24gbWljcm9zY29weSwgbGVha2FnZSBjdXJyZW50IGRlbnNpdHktdm9sdGFnZSAoSi1WICksIGNhcGFjaXRhbmNlLXZvbHRhZ2UgKEMtViApIGFuZCBVVi12aXMgc3BlY3Ryb3Njb3B5IG9mIEhmTzIgdGhpbiBmaWxtcy4iLCJwdWJsaXNoZXIiOiJQb2xpc2ggQWNhZGVteSBvZiBTY2llbmNlcyIsImlzc3VlIjoiNiIsInZvbHVtZSI6IjEzNiJ9LCJpc1RlbXBvcmFyeSI6ZmFsc2V9XX0=&quot;,&quot;citationItems&quot;:[{&quot;id&quot;:&quot;6af2edf9-1d4a-3104-b710-57d6f4ad97b9&quot;,&quot;itemData&quot;:{&quot;type&quot;:&quot;article-journal&quot;,&quot;id&quot;:&quot;6af2edf9-1d4a-3104-b710-57d6f4ad97b9&quot;,&quot;title&quot;:&quot;HF-based high-κ dielectrics: A review&quot;,&quot;author&quot;:[{&quot;family&quot;:&quot;Kol&quot;,&quot;given&quot;:&quot;S.&quot;,&quot;parse-names&quot;:false,&quot;dropping-particle&quot;:&quot;&quot;,&quot;non-dropping-particle&quot;:&quot;&quot;},{&quot;family&quot;:&quot;Oral&quot;,&quot;given&quot;:&quot;A. Y.&quot;,&quot;parse-names&quot;:false,&quot;dropping-particle&quot;:&quot;&quot;,&quot;non-dropping-particle&quot;:&quot;&quot;}],&quot;container-title&quot;:&quot;Acta Physica Polonica A&quot;,&quot;container-title-short&quot;:&quot;Acta Phys Pol A&quot;,&quot;DOI&quot;:&quot;10.12693/APhysPolA.136.873&quot;,&quot;ISSN&quot;:&quot;1898794X&quot;,&quot;issued&quot;:{&quot;date-parts&quot;:[[2019]]},&quot;page&quot;:&quot;873-881&quot;,&quot;abstract&quot;:&quot;In the last decades, the number of transistors per chip with integrated circuits has increased leading to reduction in the thickness of silicon dioxide used as gate dielectrics. However, at small dielectric thicknesses leakage current formation has begun due to the quantum tunneling effect. Thus, it became essential to replace SiO2 with alternative dielectrics with high dielectric constant to maintain the same capacitance at higher gate dielectric thicknesses. This review analyzes alternative high-κ dielectric materials substituting for SiO2. For this reason, the properties of materials with high dielectric constant are compared to SiO2 with a special emphasis on HfO2, since it is the most promising high-κ dielectric to replace SiO2. The fundamental points concerning HfO2 gate dielectrics are their high dielectric constant and their thermodynamic stability when in contact with Si. In this article, properties of HfO2 fabricated with different coating methods and doped with different elements such as N, Si, Al, Ti and Ta have been compared and discussed. In the conclusion part, we have summarized the results of characterization obtained by X-ray diffraction, scanning electron microscopy, leakage current density-voltage (J-V ), capacitance-voltage (C-V ) and UV-vis spectroscopy of HfO2 thin films.&quot;,&quot;publisher&quot;:&quot;Polish Academy of Sciences&quot;,&quot;issue&quot;:&quot;6&quot;,&quot;volume&quot;:&quot;136&quot;},&quot;isTemporary&quot;:false}]},{&quot;citationID&quot;:&quot;MENDELEY_CITATION_7eb57503-faa7-4254-8454-8bdae918c60f&quot;,&quot;properties&quot;:{&quot;noteIndex&quot;:0},&quot;isEdited&quot;:false,&quot;manualOverride&quot;:{&quot;isManuallyOverridden&quot;:false,&quot;citeprocText&quot;:&quot;[2]&quot;,&quot;manualOverrideText&quot;:&quot;&quot;},&quot;citationTag&quot;:&quot;MENDELEY_CITATION_v3_eyJjaXRhdGlvbklEIjoiTUVOREVMRVlfQ0lUQVRJT05fN2ViNTc1MDMtZmFhNy00MjU0LTg0NTQtOGJkYWU5MThjNjBmIiwicHJvcGVydGllcyI6eyJub3RlSW5kZXgiOjB9LCJpc0VkaXRlZCI6ZmFsc2UsIm1hbnVhbE92ZXJyaWRlIjp7ImlzTWFudWFsbHlPdmVycmlkZGVuIjpmYWxzZSwiY2l0ZXByb2NUZXh0IjoiWzJdIiwibWFudWFsT3ZlcnJpZGVUZXh0IjoiIn0sImNpdGF0aW9uSXRlbXMiOlt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1dfQ==&quot;,&quot;citationItems&quot;:[{&quot;id&quot;:&quot;fbe4aac2-fdcb-3458-bd5d-a423eea82fdf&quot;,&quot;itemData&quot;:{&quot;type&quot;:&quot;article-journal&quot;,&quot;id&quot;:&quot;fbe4aac2-fdcb-3458-bd5d-a423eea82fdf&quot;,&quot;title&quot;:&quot;Threshold Voltage Sensitivity to Metal Gate Work-Function Based Performance Evaluation of Double-Gate n-FinFET Structures for LSTP Technology&quot;,&quot;author&quot;:[{&quot;family&quot;:&quot;Mustafa&quot;,&quot;given&quot;:&quot;M.&quot;,&quot;parse-names&quot;:false,&quot;dropping-particle&quot;:&quot;&quot;,&quot;non-dropping-particle&quot;:&quot;&quot;},{&quot;family&quot;:&quot;Bhat&quot;,&quot;given&quot;:&quot;Tawseef A.&quot;,&quot;parse-names&quot;:false,&quot;dropping-particle&quot;:&quot;&quot;,&quot;non-dropping-particle&quot;:&quot;&quot;},{&quot;family&quot;:&quot;Beigh&quot;,&quot;given&quot;:&quot;M. R.&quot;,&quot;parse-names&quot;:false,&quot;dropping-particle&quot;:&quot;&quot;,&quot;non-dropping-particle&quot;:&quot;&quot;}],&quot;container-title&quot;:&quot;World Journal of Nano Science and Engineering&quot;,&quot;DOI&quot;:&quot;10.4236/wjnse.2013.31003&quot;,&quot;ISSN&quot;:&quot;2161-4954&quot;,&quot;issued&quot;:{&quot;date-parts&quot;:[[2013]]},&quot;page&quot;:&quot;17-22&quot;,&quot;abstract&quot;:&quot;This paper investigates the threshold voltage sensitivity to metal gate work-function for n-channel double gate fin field-effect transistor (FinFET) structures and evaluates the short channel performance of the device using threshold voltage dependence on metal gate work-function analysis. We carried out the study for a double gate n-channel fin field-effect transistor (n-FinFET) with parameters as per the projection report of International Technology Roadmap for Semiconductors, ITRS-2011 for low standby power (LSTP) 20 nm gate length technology node. In the present study device simulation have been carried out using PADRE simulator from MuGFET, which is based on the drift-diffusion theory. Our results show the accuracy and validity of classical drift-diffusion simulation results for transistor structures with lateral dimensions 10nm and above. The subthreshold behavior of device improves with increased metal gate work-function. The results also show that a higher gate work-function (≥5 eV) can fulfill the tolerable off-current as projected in ITRS 2011 report. The SCE in FinFET can reasonably be controlled and improved by proper adjustment of the metal gate work-function. DIBL is reduced with the increase in gate work function.&quot;,&quot;publisher&quot;:&quot;Scientific Research Publishing, Inc,&quot;,&quot;issue&quot;:&quot;01&quot;,&quot;volume&quot;:&quot;03&quot;,&quot;container-title-short&quot;:&quot;&quot;},&quot;isTemporary&quot;:false}]},{&quot;citationID&quot;:&quot;MENDELEY_CITATION_2cd13f2f-207e-4165-97e2-9ad3a1f977ea&quot;,&quot;properties&quot;:{&quot;noteIndex&quot;:0},&quot;isEdited&quot;:false,&quot;manualOverride&quot;:{&quot;isManuallyOverridden&quot;:false,&quot;citeprocText&quot;:&quot;[3]&quot;,&quot;manualOverrideText&quot;:&quot;&quot;},&quot;citationTag&quot;:&quot;MENDELEY_CITATION_v3_eyJjaXRhdGlvbklEIjoiTUVOREVMRVlfQ0lUQVRJT05fMmNkMTNmMmYtMjA3ZS00MTY1LTk3ZTItOWFkM2ExZjk3N2VhIiwicHJvcGVydGllcyI6eyJub3RlSW5kZXgiOjB9LCJpc0VkaXRlZCI6ZmFsc2UsIm1hbnVhbE92ZXJyaWRlIjp7ImlzTWFudWFsbHlPdmVycmlkZGVuIjpmYWxzZSwiY2l0ZXByb2NUZXh0IjoiWzNdIiwibWFudWFsT3ZlcnJpZGVUZXh0IjoiIn0sImNpdGF0aW9uSXRlbXMiOlt7ImlkIjoiMGEyZGNkNzctZjBiNy0zOTY3LWJjNGMtNWRlZDQ2OTkzNTc2IiwiaXRlbURhdGEiOnsidHlwZSI6ImFydGljbGUtam91cm5hbCIsImlkIjoiMGEyZGNkNzctZjBiNy0zOTY3LWJjNGMtNWRlZDQ2OTkzNTc2IiwidGl0bGUiOiJUaGluIEZpbG0gVHJhbnNpc3RvcnMgd2l0aCBHcmFkZWQgU2lOIEdhdGUgRGllbGVjdHJpY3MiLCJhdXRob3IiOlt7ImZhbWlseSI6Ikt1byIsImdpdmVuIjoiWXVlIiwicGFyc2UtbmFtZXMiOmZhbHNlLCJkcm9wcGluZy1wYXJ0aWNsZSI6IiIsIm5vbi1kcm9wcGluZy1wYXJ0aWNsZSI6IiJ9XSwiY29udGFpbmVyLXRpdGxlIjoiSm91cm5hbCBvZiBFbGVjdHJvY2hlbWljYWwgU29jaWV0eSIsImlzc3VlZCI6eyJkYXRlLXBhcnRzIjpbWzE5OTRdXX0sImlzc3VlIjoiNCIsInZvbHVtZSI6IjE0MSIsImNvbnRhaW5lci10aXRsZS1zaG9ydCI6IiJ9LCJpc1RlbXBvcmFyeSI6ZmFsc2V9XX0=&quot;,&quot;citationItems&quot;:[{&quot;id&quot;:&quot;0a2dcd77-f0b7-3967-bc4c-5ded46993576&quot;,&quot;itemData&quot;:{&quot;type&quot;:&quot;article-journal&quot;,&quot;id&quot;:&quot;0a2dcd77-f0b7-3967-bc4c-5ded46993576&quot;,&quot;title&quot;:&quot;Thin Film Transistors with Graded SiN Gate Dielectrics&quot;,&quot;author&quot;:[{&quot;family&quot;:&quot;Kuo&quot;,&quot;given&quot;:&quot;Yue&quot;,&quot;parse-names&quot;:false,&quot;dropping-particle&quot;:&quot;&quot;,&quot;non-dropping-particle&quot;:&quot;&quot;}],&quot;container-title&quot;:&quot;Journal of Electrochemical Society&quot;,&quot;issued&quot;:{&quot;date-parts&quot;:[[1994]]},&quot;issue&quot;:&quot;4&quot;,&quot;volume&quot;:&quot;141&quot;,&quot;container-title-short&quot;:&quot;&quot;},&quot;isTemporary&quot;:false}]},{&quot;citationID&quot;:&quot;MENDELEY_CITATION_056c8008-a682-42a0-a5cb-a7644d6a1ab0&quot;,&quot;properties&quot;:{&quot;noteIndex&quot;:0},&quot;isEdited&quot;:false,&quot;manualOverride&quot;:{&quot;isManuallyOverridden&quot;:false,&quot;citeprocText&quot;:&quot;[4]&quot;,&quot;manualOverrideText&quot;:&quot;&quot;},&quot;citationTag&quot;:&quot;MENDELEY_CITATION_v3_eyJjaXRhdGlvbklEIjoiTUVOREVMRVlfQ0lUQVRJT05fMDU2YzgwMDgtYTY4Mi00MmEwLWE1Y2ItYTc2NDRkNmExYWIw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a11823e2-e39c-4d52-8074-ccf36f44cca7&quot;,&quot;properties&quot;:{&quot;noteIndex&quot;:0},&quot;isEdited&quot;:false,&quot;manualOverride&quot;:{&quot;isManuallyOverridden&quot;:false,&quot;citeprocText&quot;:&quot;[5]&quot;,&quot;manualOverrideText&quot;:&quot;&quot;},&quot;citationTag&quot;:&quot;MENDELEY_CITATION_v3_eyJjaXRhdGlvbklEIjoiTUVOREVMRVlfQ0lUQVRJT05fYTExODIzZTItZTM5Yy00ZDUyLTgwNzQtY2NmMzZmNDRjY2E3IiwicHJvcGVydGllcyI6eyJub3RlSW5kZXgiOjB9LCJpc0VkaXRlZCI6ZmFsc2UsIm1hbnVhbE92ZXJyaWRlIjp7ImlzTWFudWFsbHlPdmVycmlkZGVuIjpmYWxzZSwiY2l0ZXByb2NUZXh0IjoiWzVdIiwibWFudWFsT3ZlcnJpZGVUZXh0IjoiIn0sImNpdGF0aW9uSXRlbXMiOlt7ImlkIjoiYWY2N2U5MjQtMGJlMC0zZDE3LWI4NTgtMGYxMGVmNjBkNjMzIiwiaXRlbURhdGEiOnsidHlwZSI6ImFydGljbGUtam91cm5hbCIsImlkIjoiYWY2N2U5MjQtMGJlMC0zZDE3LWI4NTgtMGYxMGVmNjBkNjMzIiwidGl0bGUiOiJGaW5GRVRzOiBGcm9tIERldmljZXMgdG8gQXJjaGl0ZWN0dXJlcyIsImF1dGhvciI6W3siZmFtaWx5IjoiQmhhdHRhY2hhcnlhIiwiZ2l2ZW4iOiJEZWJhaml0IiwicGFyc2UtbmFtZXMiOmZhbHNlLCJkcm9wcGluZy1wYXJ0aWNsZSI6IiIsIm5vbi1kcm9wcGluZy1wYXJ0aWNsZSI6IiJ9LHsiZmFtaWx5IjoiSmhhIiwiZ2l2ZW4iOiJOaXJhaiBLLiIsInBhcnNlLW5hbWVzIjpmYWxzZSwiZHJvcHBpbmctcGFydGljbGUiOiIiLCJub24tZHJvcHBpbmctcGFydGljbGUiOiIifV0sImNvbnRhaW5lci10aXRsZSI6IkFkdmFuY2VzIGluIEVsZWN0cm9uaWNzIiwiRE9JIjoiMTAuMTE1NS8yMDE0LzM2NTY4OSIsIklTU04iOiIyMzU2LTY2NjMiLCJpc3N1ZWQiOnsiZGF0ZS1wYXJ0cyI6W1syMDE0LDksN11dfSwicGFnZSI6IjEtMjEiLCJhYnN0cmFjdCI6IlNpbmNlIE1vb3Jl4oCZcyBsYXcgZHJpdmVuIHNjYWxpbmcgb2YgcGxhbmFyIE1PU0ZFVHMgZmFjZXMgZm9ybWlkYWJsZSBjaGFsbGVuZ2VzIGluIHRoZSBuYW5vbWV0ZXIgcmVnaW1lLCBGaW5GRVRzIGFuZCBUcmlnYXRlIEZFVHMgaGF2ZSBlbWVyZ2VkIGFzIHRoZWlyIHN1Y2Nlc3NvcnMuIE93aW5nIHRvIHRoZSBwcmVzZW5jZSBvZiBtdWx0aXBsZSAodHdvL3RocmVlKSBnYXRlcywgRmluRkVUcy9UcmlnYXRlIEZFVHMgYXJlIGFibGUgdG8gdGFja2xlIHNob3J0LWNoYW5uZWwgZWZmZWN0cyAoU0NFcykgYmV0dGVyIHRoYW4gY29udmVudGlvbmFsIHBsYW5hciBNT1NGRVRzIGF0IGRlZXBseSBzY2FsZWQgdGVjaG5vbG9neSBub2RlcyBhbmQgdGh1cyBlbmFibGUgY29udGludWVkIHRyYW5zaXN0b3Igc2NhbGluZy4gSW4gdGhpcyBwYXBlciwgd2UgcmV2aWV3IHJlc2VhcmNoIG9uIEZpbkZFVHMgZnJvbSB0aGUgYm90dG9tbW9zdCBkZXZpY2UgbGV2ZWwgdG8gdGhlIHRvcG1vc3QgYXJjaGl0ZWN0dXJlIGxldmVsLiBXZSBzdXJ2ZXkgZGlmZmVyZW50IHR5cGVzIG9mIEZpbkZFVHMsIHZhcmlvdXMgcG9zc2libGUgRmluRkVUIGFzeW1tZXRyaWVzIGFuZCB0aGVpciBpbXBhY3QsIGFuZCBub3ZlbCBsb2dpYy1sZXZlbCBhbmQgYXJjaGl0ZWN0dXJlLWxldmVsIHRyYWRlb2ZmcyBvZmZlcmVkIGJ5IEZpbkZFVHMuIFdlIGFsc28gcmV2aWV3IGFuYWx5c2lzIGFuZCBvcHRpbWl6YXRpb24gdG9vbHMgdGhhdCBhcmUgYXZhaWxhYmxlIGZvciBjaGFyYWN0ZXJpemluZyBGaW5GRVQgZGV2aWNlcywgY2lyY3VpdHMsIGFuZCBhcmNoaXRlY3R1cmVzLiIsInB1Ymxpc2hlciI6IkhpbmRhd2kgTGltaXRlZCIsInZvbHVtZSI6IjIwMTQiLCJjb250YWluZXItdGl0bGUtc2hvcnQiOiIifSwiaXNUZW1wb3JhcnkiOmZhbHNlfV19&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2c1dbb6c-f0b1-4c4e-a1af-f95e03cc72ec&quot;,&quot;properties&quot;:{&quot;noteIndex&quot;:0},&quot;isEdited&quot;:false,&quot;manualOverride&quot;:{&quot;isManuallyOverridden&quot;:false,&quot;citeprocText&quot;:&quot;[6]&quot;,&quot;manualOverrideText&quot;:&quot;&quot;},&quot;citationTag&quot;:&quot;MENDELEY_CITATION_v3_eyJjaXRhdGlvbklEIjoiTUVOREVMRVlfQ0lUQVRJT05fMmMxZGJiNmMtZjBiMS00YzRlLWExYWYtZjk1ZTAzY2M3MmVj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de630bab-ecbd-44ae-85e2-9ecda338ea37&quot;,&quot;properties&quot;:{&quot;noteIndex&quot;:0},&quot;isEdited&quot;:false,&quot;manualOverride&quot;:{&quot;isManuallyOverridden&quot;:false,&quot;citeprocText&quot;:&quot;[7]&quot;,&quot;manualOverrideText&quot;:&quot;&quot;},&quot;citationTag&quot;:&quot;MENDELEY_CITATION_v3_eyJjaXRhdGlvbklEIjoiTUVOREVMRVlfQ0lUQVRJT05fZGU2MzBiYWItZWNiZC00NGFlLTg1ZTItOWVjZGEzMzhlYTM3IiwicHJvcGVydGllcyI6eyJub3RlSW5kZXgiOjB9LCJpc0VkaXRlZCI6ZmFsc2UsIm1hbnVhbE92ZXJyaWRlIjp7ImlzTWFudWFsbHlPdmVycmlkZGVuIjpmYWxzZSwiY2l0ZXByb2NUZXh0IjoiWzddIiwibWFudWFsT3ZlcnJpZGVUZXh0IjoiIn0sImNpdGF0aW9uSXRlbXMiOlt7ImlkIjoiNzJjZDE2NTYtZDJlNS0zNzIxLTg5OWQtNTgzMDJhMjg0MzM5IiwiaXRlbURhdGEiOnsidHlwZSI6ImFydGljbGUtam91cm5hbCIsImlkIjoiNzJjZDE2NTYtZDJlNS0zNzIxLTg5OWQtNTgzMDJhMjg0MzM5IiwidGl0bGUiOiIzRCBTaW11bGF0aW9uIG9mIEZpbiBHZW9tZXRyeSBJbmZsdWVuY2Ugb24gQ29ybmVyIEVmZmVjdCBpbiBNdWx0aWZpbiBEdWFsIGFuZCBUcmktR2F0ZSBTT0ktRmluZmV0cy4iLCJhdXRob3IiOlt7ImZhbWlseSI6IkFOIiwiZ2l2ZW4iOiJNb3VsYWkgS2hhdGlyIiwicGFyc2UtbmFtZXMiOmZhbHNlLCJkcm9wcGluZy1wYXJ0aWNsZSI6IiIsIm5vbi1kcm9wcGluZy1wYXJ0aWNsZSI6IiJ9LHsiZmFtaWx5IjoiQSIsImdpdmVuIjoiR3Vlbi1Cb3VhenphIiwicGFyc2UtbmFtZXMiOmZhbHNlLCJkcm9wcGluZy1wYXJ0aWNsZSI6IiIsIm5vbi1kcm9wcGluZy1wYXJ0aWNsZSI6IiJ9LHsiZmFtaWx5IjoiQiIsImdpdmVuIjoiQm91YXp6YSIsInBhcnNlLW5hbWVzIjpmYWxzZSwiZHJvcHBpbmctcGFydGljbGUiOiIiLCJub24tZHJvcHBpbmctcGFydGljbGUiOiIifV0sImNvbnRhaW5lci10aXRsZSI6IkludGVybmF0aW9uYWwgSm91cm5hbCBvZiBOYW5vIFN0dWRpZXMgJiBUZWNobm9sb2d5IiwiRE9JIjoiMTAuMTkwNzAvMjE2Ny04Njg1LTEzMDAwNiIsIklTU04iOiIyMTY3ODY4NSIsIlVSTCI6Imh0dHBzOi8vc2NpZG9jLm9yZy9hcnRpY2xlcGRmcy9JSk5TVC9JSk5TVC0yMTY3LTg2ODUtMDItNDAxLnBkZiIsImlzc3VlZCI6eyJkYXRlLXBhcnRzIjpbWzIwMTMsMTAsMjhdXX0sInBhZ2UiOiIyOS0zMiIsImNvbnRhaW5lci10aXRsZS1zaG9ydCI6IkludCBKIE5hbm8gU3R1ZCBUZWNobm9sIn0sImlzVGVtcG9yYXJ5IjpmYWxzZX1dfQ==&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f8dcd0c3-c355-44c4-a25b-7d0b78572199&quot;,&quot;properties&quot;:{&quot;noteIndex&quot;:0},&quot;isEdited&quot;:false,&quot;manualOverride&quot;:{&quot;isManuallyOverridden&quot;:false,&quot;citeprocText&quot;:&quot;[8]&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Tag&quot;:&quot;MENDELEY_CITATION_v3_eyJjaXRhdGlvbklEIjoiTUVOREVMRVlfQ0lUQVRJT05fZjhkY2QwYzMtYzM1NS00NGM0LWEyNWItN2QwYjc4NTcyMTk5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D&quot;:&quot;MENDELEY_CITATION_200bf616-a1d2-4980-bb47-ad5b2e14da8d&quot;,&quot;properties&quot;:{&quot;noteIndex&quot;:0},&quot;isEdited&quot;:false,&quot;manualOverride&quot;:{&quot;isManuallyOverridden&quot;:false,&quot;citeprocText&quot;:&quot;[9]&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l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4]&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4003121d-19ab-4561-b58f-e5f6ca91bcd7&quot;,&quot;properties&quot;:{&quot;noteIndex&quot;:0},&quot;isEdited&quot;:false,&quot;manualOverride&quot;:{&quot;isManuallyOverridden&quot;:false,&quot;citeprocText&quot;:&quot;[10]&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Ew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07b4eaea-a9ba-41da-8904-e74239bd7483&quot;,&quot;properties&quot;:{&quot;noteIndex&quot;:0},&quot;isEdited&quot;:false,&quot;manualOverride&quot;:{&quot;isManuallyOverridden&quot;:false,&quot;citeprocText&quot;:&quot;[11]&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2], [13], [14]&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yXSwgWzEzXSwgWzE0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container-title-short&quot;:&quot;Solid State Electron&quot;},&quot;isTemporary&quot;:false}]},{&quot;citationID&quot;:&quot;MENDELEY_CITATION_aaf1742e-7bf6-40e6-9614-442b650e83ae&quot;,&quot;properties&quot;:{&quot;noteIndex&quot;:0},&quot;isEdited&quot;:false,&quot;manualOverride&quot;:{&quot;isManuallyOverridden&quot;:false,&quot;citeprocText&quot;:&quot;[15], [16]&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11]&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17]&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18]&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2445e58e-0680-4f1d-b723-3be6a1295087&quot;,&quot;properties&quot;:{&quot;noteIndex&quot;:0},&quot;isEdited&quot;:false,&quot;manualOverride&quot;:{&quot;isManuallyOverridden&quot;:false,&quot;citeprocText&quot;:&quot;[19]&quot;,&quot;manualOverrideText&quot;:&quot;&quot;},&quot;citationTag&quot;:&quot;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662b9954-2b14-42fa-9dbc-1d656ec5273e&quot;,&quot;properties&quot;:{&quot;noteIndex&quot;:0},&quot;isEdited&quot;:false,&quot;manualOverride&quot;:{&quot;isManuallyOverridden&quot;:false,&quot;citeprocText&quot;:&quot;[8]&quot;,&quot;manualOverrideText&quot;:&quot;&quot;},&quot;citationTag&quot;:&quot;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a50ad610-56e0-44ea-a6eb-a23c3aef929b&quot;,&quot;properties&quot;:{&quot;noteIndex&quot;:0},&quot;isEdited&quot;:false,&quot;manualOverride&quot;:{&quot;isManuallyOverridden&quot;:false,&quot;citeprocText&quot;:&quot;[7]&quot;,&quot;manualOverrideText&quot;:&quot;&quot;},&quot;citationTag&quot;:&quot;MENDELEY_CITATION_v3_eyJjaXRhdGlvbklEIjoiTUVOREVMRVlfQ0lUQVRJT05fYTUwYWQ2MTAtNTZlMC00NGVhLWE2ZWItYTIzYzNhZWY5MjliIiwicHJvcGVydGllcyI6eyJub3RlSW5kZXgiOjB9LCJpc0VkaXRlZCI6ZmFsc2UsIm1hbnVhbE92ZXJyaWRlIjp7ImlzTWFudWFsbHlPdmVycmlkZGVuIjpmYWxzZSwiY2l0ZXByb2NUZXh0IjoiWzddIiwibWFudWFsT3ZlcnJpZGVUZXh0IjoiIn0sImNpdGF0aW9uSXRlbXMiOlt7ImlkIjoiNzJjZDE2NTYtZDJlNS0zNzIxLTg5OWQtNTgzMDJhMjg0MzM5IiwiaXRlbURhdGEiOnsidHlwZSI6ImFydGljbGUtam91cm5hbCIsImlkIjoiNzJjZDE2NTYtZDJlNS0zNzIxLTg5OWQtNTgzMDJhMjg0MzM5IiwidGl0bGUiOiIzRCBTaW11bGF0aW9uIG9mIEZpbiBHZW9tZXRyeSBJbmZsdWVuY2Ugb24gQ29ybmVyIEVmZmVjdCBpbiBNdWx0aWZpbiBEdWFsIGFuZCBUcmktR2F0ZSBTT0ktRmluZmV0cy4iLCJhdXRob3IiOlt7ImZhbWlseSI6IkFOIiwiZ2l2ZW4iOiJNb3VsYWkgS2hhdGlyIiwicGFyc2UtbmFtZXMiOmZhbHNlLCJkcm9wcGluZy1wYXJ0aWNsZSI6IiIsIm5vbi1kcm9wcGluZy1wYXJ0aWNsZSI6IiJ9LHsiZmFtaWx5IjoiQSIsImdpdmVuIjoiR3Vlbi1Cb3VhenphIiwicGFyc2UtbmFtZXMiOmZhbHNlLCJkcm9wcGluZy1wYXJ0aWNsZSI6IiIsIm5vbi1kcm9wcGluZy1wYXJ0aWNsZSI6IiJ9LHsiZmFtaWx5IjoiQiIsImdpdmVuIjoiQm91YXp6YSIsInBhcnNlLW5hbWVzIjpmYWxzZSwiZHJvcHBpbmctcGFydGljbGUiOiIiLCJub24tZHJvcHBpbmctcGFydGljbGUiOiIifV0sImNvbnRhaW5lci10aXRsZSI6IkludGVybmF0aW9uYWwgSm91cm5hbCBvZiBOYW5vIFN0dWRpZXMgJiBUZWNobm9sb2d5IiwiRE9JIjoiMTAuMTkwNzAvMjE2Ny04Njg1LTEzMDAwNiIsIklTU04iOiIyMTY3ODY4NSIsIlVSTCI6Imh0dHBzOi8vc2NpZG9jLm9yZy9hcnRpY2xlcGRmcy9JSk5TVC9JSk5TVC0yMTY3LTg2ODUtMDItNDAxLnBkZiIsImlzc3VlZCI6eyJkYXRlLXBhcnRzIjpbWzIwMTMsMTAsMjhdXX0sInBhZ2UiOiIyOS0zMiIsImNvbnRhaW5lci10aXRsZS1zaG9ydCI6IkludCBKIE5hbm8gU3R1ZCBUZWNobm9sIn0sImlzVGVtcG9yYXJ5IjpmYWxzZX1dfQ==&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9bb3bc2c-7205-4e3b-89b2-f45f7fea27a1&quot;,&quot;properties&quot;:{&quot;noteIndex&quot;:0},&quot;isEdited&quot;:false,&quot;manualOverride&quot;:{&quot;isManuallyOverridden&quot;:false,&quot;citeprocText&quot;:&quot;[20]&quot;,&quot;manualOverrideText&quot;:&quot;&quot;},&quot;citationTag&quot;:&quot;MENDELEY_CITATION_v3_eyJjaXRhdGlvbklEIjoiTUVOREVMRVlfQ0lUQVRJT05fOWJiM2JjMmMtNzIwNS00ZTNiLTg5YjItZjQ1ZjdmZWEyN2ExIiwicHJvcGVydGllcyI6eyJub3RlSW5kZXgiOjB9LCJpc0VkaXRlZCI6ZmFsc2UsIm1hbnVhbE92ZXJyaWRlIjp7ImlzTWFudWFsbHlPdmVycmlkZGVuIjpmYWxzZSwiY2l0ZXByb2NUZXh0IjoiWzIw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17107950-b968-456a-ad6b-2ed2dc2f6de2&quot;,&quot;properties&quot;:{&quot;noteIndex&quot;:0},&quot;isEdited&quot;:false,&quot;manualOverride&quot;:{&quot;isManuallyOverridden&quot;:false,&quot;citeprocText&quot;:&quot;[4]&quot;,&quot;manualOverrideText&quot;:&quot;&quot;},&quot;citationTag&quot;:&quot;MENDELEY_CITATION_v3_eyJjaXRhdGlvbklEIjoiTUVOREVMRVlfQ0lUQVRJT05fMTcxMDc5NTAtYjk2OC00NTZhLWFkNmItMmVkMmRjMmY2ZGUyIiwicHJvcGVydGllcyI6eyJub3RlSW5kZXgiOjB9LCJpc0VkaXRlZCI6ZmFsc2UsIm1hbnVhbE92ZXJyaWRlIjp7ImlzTWFudWFsbHlPdmVycmlkZGVuIjpmYWxzZSwiY2l0ZXByb2NUZXh0IjoiWzR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LCJjb250YWluZXItdGl0bGUtc2hvcnQiOiJJT1AgQ29uZiBTZXIgTWF0ZXIgU2NpIEVuZy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1d280c75-7f92-4155-b7de-008be5f899b4&quot;,&quot;properties&quot;:{&quot;noteIndex&quot;:0},&quot;isEdited&quot;:false,&quot;manualOverride&quot;:{&quot;isManuallyOverridden&quot;:false,&quot;citeprocText&quot;:&quot;[6]&quot;,&quot;manualOverrideText&quot;:&quot;&quot;},&quot;citationTag&quot;:&quot;MENDELEY_CITATION_v3_eyJjaXRhdGlvbklEIjoiTUVOREVMRVlfQ0lUQVRJT05fMWQyODBjNzUtN2Y5Mi00MTU1LWI3ZGUtMDA4YmU1Zjg5OWI0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b5c00c71-6a25-4d2f-a9b7-cafc0d5ed3b1&quot;,&quot;properties&quot;:{&quot;noteIndex&quot;:0},&quot;isEdited&quot;:false,&quot;manualOverride&quot;:{&quot;isManuallyOverridden&quot;:false,&quot;citeprocText&quot;:&quot;[5]&quot;,&quot;manualOverrideText&quot;:&quot;&quot;},&quot;citationTag&quot;:&quot;MENDELEY_CITATION_v3_eyJjaXRhdGlvbklEIjoiTUVOREVMRVlfQ0lUQVRJT05fYjVjMDBjNzEtNmEyNS00ZDJmLWE5YjctY2FmYzBkNWVkM2IxIiwicHJvcGVydGllcyI6eyJub3RlSW5kZXgiOjB9LCJpc0VkaXRlZCI6ZmFsc2UsIm1hbnVhbE92ZXJyaWRlIjp7ImlzTWFudWFsbHlPdmVycmlkZGVuIjpmYWxzZSwiY2l0ZXByb2NUZXh0IjoiWzVdIiwibWFudWFsT3ZlcnJpZGVUZXh0IjoiIn0sImNpdGF0aW9uSXRlbXMiOlt7ImlkIjoiYWY2N2U5MjQtMGJlMC0zZDE3LWI4NTgtMGYxMGVmNjBkNjMzIiwiaXRlbURhdGEiOnsidHlwZSI6ImFydGljbGUtam91cm5hbCIsImlkIjoiYWY2N2U5MjQtMGJlMC0zZDE3LWI4NTgtMGYxMGVmNjBkNjMzIiwidGl0bGUiOiJGaW5GRVRzOiBGcm9tIERldmljZXMgdG8gQXJjaGl0ZWN0dXJlcyIsImF1dGhvciI6W3siZmFtaWx5IjoiQmhhdHRhY2hhcnlhIiwiZ2l2ZW4iOiJEZWJhaml0IiwicGFyc2UtbmFtZXMiOmZhbHNlLCJkcm9wcGluZy1wYXJ0aWNsZSI6IiIsIm5vbi1kcm9wcGluZy1wYXJ0aWNsZSI6IiJ9LHsiZmFtaWx5IjoiSmhhIiwiZ2l2ZW4iOiJOaXJhaiBLLiIsInBhcnNlLW5hbWVzIjpmYWxzZSwiZHJvcHBpbmctcGFydGljbGUiOiIiLCJub24tZHJvcHBpbmctcGFydGljbGUiOiIifV0sImNvbnRhaW5lci10aXRsZSI6IkFkdmFuY2VzIGluIEVsZWN0cm9uaWNzIiwiRE9JIjoiMTAuMTE1NS8yMDE0LzM2NTY4OSIsIklTU04iOiIyMzU2LTY2NjMiLCJpc3N1ZWQiOnsiZGF0ZS1wYXJ0cyI6W1syMDE0LDksN11dfSwicGFnZSI6IjEtMjEiLCJhYnN0cmFjdCI6IlNpbmNlIE1vb3Jl4oCZcyBsYXcgZHJpdmVuIHNjYWxpbmcgb2YgcGxhbmFyIE1PU0ZFVHMgZmFjZXMgZm9ybWlkYWJsZSBjaGFsbGVuZ2VzIGluIHRoZSBuYW5vbWV0ZXIgcmVnaW1lLCBGaW5GRVRzIGFuZCBUcmlnYXRlIEZFVHMgaGF2ZSBlbWVyZ2VkIGFzIHRoZWlyIHN1Y2Nlc3NvcnMuIE93aW5nIHRvIHRoZSBwcmVzZW5jZSBvZiBtdWx0aXBsZSAodHdvL3RocmVlKSBnYXRlcywgRmluRkVUcy9UcmlnYXRlIEZFVHMgYXJlIGFibGUgdG8gdGFja2xlIHNob3J0LWNoYW5uZWwgZWZmZWN0cyAoU0NFcykgYmV0dGVyIHRoYW4gY29udmVudGlvbmFsIHBsYW5hciBNT1NGRVRzIGF0IGRlZXBseSBzY2FsZWQgdGVjaG5vbG9neSBub2RlcyBhbmQgdGh1cyBlbmFibGUgY29udGludWVkIHRyYW5zaXN0b3Igc2NhbGluZy4gSW4gdGhpcyBwYXBlciwgd2UgcmV2aWV3IHJlc2VhcmNoIG9uIEZpbkZFVHMgZnJvbSB0aGUgYm90dG9tbW9zdCBkZXZpY2UgbGV2ZWwgdG8gdGhlIHRvcG1vc3QgYXJjaGl0ZWN0dXJlIGxldmVsLiBXZSBzdXJ2ZXkgZGlmZmVyZW50IHR5cGVzIG9mIEZpbkZFVHMsIHZhcmlvdXMgcG9zc2libGUgRmluRkVUIGFzeW1tZXRyaWVzIGFuZCB0aGVpciBpbXBhY3QsIGFuZCBub3ZlbCBsb2dpYy1sZXZlbCBhbmQgYXJjaGl0ZWN0dXJlLWxldmVsIHRyYWRlb2ZmcyBvZmZlcmVkIGJ5IEZpbkZFVHMuIFdlIGFsc28gcmV2aWV3IGFuYWx5c2lzIGFuZCBvcHRpbWl6YXRpb24gdG9vbHMgdGhhdCBhcmUgYXZhaWxhYmxlIGZvciBjaGFyYWN0ZXJpemluZyBGaW5GRVQgZGV2aWNlcywgY2lyY3VpdHMsIGFuZCBhcmNoaXRlY3R1cmVzLiIsInB1Ymxpc2hlciI6IkhpbmRhd2kgTGltaXRlZCIsInZvbHVtZSI6IjIwMTQiLCJjb250YWluZXItdGl0bGUtc2hvcnQiOiIifSwiaXNUZW1wb3JhcnkiOmZhbHNlfV19&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15], [16]&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11]&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17]&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18]&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1]&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x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5]&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E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citationID&quot;:&quot;MENDELEY_CITATION_13ff8ed9-0ba6-47db-829c-0d0fe60d6405&quot;,&quot;properties&quot;:{&quot;noteIndex&quot;:0},&quot;isEdited&quot;:false,&quot;manualOverride&quot;:{&quot;isManuallyOverridden&quot;:false,&quot;citeprocText&quot;:&quot;[15], [16]&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E1XSwgWzE2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16]&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E2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2]&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y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625d93f9-f911-499c-9509-762ff09704b4&quot;,&quot;properties&quot;:{&quot;noteIndex&quot;:0},&quot;isEdited&quot;:false,&quot;manualOverride&quot;:{&quot;isManuallyOverridden&quot;:false,&quot;citeprocText&quot;:&quot;[22]&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y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2f9b55a4-8d40-40ed-a0de-cdcd4cf06d18&quot;,&quot;properties&quot;:{&quot;noteIndex&quot;:0},&quot;isEdited&quot;:false,&quot;manualOverride&quot;:{&quot;isManuallyOverridden&quot;:true,&quot;citeprocText&quot;:&quot;[23], [24]&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NdLCBbMjR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11]&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E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11], [25]&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ExXSwgWzI1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container-title-short&quot;:&quot;Appl Opt&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8]&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eb335d40-6acb-4901-a8f0-60249ab5c981&quot;,&quot;properties&quot;:{&quot;noteIndex&quot;:0},&quot;isEdited&quot;:false,&quot;manualOverride&quot;:{&quot;isManuallyOverridden&quot;:false,&quot;citeprocText&quot;:&quot;[6]&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ZdIiwibWFudWFsT3ZlcnJpZGVUZXh0IjoiIn0sImNpdGF0aW9uSXRlbXMiOlt7ImlkIjoiNjJhMjg0MzMtZWVhNS0zNDQ1LTk3NmYtZjBkZWExZTI5NDhlIiwiaXRlbURhdGEiOnsidHlwZSI6ImFydGljbGUtam91cm5hbCIsImlkIjoiNjJhMjg0MzMtZWVhNS0zNDQ1LTk3NmYtZjBkZWExZTI5NDhlIiwidGl0bGUiOiJUQ0FEIFNpbXVsYXRpb24gU3R1ZHkgb2YgU2luZ2xlLSwgRG91YmxlLSwgYW5kIFRyaXBsZS1NYXRlcmlhbCBHYXRlIEVuZ2luZWVyZWQgVHJpZ2F0ZSBGaW5GRVRzIiwiYXV0aG9yIjpbeyJmYW1pbHkiOiJWaW1hbGEiLCJnaXZlbiI6IlAuIiwicGFyc2UtbmFtZXMiOmZhbHNlLCJkcm9wcGluZy1wYXJ0aWNsZSI6IiIsIm5vbi1kcm9wcGluZy1wYXJ0aWNsZSI6IiJ9LHsiZmFtaWx5IjoiQXJ1biBTYW11ZWwiLCJnaXZlbiI6IlQuIFMuIiwicGFyc2UtbmFtZXMiOmZhbHNlLCJkcm9wcGluZy1wYXJ0aWNsZSI6IiIsIm5vbi1kcm9wcGluZy1wYXJ0aWNsZSI6IiJ9XSwiY29udGFpbmVyLXRpdGxlIjoiU2VtaWNvbmR1Y3RvcnMiLCJET0kiOiIxMC4xMTM0L1MxMDYzNzgyNjIwMDQwMjExIiwiSVNTTiI6IjEwOTA2NDc5IiwiaXNzdWVkIjp7ImRhdGUtcGFydHMiOltbMjAyMCw0LDFdXX0sInBhZ2UiOiI1MDEtNTA1IiwiYWJzdHJhY3QiOiJBYnN0cmFjdDogQSBkZXRhaWxlZCBjb21wYXJhdGl2ZSBwZXJmb3JtYW5jZSBhbmFseXNpcyBvZiB0aGUgVHJpZ2F0ZSBGaW4gRmllbGQgRWZmZWN0IFRyYW5zaXN0b3IgKEZpbkZFVCkgZGV2aWNlIHdpdGggZGlmZmVyZW50IHN0cnVjdHVyZXMgc3VjaCBhcyBTaW5nbGUtTWF0ZXJpYWwgR2F0ZSAoU01HKSBGaW5GRVQsIERvdWJsZS1NYXRlcmlhbCBHYXRlIChETUcpIEZpbkZFVCwgYW5kIFRyaXBsZS1NYXRlcmlhbCBHYXRlIChUTUcpIEZpbkZFVCBoYXMgYmVlbiBkb25lLiBTaWx2YWNvIEF0bGFzIFRlY2hub2xvZ3kgQ29tcHV0ZXItQWlkZWQgRGVzaWduIChUQ0FEKSB0b29sIGlzIHVzZWQgdG8gbW9kZWwgdGhlIFRyaWdhdGUgRmluRkVUIGRldmljZSBzdHJ1Y3R1cmVzIGFuZCB0byBjaGFyYWN0ZXJpemUgYWxsIHRoZSBlbGVjdHJpY2FsIHBhcmFtZXRlcnMgb2YgdGhlIGRldmljZS4gVGhlIHNpbXVsYXRpb24gcmVzdWx0cyBjb25maXJtIHRoYXQgVE1HIEZpbkZFVCBkZXZpY2Ugc3RydWN0dXJlIHNob3dzIGJldHRlciBwZXJmb3JtYW5jZSB0aGFuIFNNRyBhbmQgRE1HIEZpbkZFVCBkZXZpY2Ugc3RydWN0dXJlcywgaW4gdGVybXMgb2YgZGV2aWNlIGVsZWN0cmljYWwgcGFyYW1ldGVycyBzdWNoIGFzIHN1cmZhY2UgcG90ZW50aWFsLCBlbGVjdHJpYyBmaWVsZCwgYW5kIGRyYWluIGN1cnJlbnQuIE1vcmVvdmVyLCBUTUcgRmluRkVUIGRldmljZSBzdHJ1Y3R1cmUgZXhoaWJpdHMgYW4gZXhjZWxsZW50IHRyYW5zY29uZHVjdGFuY2Ugb2YgMC4yOCDOvEEvViB3aGVuIGNvbXBhcmVkIHdpdGggU01HIEZpbkZFVCAoMC4yMSDOvEEvVikgYW5kIERNRyBGaW5GRVQgKDAuMjQgzrxBL1YpLiIsInB1Ymxpc2hlciI6IlBsZWlhZGVzIFB1Ymxpc2hpbmciLCJpc3N1ZSI6IjQiLCJ2b2x1bWUiOiI1NCIsImNvbnRhaW5lci10aXRsZS1zaG9ydCI6IiJ9LCJpc1RlbXBvcmFyeSI6ZmFsc2V9XX0=&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2]&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17]&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17]&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18]&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E4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17]&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Td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6]&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17]&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17]&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E3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12454-FE57-470A-B710-5181FC5D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233</TotalTime>
  <Pages>1</Pages>
  <Words>7429</Words>
  <Characters>42350</Characters>
  <Application>Microsoft Office Word</Application>
  <DocSecurity>0</DocSecurity>
  <Lines>352</Lines>
  <Paragraphs>99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49680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4</cp:revision>
  <dcterms:created xsi:type="dcterms:W3CDTF">2024-03-24T14:55:00Z</dcterms:created>
  <dcterms:modified xsi:type="dcterms:W3CDTF">2024-03-24T18:48:00Z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