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18D069" w14:textId="40FB7D99" w:rsidR="003E0789" w:rsidRPr="00A14C2E" w:rsidRDefault="003E0789" w:rsidP="003E0789">
      <w:pPr>
        <w:pStyle w:val="MDPI11articletype"/>
        <w:rPr>
          <w:b/>
          <w:sz w:val="28"/>
        </w:rPr>
      </w:pPr>
      <w:r w:rsidRPr="00A14C2E">
        <w:t>Article</w:t>
      </w:r>
    </w:p>
    <w:p w14:paraId="64B3DD67" w14:textId="67246BFA" w:rsidR="00AB6167" w:rsidRPr="00A14C2E" w:rsidRDefault="00074C7C" w:rsidP="003E0789">
      <w:pPr>
        <w:pStyle w:val="MDPI12title"/>
        <w:rPr>
          <w:b w:val="0"/>
          <w:sz w:val="28"/>
        </w:rPr>
      </w:pPr>
      <w:r>
        <w:t>Achieving Higher-</w:t>
      </w:r>
      <w:r w:rsidRPr="00A14C2E">
        <w:t>κ</w:t>
      </w:r>
      <w:r>
        <w:t xml:space="preserve"> gate oxides</w:t>
      </w:r>
      <w:ins w:id="0" w:author="Ayperi Ülkü" w:date="2024-03-17T01:33:00Z">
        <w:r w:rsidR="00354B33">
          <w:t xml:space="preserve"> </w:t>
        </w:r>
      </w:ins>
      <w:del w:id="1" w:author="Ayperi Ülkü" w:date="2024-03-17T00:20:00Z">
        <w:r w:rsidR="00AB6167" w:rsidRPr="00A14C2E" w:rsidDel="00F77875">
          <w:delText xml:space="preserve">and Benchmarking </w:delText>
        </w:r>
      </w:del>
      <w:r>
        <w:t>by</w:t>
      </w:r>
      <w:r w:rsidR="00AB6167" w:rsidRPr="00A14C2E">
        <w:t xml:space="preserve"> </w:t>
      </w:r>
      <w:r w:rsidR="00A62F7E" w:rsidRPr="00A14C2E">
        <w:t>κ</w:t>
      </w:r>
      <w:ins w:id="2" w:author="Ayperi Ülkü" w:date="2024-03-17T01:16:00Z">
        <w:r w:rsidR="00482769">
          <w:t>-</w:t>
        </w:r>
      </w:ins>
      <w:r w:rsidR="00DF28E7">
        <w:t>Graded</w:t>
      </w:r>
      <w:ins w:id="3" w:author="Ayperi Ülkü" w:date="2024-03-17T01:16:00Z">
        <w:r w:rsidR="00482769">
          <w:t xml:space="preserve"> </w:t>
        </w:r>
      </w:ins>
      <w:ins w:id="4" w:author="Ayperi Ülkü" w:date="2024-03-17T01:15:00Z">
        <w:r w:rsidR="00482769">
          <w:t>Stack</w:t>
        </w:r>
      </w:ins>
      <w:ins w:id="5" w:author="Ayperi Ülkü" w:date="2024-03-17T01:57:00Z">
        <w:r w:rsidR="00F7632B">
          <w:t xml:space="preserve">ing </w:t>
        </w:r>
      </w:ins>
      <w:del w:id="6" w:author="Ayperi Ülkü" w:date="2024-03-17T00:20:00Z">
        <w:r w:rsidR="003E0789" w:rsidRPr="00A14C2E" w:rsidDel="00F77875">
          <w:br/>
        </w:r>
      </w:del>
      <w:del w:id="7" w:author="Ayperi Ülkü" w:date="2024-03-17T01:15:00Z">
        <w:r w:rsidR="00AB6167" w:rsidRPr="00A14C2E" w:rsidDel="00482769">
          <w:delText xml:space="preserve">Nanometer Scale </w:delText>
        </w:r>
      </w:del>
      <w:del w:id="8" w:author="Ayperi Ülkü" w:date="2024-03-17T01:16:00Z">
        <w:r w:rsidR="00AB6167" w:rsidRPr="00A14C2E" w:rsidDel="00482769">
          <w:rPr>
            <w:szCs w:val="24"/>
          </w:rPr>
          <w:delText xml:space="preserve">Functionally Graded Materials as Gate </w:delText>
        </w:r>
      </w:del>
      <w:del w:id="9" w:author="Ayperi Ülkü" w:date="2024-03-17T00:20:00Z">
        <w:r w:rsidR="003E0789" w:rsidRPr="00A14C2E" w:rsidDel="00F77875">
          <w:rPr>
            <w:szCs w:val="24"/>
          </w:rPr>
          <w:br/>
        </w:r>
      </w:del>
      <w:del w:id="10" w:author="Ayperi Ülkü" w:date="2024-03-17T01:16:00Z">
        <w:r w:rsidR="00AB6167" w:rsidRPr="00A14C2E" w:rsidDel="00482769">
          <w:rPr>
            <w:szCs w:val="24"/>
          </w:rPr>
          <w:delText xml:space="preserve">Dielectrics </w:delText>
        </w:r>
      </w:del>
      <w:r>
        <w:rPr>
          <w:szCs w:val="24"/>
        </w:rPr>
        <w:t>on</w:t>
      </w:r>
      <w:r w:rsidR="00AB6167" w:rsidRPr="00A14C2E">
        <w:rPr>
          <w:szCs w:val="24"/>
        </w:rPr>
        <w:t xml:space="preserve"> </w:t>
      </w:r>
      <w:r>
        <w:rPr>
          <w:szCs w:val="24"/>
        </w:rPr>
        <w:t xml:space="preserve">Trigate </w:t>
      </w:r>
      <w:r w:rsidR="00E4035B">
        <w:rPr>
          <w:szCs w:val="24"/>
        </w:rPr>
        <w:t>FinFET</w:t>
      </w:r>
      <w:r w:rsidR="00AB6167" w:rsidRPr="00A14C2E">
        <w:rPr>
          <w:szCs w:val="24"/>
        </w:rPr>
        <w:t>s</w:t>
      </w:r>
    </w:p>
    <w:p w14:paraId="06783070" w14:textId="2D3EDD0E" w:rsidR="00AB6167" w:rsidRPr="00A14C2E" w:rsidRDefault="00AB6167" w:rsidP="003E0789">
      <w:pPr>
        <w:pStyle w:val="MDPI13authornames"/>
      </w:pPr>
      <w:r w:rsidRPr="00A14C2E">
        <w:rPr>
          <w:bCs/>
        </w:rPr>
        <w:t>Alper ÜLKÜ</w:t>
      </w:r>
      <w:r w:rsidR="003E0789" w:rsidRPr="00A14C2E">
        <w:t xml:space="preserve"> </w:t>
      </w:r>
      <w:r w:rsidRPr="00A14C2E">
        <w:rPr>
          <w:vertAlign w:val="superscript"/>
        </w:rPr>
        <w:t>1,2,</w:t>
      </w:r>
      <w:r w:rsidRPr="00A14C2E">
        <w:t>*, Esin UÇAR</w:t>
      </w:r>
      <w:r w:rsidR="003E0789" w:rsidRPr="00A14C2E">
        <w:t xml:space="preserve"> </w:t>
      </w:r>
      <w:r w:rsidRPr="00A14C2E">
        <w:rPr>
          <w:vertAlign w:val="superscript"/>
        </w:rPr>
        <w:t xml:space="preserve">1,2 </w:t>
      </w:r>
      <w:r w:rsidRPr="00A14C2E">
        <w:t>, Ramis Berkay SERİN</w:t>
      </w:r>
      <w:r w:rsidR="003E0789" w:rsidRPr="00A14C2E">
        <w:t xml:space="preserve"> </w:t>
      </w:r>
      <w:r w:rsidRPr="00A14C2E">
        <w:rPr>
          <w:vertAlign w:val="superscript"/>
        </w:rPr>
        <w:t>1,2</w:t>
      </w:r>
      <w:r w:rsidRPr="00A14C2E">
        <w:t>, Rifat KAÇAR</w:t>
      </w:r>
      <w:r w:rsidR="003E0789" w:rsidRPr="00A14C2E">
        <w:t xml:space="preserve"> </w:t>
      </w:r>
      <w:r w:rsidRPr="00A14C2E">
        <w:rPr>
          <w:vertAlign w:val="superscript"/>
        </w:rPr>
        <w:t>2</w:t>
      </w:r>
      <w:r w:rsidR="00C45358" w:rsidRPr="00A14C2E">
        <w:t>,</w:t>
      </w:r>
      <w:r w:rsidR="003E0789" w:rsidRPr="00A14C2E">
        <w:t xml:space="preserve"> </w:t>
      </w:r>
      <w:r w:rsidRPr="00A14C2E">
        <w:t>Murat ARTUÇ</w:t>
      </w:r>
      <w:r w:rsidR="003E0789" w:rsidRPr="00A14C2E">
        <w:t xml:space="preserve"> </w:t>
      </w:r>
      <w:r w:rsidRPr="00A14C2E">
        <w:rPr>
          <w:vertAlign w:val="superscript"/>
        </w:rPr>
        <w:t>2</w:t>
      </w:r>
      <w:r w:rsidRPr="00A14C2E">
        <w:t>,</w:t>
      </w:r>
      <w:r w:rsidR="003E0789" w:rsidRPr="00A14C2E">
        <w:t xml:space="preserve"> </w:t>
      </w:r>
      <w:r w:rsidRPr="00A14C2E">
        <w:t>Ebru MEN</w:t>
      </w:r>
      <w:r w:rsidR="00A32E3F">
        <w:t>Ş</w:t>
      </w:r>
      <w:r w:rsidRPr="00A14C2E">
        <w:t>UR</w:t>
      </w:r>
      <w:r w:rsidRPr="00A14C2E">
        <w:rPr>
          <w:vertAlign w:val="superscript"/>
        </w:rPr>
        <w:t>1</w:t>
      </w:r>
      <w:r w:rsidR="00A32E3F">
        <w:t xml:space="preserve"> and</w:t>
      </w:r>
      <w:r w:rsidRPr="00A14C2E">
        <w:t xml:space="preserve"> </w:t>
      </w:r>
      <w:r w:rsidR="00A32E3F">
        <w:t xml:space="preserve">  </w:t>
      </w:r>
      <w:r w:rsidRPr="00A14C2E">
        <w:t>A. Yavuz ORAL</w:t>
      </w:r>
      <w:r w:rsidR="00C45358">
        <w:t xml:space="preserve"> </w:t>
      </w:r>
      <w:r w:rsidRPr="00A14C2E">
        <w:rPr>
          <w:vertAlign w:val="superscript"/>
        </w:rPr>
        <w:t>1</w:t>
      </w:r>
    </w:p>
    <w:p w14:paraId="76E1C333" w14:textId="77777777" w:rsidR="00AB6167" w:rsidRPr="00A14C2E" w:rsidRDefault="00AB6167" w:rsidP="003E0789">
      <w:pPr>
        <w:pStyle w:val="MDPI16affiliation"/>
        <w:ind w:left="2608" w:firstLine="0"/>
      </w:pPr>
      <w:r w:rsidRPr="00A14C2E">
        <w:rPr>
          <w:vertAlign w:val="superscript"/>
        </w:rPr>
        <w:t xml:space="preserve">1 </w:t>
      </w:r>
      <w:r w:rsidRPr="00A14C2E">
        <w:t>Gebze Technical University, Dept. of Material Science and Engineering, Kocaeli, Turkey</w:t>
      </w:r>
    </w:p>
    <w:p w14:paraId="4E0A797B" w14:textId="304E9BE5" w:rsidR="00AB6167" w:rsidRPr="00A14C2E" w:rsidRDefault="00AB6167" w:rsidP="003E0789">
      <w:pPr>
        <w:pStyle w:val="MDPI16affiliation"/>
        <w:ind w:left="2608" w:firstLine="0"/>
      </w:pPr>
      <w:r w:rsidRPr="00A14C2E">
        <w:rPr>
          <w:vertAlign w:val="superscript"/>
        </w:rPr>
        <w:t xml:space="preserve">2 </w:t>
      </w:r>
      <w:r w:rsidRPr="00A14C2E">
        <w:t>ASELSAN Microelectronic</w:t>
      </w:r>
      <w:ins w:id="11" w:author="Ayperi Ülkü" w:date="2024-03-17T00:21:00Z">
        <w:r w:rsidR="00F77875">
          <w:t>s</w:t>
        </w:r>
      </w:ins>
      <w:r w:rsidRPr="00A14C2E">
        <w:t>, Guidance and Electro-Optics Business Sector, Ankara, Turkey</w:t>
      </w:r>
    </w:p>
    <w:p w14:paraId="64B038D9" w14:textId="025D3ADB" w:rsidR="00AB6167" w:rsidRPr="00A14C2E" w:rsidRDefault="003E0789" w:rsidP="003E0789">
      <w:pPr>
        <w:pStyle w:val="MDPI16affiliation"/>
      </w:pPr>
      <w:r w:rsidRPr="00A14C2E">
        <w:rPr>
          <w:b/>
        </w:rPr>
        <w:t>*</w:t>
      </w:r>
      <w:r w:rsidRPr="00A14C2E">
        <w:tab/>
        <w:t xml:space="preserve">Correspondence: </w:t>
      </w:r>
      <w:r w:rsidR="00AB6167" w:rsidRPr="00A14C2E">
        <w:t>Author E-mail: aulku@aselsan.com.tr</w:t>
      </w:r>
    </w:p>
    <w:p w14:paraId="721F4D99" w14:textId="3D8B3E43" w:rsidR="00AB6167" w:rsidRDefault="003E0789" w:rsidP="00FC5D68">
      <w:pPr>
        <w:pStyle w:val="MDPI31text"/>
      </w:pPr>
      <w:r w:rsidRPr="00A14C2E">
        <w:rPr>
          <w:rFonts w:eastAsia="Calibri"/>
          <w:b/>
          <w:bCs/>
          <w:lang w:val="en-IN"/>
        </w:rPr>
        <w:t xml:space="preserve">Abstract: </w:t>
      </w:r>
      <w:r w:rsidR="00D02B37">
        <w:rPr>
          <w:bCs/>
          <w:lang w:val="tr-TR"/>
        </w:rPr>
        <w:t>T</w:t>
      </w:r>
      <w:r w:rsidR="00D02B37" w:rsidRPr="00A14C2E">
        <w:rPr>
          <w:bCs/>
          <w:lang w:val="tr-TR"/>
        </w:rPr>
        <w:t xml:space="preserve">here exists no simple binary oxide dielectric between the </w:t>
      </w:r>
      <w:r w:rsidR="00D02B37">
        <w:rPr>
          <w:bCs/>
          <w:lang w:val="tr-TR"/>
        </w:rPr>
        <w:t xml:space="preserve">dielectric constant </w:t>
      </w:r>
      <w:r w:rsidR="00D02B37" w:rsidRPr="00A14C2E">
        <w:t>κ</w:t>
      </w:r>
      <w:r w:rsidR="00D02B37" w:rsidRPr="00A14C2E">
        <w:rPr>
          <w:bCs/>
          <w:lang w:val="tr-TR"/>
        </w:rPr>
        <w:t xml:space="preserve"> greater than 35 (of Nb</w:t>
      </w:r>
      <w:r w:rsidR="00D02B37" w:rsidRPr="00A14C2E">
        <w:rPr>
          <w:bCs/>
          <w:vertAlign w:val="subscript"/>
          <w:lang w:val="tr-TR"/>
        </w:rPr>
        <w:t>2</w:t>
      </w:r>
      <w:r w:rsidR="00D02B37" w:rsidRPr="00A14C2E">
        <w:rPr>
          <w:bCs/>
          <w:lang w:val="tr-TR"/>
        </w:rPr>
        <w:t>O</w:t>
      </w:r>
      <w:r w:rsidR="00D02B37" w:rsidRPr="00A14C2E">
        <w:rPr>
          <w:bCs/>
          <w:vertAlign w:val="subscript"/>
          <w:lang w:val="tr-TR"/>
        </w:rPr>
        <w:t>5</w:t>
      </w:r>
      <w:r w:rsidR="00D02B37" w:rsidRPr="00A14C2E">
        <w:rPr>
          <w:bCs/>
          <w:lang w:val="tr-TR"/>
        </w:rPr>
        <w:t>) and less than 95 (of TiO</w:t>
      </w:r>
      <w:r w:rsidR="00D02B37" w:rsidRPr="00A14C2E">
        <w:rPr>
          <w:bCs/>
          <w:vertAlign w:val="subscript"/>
          <w:lang w:val="tr-TR"/>
        </w:rPr>
        <w:t>2</w:t>
      </w:r>
      <w:r w:rsidR="00D02B37" w:rsidRPr="00A14C2E">
        <w:rPr>
          <w:bCs/>
          <w:lang w:val="tr-TR"/>
        </w:rPr>
        <w:t>).</w:t>
      </w:r>
      <w:del w:id="12" w:author="Ayperi Ülkü" w:date="2024-03-16T23:20:00Z">
        <w:r w:rsidR="00D02B37" w:rsidRPr="00A14C2E" w:rsidDel="00394086">
          <w:rPr>
            <w:bCs/>
            <w:lang w:val="tr-TR"/>
          </w:rPr>
          <w:delText xml:space="preserve"> </w:delText>
        </w:r>
      </w:del>
      <w:r w:rsidR="00D02B37" w:rsidRPr="00A14C2E">
        <w:rPr>
          <w:bCs/>
          <w:lang w:val="tr-TR"/>
        </w:rPr>
        <w:t xml:space="preserve"> </w:t>
      </w:r>
      <w:r w:rsidR="00D02B37">
        <w:rPr>
          <w:bCs/>
          <w:lang w:val="tr-TR"/>
        </w:rPr>
        <w:t>T</w:t>
      </w:r>
      <w:r w:rsidR="00D02B37" w:rsidRPr="00A14C2E">
        <w:rPr>
          <w:bCs/>
          <w:lang w:val="tr-TR"/>
        </w:rPr>
        <w:t xml:space="preserve">here starts the possibility and opportunity to generate materials with </w:t>
      </w:r>
      <w:r w:rsidR="00D02B37" w:rsidRPr="00A14C2E">
        <w:t>κ</w:t>
      </w:r>
      <w:r w:rsidR="00D02B37" w:rsidRPr="00A14C2E">
        <w:rPr>
          <w:bCs/>
          <w:lang w:val="tr-TR"/>
        </w:rPr>
        <w:t xml:space="preserve"> in the range of 35-95 through </w:t>
      </w:r>
      <w:r w:rsidR="00D02B37">
        <w:rPr>
          <w:bCs/>
          <w:lang w:val="tr-TR"/>
        </w:rPr>
        <w:t xml:space="preserve">utilization of </w:t>
      </w:r>
      <w:r w:rsidR="00D02B37" w:rsidRPr="00A14C2E">
        <w:t>κ</w:t>
      </w:r>
      <w:r w:rsidR="00D02B37">
        <w:t>-</w:t>
      </w:r>
      <w:r w:rsidR="00D02B37" w:rsidRPr="00A14C2E">
        <w:rPr>
          <w:bCs/>
          <w:lang w:val="tr-TR"/>
        </w:rPr>
        <w:t xml:space="preserve"> </w:t>
      </w:r>
      <w:r w:rsidR="00D02B37">
        <w:rPr>
          <w:bCs/>
          <w:lang w:val="tr-TR"/>
        </w:rPr>
        <w:t xml:space="preserve">grading in gate dielectrics. </w:t>
      </w:r>
      <w:r w:rsidR="00D02B37" w:rsidRPr="00074C7C">
        <w:rPr>
          <w:bCs/>
          <w:highlight w:val="yellow"/>
          <w:lang w:val="tr-TR"/>
        </w:rPr>
        <w:t xml:space="preserve">Functionally Graded Materials (FGMs) </w:t>
      </w:r>
      <w:r w:rsidR="00A62F7E" w:rsidRPr="00074C7C">
        <w:rPr>
          <w:bCs/>
          <w:highlight w:val="yellow"/>
          <w:lang w:val="tr-TR"/>
        </w:rPr>
        <w:t>continue</w:t>
      </w:r>
      <w:r w:rsidR="00D02B37" w:rsidRPr="00074C7C">
        <w:rPr>
          <w:bCs/>
          <w:highlight w:val="yellow"/>
          <w:lang w:val="tr-TR"/>
        </w:rPr>
        <w:t xml:space="preserve"> </w:t>
      </w:r>
      <w:r w:rsidR="00A62F7E" w:rsidRPr="00074C7C">
        <w:rPr>
          <w:bCs/>
          <w:highlight w:val="yellow"/>
          <w:lang w:val="tr-TR"/>
        </w:rPr>
        <w:t xml:space="preserve">to demonstrate their </w:t>
      </w:r>
      <w:r w:rsidR="00D02B37" w:rsidRPr="00074C7C">
        <w:rPr>
          <w:bCs/>
          <w:highlight w:val="yellow"/>
          <w:lang w:val="tr-TR"/>
        </w:rPr>
        <w:t xml:space="preserve">potential to be utilized as </w:t>
      </w:r>
      <w:r w:rsidR="00A62F7E" w:rsidRPr="00074C7C">
        <w:rPr>
          <w:bCs/>
          <w:highlight w:val="yellow"/>
          <w:lang w:val="tr-TR"/>
        </w:rPr>
        <w:t xml:space="preserve">multi-material stacked </w:t>
      </w:r>
      <w:del w:id="13" w:author="Ayperi Ülkü" w:date="2024-03-16T23:20:00Z">
        <w:r w:rsidR="00D02B37" w:rsidRPr="00074C7C" w:rsidDel="00394086">
          <w:rPr>
            <w:bCs/>
            <w:highlight w:val="yellow"/>
            <w:lang w:val="tr-TR"/>
          </w:rPr>
          <w:delText>HfO</w:delText>
        </w:r>
        <w:r w:rsidR="00D02B37" w:rsidRPr="00074C7C" w:rsidDel="00394086">
          <w:rPr>
            <w:bCs/>
            <w:highlight w:val="yellow"/>
            <w:vertAlign w:val="subscript"/>
            <w:lang w:val="tr-TR"/>
          </w:rPr>
          <w:delText>2</w:delText>
        </w:r>
      </w:del>
      <w:ins w:id="14" w:author="Ayperi Ülkü" w:date="2024-03-16T23:20:00Z">
        <w:r w:rsidR="00D02B37" w:rsidRPr="00074C7C">
          <w:rPr>
            <w:bCs/>
            <w:highlight w:val="yellow"/>
            <w:lang w:val="tr-TR"/>
          </w:rPr>
          <w:t>gate-oxides</w:t>
        </w:r>
      </w:ins>
      <w:r w:rsidR="00A62F7E" w:rsidRPr="00074C7C">
        <w:rPr>
          <w:bCs/>
          <w:highlight w:val="yellow"/>
          <w:lang w:val="tr-TR"/>
        </w:rPr>
        <w:t xml:space="preserve"> with SiO2-HfO2, SiO2-Al2O3, Al2O3-HfO2 combinations</w:t>
      </w:r>
      <w:r w:rsidR="00074C7C" w:rsidRPr="00074C7C">
        <w:rPr>
          <w:bCs/>
          <w:highlight w:val="yellow"/>
          <w:lang w:val="tr-TR"/>
        </w:rPr>
        <w:t xml:space="preserve"> but in these studies the effective dielectric constant calculations are mostly ignored</w:t>
      </w:r>
      <w:r w:rsidR="00A62F7E" w:rsidRPr="00074C7C">
        <w:rPr>
          <w:bCs/>
          <w:highlight w:val="yellow"/>
          <w:lang w:val="tr-TR"/>
        </w:rPr>
        <w:t>.</w:t>
      </w:r>
      <w:r w:rsidR="00D02B37" w:rsidRPr="00A14C2E">
        <w:rPr>
          <w:bCs/>
          <w:lang w:val="tr-TR"/>
        </w:rPr>
        <w:t xml:space="preserve"> </w:t>
      </w:r>
      <w:r w:rsidR="00AB6167" w:rsidRPr="00A14C2E">
        <w:t>In this paper, we present simulation results obtained using TCAD tools for a 3-D silicon on insulator (SOI) n-</w:t>
      </w:r>
      <w:r w:rsidR="00E4035B">
        <w:t>FinFET</w:t>
      </w:r>
      <w:r w:rsidR="00AB6167" w:rsidRPr="00A14C2E">
        <w:t xml:space="preserve"> structure with various </w:t>
      </w:r>
      <w:ins w:id="15" w:author="Ayperi Ülkü" w:date="2024-03-17T02:19:00Z">
        <w:r w:rsidR="00F51F1F">
          <w:t xml:space="preserve">gate dielectrics with </w:t>
        </w:r>
      </w:ins>
      <w:r w:rsidR="00074C7C">
        <w:t>“</w:t>
      </w:r>
      <w:del w:id="16" w:author="Ayperi Ülkü" w:date="2024-03-17T01:17:00Z">
        <w:r w:rsidR="00AB6167" w:rsidRPr="00A14C2E" w:rsidDel="00482769">
          <w:delText xml:space="preserve">functionally graded materials (FGMs) </w:delText>
        </w:r>
      </w:del>
      <w:ins w:id="17" w:author="Ayperi Ülkü" w:date="2024-03-17T01:58:00Z">
        <w:r w:rsidR="00F7632B" w:rsidRPr="00A14C2E">
          <w:t>κ</w:t>
        </w:r>
        <w:r w:rsidR="00F7632B">
          <w:t>-</w:t>
        </w:r>
      </w:ins>
      <w:r w:rsidR="00DF28E7">
        <w:t>graded</w:t>
      </w:r>
      <w:ins w:id="18" w:author="Ayperi Ülkü" w:date="2024-03-17T01:58:00Z">
        <w:r w:rsidR="00F7632B">
          <w:t xml:space="preserve"> stacking</w:t>
        </w:r>
      </w:ins>
      <w:r w:rsidR="00074C7C">
        <w:t>”</w:t>
      </w:r>
      <w:ins w:id="19" w:author="Ayperi Ülkü" w:date="2024-03-17T02:18:00Z">
        <w:r w:rsidR="00F51F1F">
          <w:t xml:space="preserve"> </w:t>
        </w:r>
      </w:ins>
      <w:ins w:id="20" w:author="Ayperi Ülkü" w:date="2024-03-17T01:58:00Z">
        <w:r w:rsidR="00F7632B">
          <w:t>in</w:t>
        </w:r>
      </w:ins>
      <w:del w:id="21" w:author="Ayperi Ülkü" w:date="2024-03-17T01:17:00Z">
        <w:r w:rsidR="00AB6167" w:rsidRPr="00A14C2E" w:rsidDel="00482769">
          <w:delText xml:space="preserve">as </w:delText>
        </w:r>
      </w:del>
      <w:del w:id="22" w:author="Ayperi Ülkü" w:date="2024-03-17T01:58:00Z">
        <w:r w:rsidR="00AB6167" w:rsidRPr="00A14C2E" w:rsidDel="00F7632B">
          <w:delText>gate dielectric</w:delText>
        </w:r>
      </w:del>
      <w:ins w:id="23" w:author="Ayperi Ülkü" w:date="2024-03-17T01:18:00Z">
        <w:r w:rsidR="00482769">
          <w:t xml:space="preserve"> </w:t>
        </w:r>
      </w:ins>
      <w:r w:rsidR="00E4035B">
        <w:t>FinFET</w:t>
      </w:r>
      <w:ins w:id="24" w:author="Ayperi Ülkü" w:date="2024-03-17T01:18:00Z">
        <w:r w:rsidR="00482769">
          <w:t xml:space="preserve"> geometries</w:t>
        </w:r>
      </w:ins>
      <w:del w:id="25" w:author="Ayperi Ülkü" w:date="2024-03-17T00:41:00Z">
        <w:r w:rsidR="00AB6167" w:rsidRPr="00A14C2E" w:rsidDel="008F07DC">
          <w:delText>, with a gate length of 14 nm at 300</w:delText>
        </w:r>
        <w:r w:rsidR="00890EE5" w:rsidDel="008F07DC">
          <w:delText xml:space="preserve"> </w:delText>
        </w:r>
        <w:r w:rsidR="00AB6167" w:rsidRPr="00A14C2E" w:rsidDel="008F07DC">
          <w:delText>K</w:delText>
        </w:r>
      </w:del>
      <w:r w:rsidR="00AB6167" w:rsidRPr="00A14C2E">
        <w:t xml:space="preserve">. </w:t>
      </w:r>
      <w:ins w:id="26" w:author="Ayperi Ülkü" w:date="2024-03-17T00:26:00Z">
        <w:r w:rsidR="00F77875">
          <w:t>In conjunction with known studies</w:t>
        </w:r>
      </w:ins>
      <w:ins w:id="27" w:author="Ayperi Ülkü" w:date="2024-03-17T00:27:00Z">
        <w:r w:rsidR="00F77875">
          <w:t xml:space="preserve"> on stacked laminates of gate-oxides</w:t>
        </w:r>
      </w:ins>
      <w:ins w:id="28" w:author="Ayperi Ülkü" w:date="2024-03-17T03:10:00Z">
        <w:r w:rsidR="0077467B">
          <w:t xml:space="preserve"> </w:t>
        </w:r>
      </w:ins>
      <w:ins w:id="29" w:author="Ayperi Ülkü" w:date="2024-03-17T00:29:00Z">
        <w:r w:rsidR="00F77875">
          <w:t xml:space="preserve">like </w:t>
        </w:r>
        <w:r w:rsidR="00F77875" w:rsidRPr="00A14C2E">
          <w:t>SiO</w:t>
        </w:r>
        <w:r w:rsidR="00F77875" w:rsidRPr="00A14C2E">
          <w:rPr>
            <w:vertAlign w:val="subscript"/>
          </w:rPr>
          <w:t>2</w:t>
        </w:r>
        <w:r w:rsidR="00F77875" w:rsidRPr="00A14C2E">
          <w:t>, Al</w:t>
        </w:r>
        <w:r w:rsidR="00F77875" w:rsidRPr="00A14C2E">
          <w:rPr>
            <w:vertAlign w:val="subscript"/>
          </w:rPr>
          <w:t>2</w:t>
        </w:r>
        <w:r w:rsidR="00F77875" w:rsidRPr="00A14C2E">
          <w:t>O</w:t>
        </w:r>
        <w:r w:rsidR="00F77875" w:rsidRPr="00A14C2E">
          <w:rPr>
            <w:vertAlign w:val="subscript"/>
          </w:rPr>
          <w:t>3</w:t>
        </w:r>
        <w:r w:rsidR="00F77875">
          <w:rPr>
            <w:vertAlign w:val="subscript"/>
          </w:rPr>
          <w:t xml:space="preserve"> </w:t>
        </w:r>
        <w:r w:rsidR="00F77875">
          <w:t xml:space="preserve">and </w:t>
        </w:r>
        <w:r w:rsidR="00F77875" w:rsidRPr="00A14C2E">
          <w:t>HfO</w:t>
        </w:r>
        <w:r w:rsidR="00F77875" w:rsidRPr="00A14C2E">
          <w:rPr>
            <w:vertAlign w:val="subscript"/>
          </w:rPr>
          <w:t>2</w:t>
        </w:r>
      </w:ins>
      <w:ins w:id="30" w:author="Ayperi Ülkü" w:date="2024-03-17T00:33:00Z">
        <w:r w:rsidR="00557302">
          <w:rPr>
            <w:vertAlign w:val="subscript"/>
          </w:rPr>
          <w:t>,</w:t>
        </w:r>
      </w:ins>
      <w:ins w:id="31" w:author="Ayperi Ülkü" w:date="2024-03-17T00:29:00Z">
        <w:r w:rsidR="00F77875" w:rsidRPr="00A14C2E">
          <w:t xml:space="preserve"> </w:t>
        </w:r>
      </w:ins>
      <w:ins w:id="32" w:author="Ayperi Ülkü" w:date="2024-03-17T00:27:00Z">
        <w:r w:rsidR="00F77875">
          <w:t xml:space="preserve">this </w:t>
        </w:r>
      </w:ins>
      <w:del w:id="33" w:author="Ayperi Ülkü" w:date="2024-03-17T00:26:00Z">
        <w:r w:rsidR="00AB6167" w:rsidRPr="00A14C2E" w:rsidDel="00F77875">
          <w:delText xml:space="preserve">Study </w:delText>
        </w:r>
      </w:del>
      <w:ins w:id="34" w:author="Ayperi Ülkü" w:date="2024-03-17T00:26:00Z">
        <w:r w:rsidR="00F77875">
          <w:t>s</w:t>
        </w:r>
        <w:r w:rsidR="00F77875" w:rsidRPr="00A14C2E">
          <w:t xml:space="preserve">tudy </w:t>
        </w:r>
        <w:r w:rsidR="00F77875">
          <w:t xml:space="preserve">further </w:t>
        </w:r>
      </w:ins>
      <w:r w:rsidR="00AB6167" w:rsidRPr="00A14C2E">
        <w:t xml:space="preserve">explores </w:t>
      </w:r>
      <w:del w:id="35" w:author="Ayperi Ülkü" w:date="2024-03-17T00:27:00Z">
        <w:r w:rsidR="00AB6167" w:rsidRPr="00A14C2E" w:rsidDel="00F77875">
          <w:delText xml:space="preserve">the potential of FGMs </w:delText>
        </w:r>
      </w:del>
      <w:ins w:id="36" w:author="Ayperi Ülkü" w:date="2024-03-17T00:28:00Z">
        <w:r w:rsidR="00F77875">
          <w:t>stacking of gate oxide</w:t>
        </w:r>
      </w:ins>
      <w:ins w:id="37" w:author="Ayperi Ülkü" w:date="2024-03-17T00:30:00Z">
        <w:r w:rsidR="00557302">
          <w:t xml:space="preserve"> laminates </w:t>
        </w:r>
      </w:ins>
      <w:r w:rsidR="00DF28E7">
        <w:t>towards gate metal with</w:t>
      </w:r>
      <w:ins w:id="38" w:author="Ayperi Ülkü" w:date="2024-03-17T00:28:00Z">
        <w:r w:rsidR="00F77875">
          <w:t xml:space="preserve"> increasi</w:t>
        </w:r>
      </w:ins>
      <w:r w:rsidR="00DF28E7">
        <w:t>ngly</w:t>
      </w:r>
      <w:ins w:id="39" w:author="Ayperi Ülkü" w:date="2024-03-17T00:28:00Z">
        <w:r w:rsidR="00F77875">
          <w:t xml:space="preserve"> </w:t>
        </w:r>
      </w:ins>
      <w:r w:rsidR="00DF28E7">
        <w:t xml:space="preserve">ordered </w:t>
      </w:r>
      <w:ins w:id="40" w:author="Ayperi Ülkü" w:date="2024-03-17T00:30:00Z">
        <w:r w:rsidR="00557302">
          <w:t>dielectric constant (</w:t>
        </w:r>
      </w:ins>
      <w:ins w:id="41" w:author="Ayperi Ülkü" w:date="2024-03-17T00:42:00Z">
        <w:r w:rsidR="008F07DC" w:rsidRPr="00A14C2E">
          <w:t>κ</w:t>
        </w:r>
      </w:ins>
      <w:ins w:id="42" w:author="Ayperi Ülkü" w:date="2024-03-17T00:30:00Z">
        <w:r w:rsidR="00557302">
          <w:t>)</w:t>
        </w:r>
      </w:ins>
      <w:ins w:id="43" w:author="Ayperi Ülkü" w:date="2024-03-17T02:19:00Z">
        <w:r w:rsidR="00F51F1F">
          <w:t xml:space="preserve"> value</w:t>
        </w:r>
      </w:ins>
      <w:r w:rsidR="00DF28E7">
        <w:t>,</w:t>
      </w:r>
      <w:ins w:id="44" w:author="Ayperi Ülkü" w:date="2024-03-17T00:28:00Z">
        <w:r w:rsidR="00F77875">
          <w:t xml:space="preserve"> </w:t>
        </w:r>
      </w:ins>
      <w:ins w:id="45" w:author="Ayperi Ülkü" w:date="2024-03-17T00:36:00Z">
        <w:r w:rsidR="006B0048">
          <w:t xml:space="preserve">artificially forming a </w:t>
        </w:r>
      </w:ins>
      <w:ins w:id="46" w:author="Ayperi Ülkü" w:date="2024-03-17T00:42:00Z">
        <w:r w:rsidR="008F07DC" w:rsidRPr="00A14C2E">
          <w:t>κ</w:t>
        </w:r>
      </w:ins>
      <w:ins w:id="47" w:author="Ayperi Ülkü" w:date="2024-03-17T00:36:00Z">
        <w:r w:rsidR="006B0048">
          <w:t xml:space="preserve">-graded </w:t>
        </w:r>
      </w:ins>
      <w:ins w:id="48" w:author="Ayperi Ülkü" w:date="2024-03-17T01:21:00Z">
        <w:r w:rsidR="00482769">
          <w:t>functionally graded material (</w:t>
        </w:r>
      </w:ins>
      <w:ins w:id="49" w:author="Ayperi Ülkü" w:date="2024-03-17T00:36:00Z">
        <w:r w:rsidR="006B0048">
          <w:t>FGM</w:t>
        </w:r>
      </w:ins>
      <w:ins w:id="50" w:author="Ayperi Ülkü" w:date="2024-03-17T01:21:00Z">
        <w:r w:rsidR="00482769">
          <w:t>)</w:t>
        </w:r>
      </w:ins>
      <w:ins w:id="51" w:author="Ayperi Ülkü" w:date="2024-03-17T00:36:00Z">
        <w:r w:rsidR="006B0048">
          <w:t>.</w:t>
        </w:r>
      </w:ins>
      <w:ins w:id="52" w:author="Ayperi Ülkü" w:date="2024-03-17T00:28:00Z">
        <w:r w:rsidR="00F77875">
          <w:t xml:space="preserve"> </w:t>
        </w:r>
      </w:ins>
      <w:del w:id="53" w:author="Ayperi Ülkü" w:date="2024-03-17T00:36:00Z">
        <w:r w:rsidR="00AB6167" w:rsidRPr="00A14C2E" w:rsidDel="006B0048">
          <w:delText>a</w:delText>
        </w:r>
      </w:del>
      <w:ins w:id="54" w:author="Ayperi Ülkü" w:date="2024-03-17T03:10:00Z">
        <w:r w:rsidR="0077467B">
          <w:t>A</w:t>
        </w:r>
      </w:ins>
      <w:ins w:id="55" w:author="Ayperi Ülkü" w:date="2024-03-17T00:36:00Z">
        <w:r w:rsidR="006B0048">
          <w:t xml:space="preserve"> </w:t>
        </w:r>
      </w:ins>
      <w:del w:id="56" w:author="Ayperi Ülkü" w:date="2024-03-17T00:31:00Z">
        <w:r w:rsidR="00AB6167" w:rsidRPr="00A14C2E" w:rsidDel="00557302">
          <w:delText xml:space="preserve">s </w:delText>
        </w:r>
      </w:del>
      <w:ins w:id="57" w:author="Ayperi Ülkü" w:date="2024-03-17T02:41:00Z">
        <w:r w:rsidR="001F34E3">
          <w:t>numerical</w:t>
        </w:r>
      </w:ins>
      <w:ins w:id="58" w:author="Ayperi Ülkü" w:date="2024-03-17T00:32:00Z">
        <w:r w:rsidR="00557302">
          <w:t xml:space="preserve"> analy</w:t>
        </w:r>
      </w:ins>
      <w:ins w:id="59" w:author="Ayperi Ülkü" w:date="2024-03-17T03:10:00Z">
        <w:r w:rsidR="0077467B">
          <w:t>sis</w:t>
        </w:r>
      </w:ins>
      <w:ins w:id="60" w:author="Ayperi Ülkü" w:date="2024-03-17T00:37:00Z">
        <w:r w:rsidR="006B0048">
          <w:t xml:space="preserve">, via introduction of </w:t>
        </w:r>
      </w:ins>
      <w:ins w:id="61" w:author="Ayperi Ülkü" w:date="2024-03-17T02:40:00Z">
        <w:r w:rsidR="001F34E3">
          <w:t>a</w:t>
        </w:r>
      </w:ins>
      <w:ins w:id="62" w:author="Ayperi Ülkü" w:date="2024-03-17T00:37:00Z">
        <w:r w:rsidR="006B0048">
          <w:t xml:space="preserve"> custom benchmark,</w:t>
        </w:r>
      </w:ins>
      <w:ins w:id="63" w:author="Ayperi Ülkü" w:date="2024-03-17T00:32:00Z">
        <w:r w:rsidR="00557302">
          <w:t xml:space="preserve"> </w:t>
        </w:r>
      </w:ins>
      <w:ins w:id="64" w:author="Ayperi Ülkü" w:date="2024-03-17T03:10:00Z">
        <w:r w:rsidR="0077467B">
          <w:t>is cond</w:t>
        </w:r>
      </w:ins>
      <w:ins w:id="65" w:author="Ayperi Ülkü" w:date="2024-03-17T03:11:00Z">
        <w:r w:rsidR="0077467B">
          <w:t xml:space="preserve">ucted to show </w:t>
        </w:r>
      </w:ins>
      <w:del w:id="66" w:author="Ayperi Ülkü" w:date="2024-03-17T02:41:00Z">
        <w:r w:rsidR="00AB6167" w:rsidRPr="00A14C2E" w:rsidDel="001F34E3">
          <w:delText xml:space="preserve">a </w:delText>
        </w:r>
      </w:del>
      <w:r w:rsidR="00AB6167" w:rsidRPr="00A14C2E">
        <w:t>viab</w:t>
      </w:r>
      <w:ins w:id="67" w:author="Ayperi Ülkü" w:date="2024-03-17T02:41:00Z">
        <w:r w:rsidR="001F34E3">
          <w:t>ili</w:t>
        </w:r>
      </w:ins>
      <w:ins w:id="68" w:author="Ayperi Ülkü" w:date="2024-03-17T02:42:00Z">
        <w:r w:rsidR="001F34E3">
          <w:t>ty</w:t>
        </w:r>
      </w:ins>
      <w:del w:id="69" w:author="Ayperi Ülkü" w:date="2024-03-17T02:41:00Z">
        <w:r w:rsidR="00AB6167" w:rsidRPr="00A14C2E" w:rsidDel="001F34E3">
          <w:delText>le</w:delText>
        </w:r>
      </w:del>
      <w:r w:rsidR="00AB6167" w:rsidRPr="00A14C2E">
        <w:t xml:space="preserve"> </w:t>
      </w:r>
      <w:del w:id="70" w:author="Ayperi Ülkü" w:date="2024-03-17T02:42:00Z">
        <w:r w:rsidR="00AB6167" w:rsidRPr="00A14C2E" w:rsidDel="001F34E3">
          <w:delText xml:space="preserve">alternative </w:delText>
        </w:r>
      </w:del>
      <w:ins w:id="71" w:author="Ayperi Ülkü" w:date="2024-03-17T02:42:00Z">
        <w:r w:rsidR="001F34E3">
          <w:t>of usage of these structures</w:t>
        </w:r>
        <w:r w:rsidR="001F34E3" w:rsidRPr="00A14C2E">
          <w:t xml:space="preserve"> </w:t>
        </w:r>
      </w:ins>
      <w:del w:id="72" w:author="Ayperi Ülkü" w:date="2024-03-17T02:42:00Z">
        <w:r w:rsidR="00AB6167" w:rsidRPr="00A14C2E" w:rsidDel="001F34E3">
          <w:delText xml:space="preserve">to </w:delText>
        </w:r>
      </w:del>
      <w:ins w:id="73" w:author="Ayperi Ülkü" w:date="2024-03-17T02:42:00Z">
        <w:r w:rsidR="001F34E3">
          <w:t>against</w:t>
        </w:r>
        <w:r w:rsidR="001F34E3" w:rsidRPr="00A14C2E">
          <w:t xml:space="preserve"> </w:t>
        </w:r>
      </w:ins>
      <w:r w:rsidR="00AB6167" w:rsidRPr="00A14C2E">
        <w:t>conventional single layer high-</w:t>
      </w:r>
      <w:r w:rsidR="00B74086" w:rsidRPr="00A14C2E">
        <w:t>κ</w:t>
      </w:r>
      <w:r w:rsidR="00AB6167" w:rsidRPr="00A14C2E">
        <w:t xml:space="preserve"> dielectrics </w:t>
      </w:r>
      <w:ins w:id="74" w:author="Ayperi Ülkü" w:date="2024-03-17T00:37:00Z">
        <w:r w:rsidR="006B0048">
          <w:t>for</w:t>
        </w:r>
      </w:ins>
      <w:del w:id="75" w:author="Ayperi Ülkü" w:date="2024-03-17T00:37:00Z">
        <w:r w:rsidR="00AB6167" w:rsidRPr="00A14C2E" w:rsidDel="006B0048">
          <w:delText>in</w:delText>
        </w:r>
      </w:del>
      <w:r w:rsidR="00AB6167" w:rsidRPr="00A14C2E">
        <w:t xml:space="preserve"> </w:t>
      </w:r>
      <w:r w:rsidR="00E4035B">
        <w:t>FinFET</w:t>
      </w:r>
      <w:r w:rsidR="00AB6167" w:rsidRPr="00A14C2E">
        <w:t xml:space="preserve"> structure</w:t>
      </w:r>
      <w:ins w:id="76" w:author="Ayperi Ülkü" w:date="2024-03-17T03:11:00Z">
        <w:r w:rsidR="0077467B">
          <w:t>s</w:t>
        </w:r>
      </w:ins>
      <w:del w:id="77" w:author="Ayperi Ülkü" w:date="2024-03-17T00:37:00Z">
        <w:r w:rsidR="00AB6167" w:rsidRPr="00A14C2E" w:rsidDel="006B0048">
          <w:delText>s</w:delText>
        </w:r>
      </w:del>
      <w:r w:rsidR="00AB6167" w:rsidRPr="00A14C2E">
        <w:t xml:space="preserve">. </w:t>
      </w:r>
      <w:del w:id="78" w:author="Ayperi Ülkü" w:date="2024-03-17T00:32:00Z">
        <w:r w:rsidR="00AB6167" w:rsidRPr="00A14C2E" w:rsidDel="00557302">
          <w:delText>We investigate the i</w:delText>
        </w:r>
      </w:del>
      <w:ins w:id="79" w:author="Ayperi Ülkü" w:date="2024-03-17T00:33:00Z">
        <w:r w:rsidR="00557302">
          <w:t>I</w:t>
        </w:r>
      </w:ins>
      <w:r w:rsidR="00AB6167" w:rsidRPr="00A14C2E">
        <w:t>mpact of using</w:t>
      </w:r>
      <w:r w:rsidR="00AB6167" w:rsidRPr="00A14C2E">
        <w:rPr>
          <w:color w:val="000000" w:themeColor="text1"/>
        </w:rPr>
        <w:t xml:space="preserve"> </w:t>
      </w:r>
      <w:del w:id="80" w:author="Ayperi Ülkü" w:date="2024-03-17T01:22:00Z">
        <w:r w:rsidR="00AB6167" w:rsidRPr="00A14C2E" w:rsidDel="00482769">
          <w:rPr>
            <w:color w:val="000000" w:themeColor="text1"/>
          </w:rPr>
          <w:delText xml:space="preserve">FGMs </w:delText>
        </w:r>
      </w:del>
      <w:ins w:id="81" w:author="Ayperi Ülkü" w:date="2024-03-17T01:22:00Z">
        <w:r w:rsidR="00482769">
          <w:rPr>
            <w:color w:val="000000" w:themeColor="text1"/>
          </w:rPr>
          <w:t xml:space="preserve">such </w:t>
        </w:r>
        <w:r w:rsidR="00482769" w:rsidRPr="00A14C2E">
          <w:t>κ</w:t>
        </w:r>
        <w:r w:rsidR="00482769">
          <w:rPr>
            <w:color w:val="000000" w:themeColor="text1"/>
          </w:rPr>
          <w:t>-ordered diel</w:t>
        </w:r>
      </w:ins>
      <w:ins w:id="82" w:author="Ayperi Ülkü" w:date="2024-03-17T01:23:00Z">
        <w:r w:rsidR="00482769">
          <w:rPr>
            <w:color w:val="000000" w:themeColor="text1"/>
          </w:rPr>
          <w:t xml:space="preserve">ectric </w:t>
        </w:r>
      </w:ins>
      <w:ins w:id="83" w:author="Ayperi Ülkü" w:date="2024-03-17T01:22:00Z">
        <w:r w:rsidR="00482769">
          <w:rPr>
            <w:color w:val="000000" w:themeColor="text1"/>
          </w:rPr>
          <w:t>structure</w:t>
        </w:r>
        <w:r w:rsidR="00482769" w:rsidRPr="00A14C2E">
          <w:rPr>
            <w:color w:val="000000" w:themeColor="text1"/>
          </w:rPr>
          <w:t xml:space="preserve"> </w:t>
        </w:r>
      </w:ins>
      <w:del w:id="84" w:author="Ayperi Ülkü" w:date="2024-03-17T01:22:00Z">
        <w:r w:rsidR="00AB6167" w:rsidRPr="00A14C2E" w:rsidDel="00482769">
          <w:delText xml:space="preserve">as gate oxide dielectric </w:delText>
        </w:r>
      </w:del>
      <w:r w:rsidR="00AB6167" w:rsidRPr="00A14C2E">
        <w:t>on key electrical performance parameters</w:t>
      </w:r>
      <w:ins w:id="85" w:author="Ayperi Ülkü" w:date="2024-03-17T00:38:00Z">
        <w:r w:rsidR="006B0048">
          <w:t xml:space="preserve"> </w:t>
        </w:r>
      </w:ins>
      <w:r w:rsidR="00DF28E7">
        <w:t>are</w:t>
      </w:r>
      <w:ins w:id="86" w:author="Ayperi Ülkü" w:date="2024-03-17T00:38:00Z">
        <w:r w:rsidR="006B0048">
          <w:t xml:space="preserve"> ana</w:t>
        </w:r>
      </w:ins>
      <w:ins w:id="87" w:author="Ayperi Ülkü" w:date="2024-03-17T01:22:00Z">
        <w:r w:rsidR="00482769">
          <w:t>l</w:t>
        </w:r>
      </w:ins>
      <w:ins w:id="88" w:author="Ayperi Ülkü" w:date="2024-03-17T00:38:00Z">
        <w:r w:rsidR="006B0048">
          <w:t>yzed with respect to the typical performance parameters</w:t>
        </w:r>
      </w:ins>
      <w:r w:rsidR="00DF28E7">
        <w:t xml:space="preserve">. </w:t>
      </w:r>
      <w:r w:rsidR="00AB6167" w:rsidRPr="00A14C2E">
        <w:t xml:space="preserve">Using SILVACO ATLAS for device simulation, </w:t>
      </w:r>
      <w:ins w:id="89" w:author="Ayperi Ülkü" w:date="2024-03-17T01:24:00Z">
        <w:r w:rsidR="00354B33" w:rsidRPr="00A14C2E">
          <w:t xml:space="preserve">single layer gate dielectrics </w:t>
        </w:r>
      </w:ins>
      <w:del w:id="90" w:author="Ayperi Ülkü" w:date="2024-03-17T01:24:00Z">
        <w:r w:rsidR="00AB6167" w:rsidRPr="00A14C2E" w:rsidDel="00354B33">
          <w:delText xml:space="preserve">we start with </w:delText>
        </w:r>
      </w:del>
      <w:r w:rsidR="00AB6167" w:rsidRPr="00A14C2E">
        <w:t>SiO</w:t>
      </w:r>
      <w:r w:rsidR="00AB6167" w:rsidRPr="00A14C2E">
        <w:rPr>
          <w:vertAlign w:val="subscript"/>
        </w:rPr>
        <w:t>2</w:t>
      </w:r>
      <w:r w:rsidR="00AB6167" w:rsidRPr="00A14C2E">
        <w:t>, Al</w:t>
      </w:r>
      <w:r w:rsidR="00AB6167" w:rsidRPr="00A14C2E">
        <w:rPr>
          <w:vertAlign w:val="subscript"/>
        </w:rPr>
        <w:t>2</w:t>
      </w:r>
      <w:r w:rsidR="00AB6167" w:rsidRPr="00A14C2E">
        <w:t>O</w:t>
      </w:r>
      <w:r w:rsidR="00AB6167" w:rsidRPr="00A14C2E">
        <w:rPr>
          <w:vertAlign w:val="subscript"/>
        </w:rPr>
        <w:t>3</w:t>
      </w:r>
      <w:r w:rsidR="00AB6167" w:rsidRPr="00A14C2E">
        <w:t>, HfO</w:t>
      </w:r>
      <w:r w:rsidR="00AB6167" w:rsidRPr="00A14C2E">
        <w:rPr>
          <w:vertAlign w:val="subscript"/>
        </w:rPr>
        <w:t>2</w:t>
      </w:r>
      <w:r w:rsidR="00AB6167" w:rsidRPr="00A14C2E">
        <w:t>, La</w:t>
      </w:r>
      <w:r w:rsidR="00AB6167" w:rsidRPr="00A14C2E">
        <w:rPr>
          <w:vertAlign w:val="subscript"/>
        </w:rPr>
        <w:t>2</w:t>
      </w:r>
      <w:r w:rsidR="00AB6167" w:rsidRPr="00A14C2E">
        <w:t>O</w:t>
      </w:r>
      <w:r w:rsidR="00AB6167" w:rsidRPr="00A14C2E">
        <w:rPr>
          <w:vertAlign w:val="subscript"/>
        </w:rPr>
        <w:t>3</w:t>
      </w:r>
      <w:r w:rsidR="00AB6167" w:rsidRPr="00A14C2E">
        <w:t xml:space="preserve"> and TiO</w:t>
      </w:r>
      <w:r w:rsidR="00AB6167" w:rsidRPr="00A14C2E">
        <w:rPr>
          <w:vertAlign w:val="subscript"/>
        </w:rPr>
        <w:t xml:space="preserve">2 </w:t>
      </w:r>
      <w:del w:id="91" w:author="Ayperi Ülkü" w:date="2024-03-17T01:24:00Z">
        <w:r w:rsidR="00AB6167" w:rsidRPr="00A14C2E" w:rsidDel="00354B33">
          <w:delText xml:space="preserve">as single layer gate dielectrics </w:delText>
        </w:r>
      </w:del>
      <w:ins w:id="92" w:author="Ayperi Ülkü" w:date="2024-03-17T01:24:00Z">
        <w:r w:rsidR="00354B33">
          <w:t>of</w:t>
        </w:r>
      </w:ins>
      <w:del w:id="93" w:author="Ayperi Ülkü" w:date="2024-03-17T01:24:00Z">
        <w:r w:rsidR="00AB6167" w:rsidRPr="00A14C2E" w:rsidDel="00354B33">
          <w:delText>of</w:delText>
        </w:r>
      </w:del>
      <w:r w:rsidR="00AB6167" w:rsidRPr="00A14C2E">
        <w:t xml:space="preserve"> 3</w:t>
      </w:r>
      <w:r w:rsidR="00890EE5">
        <w:t xml:space="preserve"> </w:t>
      </w:r>
      <w:r w:rsidR="00AB6167" w:rsidRPr="00A14C2E">
        <w:t>nm thickness (</w:t>
      </w:r>
      <w:r w:rsidR="00AB6167" w:rsidRPr="00A14C2E">
        <w:rPr>
          <w:b/>
        </w:rPr>
        <w:t>t</w:t>
      </w:r>
      <w:r w:rsidR="00AB6167" w:rsidRPr="00A14C2E">
        <w:rPr>
          <w:vertAlign w:val="subscript"/>
        </w:rPr>
        <w:t>ox</w:t>
      </w:r>
      <w:r w:rsidR="00AB6167" w:rsidRPr="00A14C2E">
        <w:t>) for a 14</w:t>
      </w:r>
      <w:r w:rsidR="00890EE5">
        <w:t xml:space="preserve"> </w:t>
      </w:r>
      <w:r w:rsidR="00AB6167" w:rsidRPr="00A14C2E">
        <w:t>nm channel (fin) length (</w:t>
      </w:r>
      <w:r w:rsidR="00AB6167" w:rsidRPr="00A14C2E">
        <w:rPr>
          <w:b/>
        </w:rPr>
        <w:t>L</w:t>
      </w:r>
      <w:r w:rsidR="00AB6167" w:rsidRPr="00A14C2E">
        <w:rPr>
          <w:vertAlign w:val="subscript"/>
        </w:rPr>
        <w:t>FET</w:t>
      </w:r>
      <w:r w:rsidR="00AB6167" w:rsidRPr="00A14C2E">
        <w:t>), 2</w:t>
      </w:r>
      <w:r w:rsidR="00890EE5">
        <w:t xml:space="preserve"> </w:t>
      </w:r>
      <w:r w:rsidR="00AB6167" w:rsidRPr="00A14C2E">
        <w:t>nm channel width (</w:t>
      </w:r>
      <w:r w:rsidR="00AB6167" w:rsidRPr="00A14C2E">
        <w:rPr>
          <w:b/>
        </w:rPr>
        <w:t>W</w:t>
      </w:r>
      <w:r w:rsidR="00AB6167" w:rsidRPr="00A14C2E">
        <w:rPr>
          <w:vertAlign w:val="subscript"/>
        </w:rPr>
        <w:t>FET</w:t>
      </w:r>
      <w:r w:rsidR="00AB6167" w:rsidRPr="00A14C2E">
        <w:t>), 5nm channel height (</w:t>
      </w:r>
      <w:r w:rsidR="00AB6167" w:rsidRPr="00A14C2E">
        <w:rPr>
          <w:b/>
        </w:rPr>
        <w:t>h</w:t>
      </w:r>
      <w:r w:rsidR="00AB6167" w:rsidRPr="00A14C2E">
        <w:rPr>
          <w:vertAlign w:val="subscript"/>
        </w:rPr>
        <w:t>fin</w:t>
      </w:r>
      <w:r w:rsidR="00AB6167" w:rsidRPr="00A14C2E">
        <w:t xml:space="preserve">) </w:t>
      </w:r>
      <w:r w:rsidR="00E4035B">
        <w:t>FinFET</w:t>
      </w:r>
      <w:r w:rsidR="00AB6167" w:rsidRPr="00A14C2E">
        <w:t xml:space="preserve"> structure</w:t>
      </w:r>
      <w:ins w:id="94" w:author="Ayperi Ülkü" w:date="2024-03-17T01:25:00Z">
        <w:r w:rsidR="00354B33">
          <w:t xml:space="preserve"> is analyzed as the control group. </w:t>
        </w:r>
      </w:ins>
      <w:del w:id="95" w:author="Ayperi Ülkü" w:date="2024-03-17T01:25:00Z">
        <w:r w:rsidR="00AB6167" w:rsidRPr="00A14C2E" w:rsidDel="00354B33">
          <w:delText xml:space="preserve">; then formed </w:delText>
        </w:r>
      </w:del>
      <w:r w:rsidR="00AB6167" w:rsidRPr="00A14C2E">
        <w:t xml:space="preserve">13 different 2- or 3-stage </w:t>
      </w:r>
      <w:ins w:id="96" w:author="Ayperi Ülkü" w:date="2024-03-17T01:26:00Z">
        <w:r w:rsidR="00354B33" w:rsidRPr="00A14C2E">
          <w:t>κ</w:t>
        </w:r>
        <w:r w:rsidR="00354B33">
          <w:t>-</w:t>
        </w:r>
      </w:ins>
      <w:r w:rsidR="00DF28E7">
        <w:t>graded</w:t>
      </w:r>
      <w:ins w:id="97" w:author="Ayperi Ülkü" w:date="2024-03-17T01:25:00Z">
        <w:r w:rsidR="00354B33">
          <w:t xml:space="preserve"> </w:t>
        </w:r>
      </w:ins>
      <w:r w:rsidR="00DF28E7">
        <w:t xml:space="preserve">stacked </w:t>
      </w:r>
      <w:ins w:id="98" w:author="Ayperi Ülkü" w:date="2024-03-17T03:29:00Z">
        <w:r w:rsidR="0077467B">
          <w:t xml:space="preserve">gate-oxide </w:t>
        </w:r>
      </w:ins>
      <w:r w:rsidR="00AB6167" w:rsidRPr="00A14C2E">
        <w:t>combinations</w:t>
      </w:r>
      <w:ins w:id="99" w:author="Ayperi Ülkü" w:date="2024-03-17T03:29:00Z">
        <w:r w:rsidR="0077467B">
          <w:t>,</w:t>
        </w:r>
      </w:ins>
      <w:r w:rsidR="00AB6167" w:rsidRPr="00A14C2E">
        <w:t xml:space="preserve"> </w:t>
      </w:r>
      <w:del w:id="100" w:author="Ayperi Ülkü" w:date="2024-03-17T01:26:00Z">
        <w:r w:rsidR="00AB6167" w:rsidRPr="00A14C2E" w:rsidDel="00354B33">
          <w:delText xml:space="preserve">as gate dielectrics, </w:delText>
        </w:r>
      </w:del>
      <w:r w:rsidR="00AB6167" w:rsidRPr="00A14C2E">
        <w:t>staged in parallel</w:t>
      </w:r>
      <w:del w:id="101" w:author="Ayperi Ülkü" w:date="2024-03-17T03:29:00Z">
        <w:r w:rsidR="00AB6167" w:rsidRPr="00A14C2E" w:rsidDel="0077467B">
          <w:delText xml:space="preserve"> </w:delText>
        </w:r>
      </w:del>
      <w:del w:id="102" w:author="Ayperi Ülkü" w:date="2024-03-17T01:26:00Z">
        <w:r w:rsidR="00AB6167" w:rsidRPr="00A14C2E" w:rsidDel="00354B33">
          <w:delText>sheets</w:delText>
        </w:r>
      </w:del>
      <w:r w:rsidR="00AB6167" w:rsidRPr="00A14C2E">
        <w:t>, connected serially</w:t>
      </w:r>
      <w:r w:rsidR="00DF28E7">
        <w:t>, between Si channel and gate metal</w:t>
      </w:r>
      <w:ins w:id="103" w:author="Ayperi Ülkü" w:date="2024-03-17T01:26:00Z">
        <w:r w:rsidR="00354B33">
          <w:t>.</w:t>
        </w:r>
      </w:ins>
      <w:r w:rsidR="00FC5D68">
        <w:t xml:space="preserve"> </w:t>
      </w:r>
      <w:del w:id="104" w:author="Ayperi Ülkü" w:date="2024-03-17T01:27:00Z">
        <w:r w:rsidR="00AB6167" w:rsidRPr="00A14C2E" w:rsidDel="00354B33">
          <w:delText>, with systematically varying thickness of mentioned dielectric layers to form a graded structured 3 nm-thickness FGM gate dielectrics. FinFET Buried Oxide (BOX) material was kept as Al</w:delText>
        </w:r>
        <w:r w:rsidR="00AB6167" w:rsidRPr="00A14C2E" w:rsidDel="00354B33">
          <w:rPr>
            <w:vertAlign w:val="subscript"/>
          </w:rPr>
          <w:delText>2</w:delText>
        </w:r>
        <w:r w:rsidR="00AB6167" w:rsidRPr="00A14C2E" w:rsidDel="00354B33">
          <w:delText>O</w:delText>
        </w:r>
        <w:r w:rsidR="00AB6167" w:rsidRPr="00A14C2E" w:rsidDel="00354B33">
          <w:rPr>
            <w:vertAlign w:val="subscript"/>
          </w:rPr>
          <w:delText>3</w:delText>
        </w:r>
        <w:r w:rsidR="00AB6167" w:rsidRPr="00A14C2E" w:rsidDel="00354B33">
          <w:delText xml:space="preserve"> through all simulations. </w:delText>
        </w:r>
      </w:del>
      <w:r w:rsidR="00AB6167" w:rsidRPr="00A14C2E">
        <w:t xml:space="preserve">Our results indicate that proposed </w:t>
      </w:r>
      <w:r w:rsidR="00E4035B">
        <w:t>FinFET</w:t>
      </w:r>
      <w:r w:rsidR="00AB6167" w:rsidRPr="00A14C2E">
        <w:t xml:space="preserve"> with FGM gate dielectrics has lesser </w:t>
      </w:r>
      <w:r w:rsidR="00DF28E7">
        <w:t>gate leakage current</w:t>
      </w:r>
      <w:r w:rsidR="00AB6167" w:rsidRPr="00A14C2E">
        <w:t xml:space="preserve"> up to 53 times, lesser DIBL up to %38.2, lesser SS up to %7.6, lower I</w:t>
      </w:r>
      <w:r w:rsidR="00AB6167" w:rsidRPr="00A14C2E">
        <w:rPr>
          <w:vertAlign w:val="subscript"/>
        </w:rPr>
        <w:t>OFF</w:t>
      </w:r>
      <w:r w:rsidR="00AB6167" w:rsidRPr="00A14C2E">
        <w:t xml:space="preserve"> up to 2 decades, higher I</w:t>
      </w:r>
      <w:r w:rsidR="00AB6167" w:rsidRPr="00A14C2E">
        <w:rPr>
          <w:vertAlign w:val="subscript"/>
        </w:rPr>
        <w:t>ON</w:t>
      </w:r>
      <w:r w:rsidR="00AB6167" w:rsidRPr="00A14C2E">
        <w:t xml:space="preserve"> up to %62, higher I</w:t>
      </w:r>
      <w:r w:rsidR="00AB6167" w:rsidRPr="00A14C2E">
        <w:rPr>
          <w:vertAlign w:val="subscript"/>
        </w:rPr>
        <w:t>ON</w:t>
      </w:r>
      <w:r w:rsidR="00AB6167" w:rsidRPr="00A14C2E">
        <w:t>/I</w:t>
      </w:r>
      <w:r w:rsidR="00AB6167" w:rsidRPr="00A14C2E">
        <w:rPr>
          <w:vertAlign w:val="subscript"/>
        </w:rPr>
        <w:t xml:space="preserve">OFF </w:t>
      </w:r>
      <w:r w:rsidR="00AB6167" w:rsidRPr="00A14C2E">
        <w:t>up to 45 times and lesser V</w:t>
      </w:r>
      <w:r w:rsidR="00AB6167" w:rsidRPr="00A14C2E">
        <w:rPr>
          <w:vertAlign w:val="subscript"/>
        </w:rPr>
        <w:t>TH</w:t>
      </w:r>
      <w:r w:rsidR="00AB6167" w:rsidRPr="00A14C2E">
        <w:t xml:space="preserve"> up to %19.2, with respect to the </w:t>
      </w:r>
      <w:r w:rsidR="00E4035B">
        <w:t>FinFET</w:t>
      </w:r>
      <w:r w:rsidR="00AB6167" w:rsidRPr="00A14C2E">
        <w:t xml:space="preserve"> of same dimensions composed of single layer HfO</w:t>
      </w:r>
      <w:r w:rsidR="00AB6167" w:rsidRPr="00A14C2E">
        <w:rPr>
          <w:vertAlign w:val="subscript"/>
        </w:rPr>
        <w:t>2</w:t>
      </w:r>
      <w:r w:rsidR="00AB6167" w:rsidRPr="00A14C2E">
        <w:t xml:space="preserve"> gate dielectric. </w:t>
      </w:r>
      <w:r w:rsidR="00E4035B">
        <w:t>FinFET</w:t>
      </w:r>
      <w:r w:rsidR="00D02B37">
        <w:t xml:space="preserve"> with FGMs</w:t>
      </w:r>
      <w:ins w:id="105" w:author="Ayperi Ülkü" w:date="2024-03-17T03:29:00Z">
        <w:r w:rsidR="00DF28E7">
          <w:t xml:space="preserve"> </w:t>
        </w:r>
      </w:ins>
      <w:r w:rsidR="00AB6167" w:rsidRPr="00A14C2E">
        <w:t xml:space="preserve">show better performance than single material dielectric when used as gate insulating materials. Results may provide versatile opportunities for optimizing </w:t>
      </w:r>
      <w:r w:rsidR="00E4035B">
        <w:t>FinFET</w:t>
      </w:r>
      <w:r w:rsidR="00AB6167" w:rsidRPr="00A14C2E">
        <w:t xml:space="preserve"> devices.</w:t>
      </w:r>
    </w:p>
    <w:p w14:paraId="0A04AFDB" w14:textId="297293E0" w:rsidR="003E0789" w:rsidRPr="00A14C2E" w:rsidRDefault="003E0789" w:rsidP="003E0789">
      <w:pPr>
        <w:pStyle w:val="MDPI18keywords"/>
        <w:rPr>
          <w:i/>
        </w:rPr>
      </w:pPr>
      <w:r w:rsidRPr="00A14C2E">
        <w:rPr>
          <w:b/>
          <w:bCs/>
        </w:rPr>
        <w:t>Keywords:</w:t>
      </w:r>
      <w:r w:rsidR="00AB6167" w:rsidRPr="00A14C2E">
        <w:rPr>
          <w:b/>
        </w:rPr>
        <w:t xml:space="preserve"> </w:t>
      </w:r>
      <w:r w:rsidR="00AB6167" w:rsidRPr="00A14C2E">
        <w:t>Technology Computer-Aided-Design (TCAD) Simulation</w:t>
      </w:r>
      <w:r w:rsidRPr="00A14C2E">
        <w:t xml:space="preserve">; </w:t>
      </w:r>
      <w:ins w:id="106" w:author="Ayperi Ülkü" w:date="2024-03-17T01:15:00Z">
        <w:r w:rsidR="00482769">
          <w:t xml:space="preserve">stacked </w:t>
        </w:r>
      </w:ins>
      <w:r w:rsidR="00B74086">
        <w:t>high-</w:t>
      </w:r>
      <w:r w:rsidR="00B74086" w:rsidRPr="00A14C2E">
        <w:t>κ</w:t>
      </w:r>
      <w:r w:rsidR="00B74086">
        <w:t xml:space="preserve"> gate-oxide dielectrics, </w:t>
      </w:r>
      <w:r w:rsidR="00AB6167" w:rsidRPr="00A14C2E">
        <w:t>Functionally Graded Material (FGM)</w:t>
      </w:r>
      <w:r w:rsidRPr="00A14C2E">
        <w:t xml:space="preserve">; </w:t>
      </w:r>
      <w:r w:rsidR="00AB6167" w:rsidRPr="00A14C2E">
        <w:t>Junctionless Thin Film Transistor (JLTFT); Fin-Field Effect Transistor (</w:t>
      </w:r>
      <w:r w:rsidR="00E4035B">
        <w:t>FinFET</w:t>
      </w:r>
      <w:r w:rsidR="00AB6167" w:rsidRPr="00A14C2E">
        <w:t>)</w:t>
      </w:r>
      <w:r w:rsidRPr="00A14C2E">
        <w:t xml:space="preserve">; </w:t>
      </w:r>
      <w:r w:rsidR="00AB6167" w:rsidRPr="00A14C2E">
        <w:t>Drain Induced Barrier Lowering (DIBL); Subthreshold Slope (SS)</w:t>
      </w:r>
      <w:r w:rsidRPr="00A14C2E">
        <w:t xml:space="preserve">; </w:t>
      </w:r>
      <w:r w:rsidR="00AB6167" w:rsidRPr="00A14C2E">
        <w:t>Threshold Voltage (V</w:t>
      </w:r>
      <w:r w:rsidR="00AB6167" w:rsidRPr="00A14C2E">
        <w:rPr>
          <w:vertAlign w:val="subscript"/>
        </w:rPr>
        <w:t>TH</w:t>
      </w:r>
      <w:r w:rsidR="00AB6167" w:rsidRPr="00A14C2E">
        <w:t>)</w:t>
      </w:r>
      <w:r w:rsidRPr="00A14C2E">
        <w:t xml:space="preserve">; </w:t>
      </w:r>
      <w:r w:rsidR="00AB6167" w:rsidRPr="00A14C2E">
        <w:t>I</w:t>
      </w:r>
      <w:r w:rsidR="00AB6167" w:rsidRPr="00A14C2E">
        <w:rPr>
          <w:vertAlign w:val="subscript"/>
        </w:rPr>
        <w:t>ON</w:t>
      </w:r>
      <w:r w:rsidR="00AB6167" w:rsidRPr="00A14C2E">
        <w:t>/I</w:t>
      </w:r>
      <w:r w:rsidR="00AB6167" w:rsidRPr="00A14C2E">
        <w:rPr>
          <w:vertAlign w:val="subscript"/>
        </w:rPr>
        <w:t>OFF</w:t>
      </w:r>
      <w:r w:rsidR="00AB6167" w:rsidRPr="00A14C2E">
        <w:t xml:space="preserve"> ratio.</w:t>
      </w:r>
      <w:r w:rsidR="00AB6167" w:rsidRPr="00A14C2E">
        <w:rPr>
          <w:i/>
        </w:rPr>
        <w:t xml:space="preserve"> </w:t>
      </w:r>
    </w:p>
    <w:p w14:paraId="713DB387" w14:textId="4EFE3A05" w:rsidR="00AB6167" w:rsidRPr="00A14C2E" w:rsidRDefault="00AB6167" w:rsidP="003E0789">
      <w:pPr>
        <w:pStyle w:val="MDPI19line"/>
        <w:pBdr>
          <w:bottom w:val="single" w:sz="4" w:space="1" w:color="000000"/>
        </w:pBdr>
      </w:pPr>
    </w:p>
    <w:p w14:paraId="68805CD6" w14:textId="3F8AD140" w:rsidR="00AB6167" w:rsidRPr="00A14C2E" w:rsidRDefault="003E0789" w:rsidP="003E0789">
      <w:pPr>
        <w:pStyle w:val="MDPI21heading1"/>
      </w:pPr>
      <w:r w:rsidRPr="00A14C2E">
        <w:t>1. Introduction</w:t>
      </w:r>
    </w:p>
    <w:p w14:paraId="620E7E60" w14:textId="1AAE0F7C" w:rsidR="00482769" w:rsidRDefault="00482769" w:rsidP="003E0789">
      <w:pPr>
        <w:pStyle w:val="MDPI31text"/>
        <w:rPr>
          <w:shd w:val="clear" w:color="auto" w:fill="FFFFFF"/>
        </w:rPr>
      </w:pPr>
      <w:ins w:id="107" w:author="Ayperi Ülkü" w:date="2024-03-17T01:14:00Z">
        <w:r w:rsidRPr="00482769">
          <w:rPr>
            <w:shd w:val="clear" w:color="auto" w:fill="FFFFFF"/>
            <w:rPrChange w:id="108" w:author="Ayperi Ülkü" w:date="2024-03-17T01:14:00Z">
              <w:rPr>
                <w:rFonts w:ascii="Segoe UI" w:hAnsi="Segoe UI" w:cs="Segoe UI"/>
                <w:color w:val="030303"/>
                <w:sz w:val="23"/>
                <w:szCs w:val="23"/>
                <w:u w:val="single"/>
                <w:shd w:val="clear" w:color="auto" w:fill="FFFFFF"/>
              </w:rPr>
            </w:rPrChange>
          </w:rPr>
          <w:t xml:space="preserve">Stacked laminates of gate-oxides on </w:t>
        </w:r>
      </w:ins>
      <w:r w:rsidR="00E4035B">
        <w:rPr>
          <w:shd w:val="clear" w:color="auto" w:fill="FFFFFF"/>
        </w:rPr>
        <w:t>FinFET</w:t>
      </w:r>
      <w:ins w:id="109" w:author="Ayperi Ülkü" w:date="2024-03-17T01:53:00Z">
        <w:r w:rsidR="00F7632B">
          <w:rPr>
            <w:shd w:val="clear" w:color="auto" w:fill="FFFFFF"/>
          </w:rPr>
          <w:t>s</w:t>
        </w:r>
      </w:ins>
      <w:ins w:id="110" w:author="Ayperi Ülkü" w:date="2024-03-17T01:14:00Z">
        <w:r w:rsidRPr="00482769">
          <w:rPr>
            <w:shd w:val="clear" w:color="auto" w:fill="FFFFFF"/>
            <w:rPrChange w:id="111" w:author="Ayperi Ülkü" w:date="2024-03-17T01:14:00Z">
              <w:rPr>
                <w:rFonts w:ascii="Segoe UI" w:hAnsi="Segoe UI" w:cs="Segoe UI"/>
                <w:color w:val="030303"/>
                <w:sz w:val="23"/>
                <w:szCs w:val="23"/>
                <w:u w:val="single"/>
                <w:shd w:val="clear" w:color="auto" w:fill="FFFFFF"/>
              </w:rPr>
            </w:rPrChange>
          </w:rPr>
          <w:t xml:space="preserve"> have been investigated in several research papers.</w:t>
        </w:r>
      </w:ins>
      <w:ins w:id="112" w:author="Ayperi Ülkü" w:date="2024-03-17T03:14:00Z">
        <w:r w:rsidR="0077467B">
          <w:rPr>
            <w:shd w:val="clear" w:color="auto" w:fill="FFFFFF"/>
          </w:rPr>
          <w:t xml:space="preserve"> </w:t>
        </w:r>
      </w:ins>
      <w:ins w:id="113" w:author="Ayperi Ülkü" w:date="2024-03-17T01:14:00Z">
        <w:r w:rsidRPr="00482769">
          <w:rPr>
            <w:shd w:val="clear" w:color="auto" w:fill="FFFFFF"/>
            <w:rPrChange w:id="114" w:author="Ayperi Ülkü" w:date="2024-03-17T01:14:00Z">
              <w:rPr>
                <w:rFonts w:ascii="Segoe UI" w:hAnsi="Segoe UI" w:cs="Segoe UI"/>
                <w:color w:val="030303"/>
                <w:sz w:val="23"/>
                <w:szCs w:val="23"/>
                <w:u w:val="single"/>
                <w:shd w:val="clear" w:color="auto" w:fill="FFFFFF"/>
              </w:rPr>
            </w:rPrChange>
          </w:rPr>
          <w:t xml:space="preserve">Lorenzo </w:t>
        </w:r>
      </w:ins>
      <w:ins w:id="115" w:author="Ayperi Ülkü" w:date="2024-03-17T03:14:00Z">
        <w:r w:rsidR="0077467B">
          <w:rPr>
            <w:shd w:val="clear" w:color="auto" w:fill="FFFFFF"/>
          </w:rPr>
          <w:t>et.al</w:t>
        </w:r>
      </w:ins>
      <w:ins w:id="116" w:author="Ayperi Ülkü" w:date="2024-03-17T01:14:00Z">
        <w:r w:rsidRPr="00482769">
          <w:rPr>
            <w:shd w:val="clear" w:color="auto" w:fill="FFFFFF"/>
            <w:rPrChange w:id="117" w:author="Ayperi Ülkü" w:date="2024-03-17T01:14:00Z">
              <w:rPr>
                <w:rFonts w:ascii="Segoe UI" w:hAnsi="Segoe UI" w:cs="Segoe UI"/>
                <w:color w:val="030303"/>
                <w:sz w:val="23"/>
                <w:szCs w:val="23"/>
                <w:u w:val="single"/>
                <w:shd w:val="clear" w:color="auto" w:fill="FFFFFF"/>
              </w:rPr>
            </w:rPrChange>
          </w:rPr>
          <w:t xml:space="preserve"> proposed a gate engineered oxide stack silicon on insulator (SOI) </w:t>
        </w:r>
      </w:ins>
      <w:r w:rsidR="00E4035B">
        <w:rPr>
          <w:shd w:val="clear" w:color="auto" w:fill="FFFFFF"/>
        </w:rPr>
        <w:t>FinFET</w:t>
      </w:r>
      <w:ins w:id="118" w:author="Ayperi Ülkü" w:date="2024-03-17T01:14:00Z">
        <w:r w:rsidRPr="00482769">
          <w:rPr>
            <w:shd w:val="clear" w:color="auto" w:fill="FFFFFF"/>
            <w:rPrChange w:id="119" w:author="Ayperi Ülkü" w:date="2024-03-17T01:14:00Z">
              <w:rPr>
                <w:rFonts w:ascii="Segoe UI" w:hAnsi="Segoe UI" w:cs="Segoe UI"/>
                <w:color w:val="030303"/>
                <w:sz w:val="23"/>
                <w:szCs w:val="23"/>
                <w:u w:val="single"/>
                <w:shd w:val="clear" w:color="auto" w:fill="FFFFFF"/>
              </w:rPr>
            </w:rPrChange>
          </w:rPr>
          <w:t xml:space="preserve"> device with a high-</w:t>
        </w:r>
      </w:ins>
      <w:ins w:id="120" w:author="Ayperi Ülkü" w:date="2024-03-17T03:57:00Z">
        <w:r w:rsidR="00827870" w:rsidRPr="00A14C2E">
          <w:t>κ</w:t>
        </w:r>
      </w:ins>
      <w:ins w:id="121" w:author="Ayperi Ülkü" w:date="2024-03-17T01:14:00Z">
        <w:r w:rsidRPr="00482769">
          <w:rPr>
            <w:shd w:val="clear" w:color="auto" w:fill="FFFFFF"/>
            <w:rPrChange w:id="122" w:author="Ayperi Ülkü" w:date="2024-03-17T01:14:00Z">
              <w:rPr>
                <w:rFonts w:ascii="Segoe UI" w:hAnsi="Segoe UI" w:cs="Segoe UI"/>
                <w:color w:val="030303"/>
                <w:sz w:val="23"/>
                <w:szCs w:val="23"/>
                <w:u w:val="single"/>
                <w:shd w:val="clear" w:color="auto" w:fill="FFFFFF"/>
              </w:rPr>
            </w:rPrChange>
          </w:rPr>
          <w:t xml:space="preserve"> dielectric gate oxide stack structure, which improved the analog and RF performance of the device compared to standard single gate oxide </w:t>
        </w:r>
        <w:r w:rsidRPr="00482769">
          <w:rPr>
            <w:shd w:val="clear" w:color="auto" w:fill="FFFFFF"/>
            <w:rPrChange w:id="123" w:author="Ayperi Ülkü" w:date="2024-03-17T01:14:00Z">
              <w:rPr>
                <w:rFonts w:ascii="Segoe UI" w:hAnsi="Segoe UI" w:cs="Segoe UI"/>
                <w:color w:val="030303"/>
                <w:sz w:val="23"/>
                <w:szCs w:val="23"/>
                <w:u w:val="single"/>
                <w:shd w:val="clear" w:color="auto" w:fill="FFFFFF"/>
              </w:rPr>
            </w:rPrChange>
          </w:rPr>
          <w:lastRenderedPageBreak/>
          <w:t>structures</w:t>
        </w:r>
      </w:ins>
      <w:ins w:id="124" w:author="Ayperi Ülkü" w:date="2024-03-17T03:30:00Z">
        <w:r w:rsidR="0077467B">
          <w:rPr>
            <w:shd w:val="clear" w:color="auto" w:fill="FFFFFF"/>
          </w:rPr>
          <w:t xml:space="preserve"> </w:t>
        </w:r>
      </w:ins>
      <w:customXmlInsRangeStart w:id="125" w:author="Ayperi Ülkü" w:date="2024-03-17T03:30:00Z"/>
      <w:sdt>
        <w:sdtPr>
          <w:rPr>
            <w:shd w:val="clear" w:color="auto" w:fill="FFFFFF"/>
          </w:rPr>
          <w:tag w:val="MENDELEY_CITATION_v3_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"/>
          <w:id w:val="780992449"/>
          <w:placeholder>
            <w:docPart w:val="DefaultPlaceholder_-1854013440"/>
          </w:placeholder>
        </w:sdtPr>
        <w:sdtContent>
          <w:customXmlInsRangeEnd w:id="125"/>
          <w:r w:rsidR="00E70CE5" w:rsidRPr="00E70CE5">
            <w:rPr>
              <w:shd w:val="clear" w:color="auto" w:fill="FFFFFF"/>
            </w:rPr>
            <w:t>[1]</w:t>
          </w:r>
          <w:customXmlInsRangeStart w:id="126" w:author="Ayperi Ülkü" w:date="2024-03-17T03:30:00Z"/>
        </w:sdtContent>
      </w:sdt>
      <w:customXmlInsRangeEnd w:id="126"/>
      <w:ins w:id="127" w:author="Ayperi Ülkü" w:date="2024-03-17T01:14:00Z">
        <w:r w:rsidRPr="00482769">
          <w:rPr>
            <w:shd w:val="clear" w:color="auto" w:fill="FFFFFF"/>
            <w:rPrChange w:id="128" w:author="Ayperi Ülkü" w:date="2024-03-17T01:14:00Z">
              <w:rPr>
                <w:rFonts w:ascii="Segoe UI" w:hAnsi="Segoe UI" w:cs="Segoe UI"/>
                <w:color w:val="030303"/>
                <w:sz w:val="23"/>
                <w:szCs w:val="23"/>
                <w:u w:val="single"/>
                <w:shd w:val="clear" w:color="auto" w:fill="FFFFFF"/>
              </w:rPr>
            </w:rPrChange>
          </w:rPr>
          <w:t xml:space="preserve">. Nigam </w:t>
        </w:r>
      </w:ins>
      <w:ins w:id="129" w:author="Ayperi Ülkü" w:date="2024-03-17T03:34:00Z">
        <w:r w:rsidR="0077467B">
          <w:rPr>
            <w:shd w:val="clear" w:color="auto" w:fill="FFFFFF"/>
          </w:rPr>
          <w:t xml:space="preserve">et.al </w:t>
        </w:r>
      </w:ins>
      <w:ins w:id="130" w:author="Ayperi Ülkü" w:date="2024-03-17T01:14:00Z">
        <w:r w:rsidRPr="00482769">
          <w:rPr>
            <w:shd w:val="clear" w:color="auto" w:fill="FFFFFF"/>
            <w:rPrChange w:id="131" w:author="Ayperi Ülkü" w:date="2024-03-17T01:14:00Z">
              <w:rPr>
                <w:rFonts w:ascii="Segoe UI" w:hAnsi="Segoe UI" w:cs="Segoe UI"/>
                <w:color w:val="030303"/>
                <w:sz w:val="23"/>
                <w:szCs w:val="23"/>
                <w:u w:val="single"/>
                <w:shd w:val="clear" w:color="auto" w:fill="FFFFFF"/>
              </w:rPr>
            </w:rPrChange>
          </w:rPr>
          <w:t xml:space="preserve">studied the reliability of stacked oxide heterogeneous gate dielectric polarity gate junctionless tunnel FET (PG </w:t>
        </w:r>
      </w:ins>
      <w:r w:rsidR="00A62F7E">
        <w:rPr>
          <w:shd w:val="clear" w:color="auto" w:fill="FFFFFF"/>
        </w:rPr>
        <w:t>Fin</w:t>
      </w:r>
      <w:r w:rsidR="00E4035B">
        <w:rPr>
          <w:shd w:val="clear" w:color="auto" w:fill="FFFFFF"/>
        </w:rPr>
        <w:t>FET</w:t>
      </w:r>
      <w:ins w:id="132" w:author="Ayperi Ülkü" w:date="2024-03-17T01:14:00Z">
        <w:r w:rsidRPr="00482769">
          <w:rPr>
            <w:shd w:val="clear" w:color="auto" w:fill="FFFFFF"/>
            <w:rPrChange w:id="133" w:author="Ayperi Ülkü" w:date="2024-03-17T01:14:00Z">
              <w:rPr>
                <w:rFonts w:ascii="Segoe UI" w:hAnsi="Segoe UI" w:cs="Segoe UI"/>
                <w:color w:val="030303"/>
                <w:sz w:val="23"/>
                <w:szCs w:val="23"/>
                <w:u w:val="single"/>
                <w:shd w:val="clear" w:color="auto" w:fill="FFFFFF"/>
              </w:rPr>
            </w:rPrChange>
          </w:rPr>
          <w:t>), which used a high-</w:t>
        </w:r>
      </w:ins>
      <w:ins w:id="134" w:author="Ayperi Ülkü" w:date="2024-03-17T03:57:00Z">
        <w:r w:rsidR="00827870" w:rsidRPr="00A14C2E">
          <w:t>κ</w:t>
        </w:r>
      </w:ins>
      <w:ins w:id="135" w:author="Ayperi Ülkü" w:date="2024-03-17T01:14:00Z">
        <w:r w:rsidRPr="00482769">
          <w:rPr>
            <w:shd w:val="clear" w:color="auto" w:fill="FFFFFF"/>
            <w:rPrChange w:id="136" w:author="Ayperi Ülkü" w:date="2024-03-17T01:14:00Z">
              <w:rPr>
                <w:rFonts w:ascii="Segoe UI" w:hAnsi="Segoe UI" w:cs="Segoe UI"/>
                <w:color w:val="030303"/>
                <w:sz w:val="23"/>
                <w:szCs w:val="23"/>
                <w:u w:val="single"/>
                <w:shd w:val="clear" w:color="auto" w:fill="FFFFFF"/>
              </w:rPr>
            </w:rPrChange>
          </w:rPr>
          <w:t xml:space="preserve"> gate dielectric material (</w:t>
        </w:r>
      </w:ins>
      <w:ins w:id="137" w:author="Ayperi Ülkü" w:date="2024-03-17T03:57:00Z">
        <w:r w:rsidR="00827870" w:rsidRPr="00A14C2E">
          <w:t>HfO</w:t>
        </w:r>
        <w:r w:rsidR="00827870" w:rsidRPr="00A14C2E">
          <w:rPr>
            <w:vertAlign w:val="subscript"/>
          </w:rPr>
          <w:t>2</w:t>
        </w:r>
      </w:ins>
      <w:ins w:id="138" w:author="Ayperi Ülkü" w:date="2024-03-17T01:14:00Z">
        <w:r w:rsidRPr="00482769">
          <w:rPr>
            <w:shd w:val="clear" w:color="auto" w:fill="FFFFFF"/>
            <w:rPrChange w:id="139" w:author="Ayperi Ülkü" w:date="2024-03-17T01:14:00Z">
              <w:rPr>
                <w:rFonts w:ascii="Segoe UI" w:hAnsi="Segoe UI" w:cs="Segoe UI"/>
                <w:color w:val="030303"/>
                <w:sz w:val="23"/>
                <w:szCs w:val="23"/>
                <w:u w:val="single"/>
                <w:shd w:val="clear" w:color="auto" w:fill="FFFFFF"/>
              </w:rPr>
            </w:rPrChange>
          </w:rPr>
          <w:t>) layer on top of the silicon dioxide (SiO2) layer to improve device performance</w:t>
        </w:r>
      </w:ins>
      <w:ins w:id="140" w:author="Ayperi Ülkü" w:date="2024-03-17T03:30:00Z">
        <w:r w:rsidR="0077467B">
          <w:rPr>
            <w:shd w:val="clear" w:color="auto" w:fill="FFFFFF"/>
          </w:rPr>
          <w:t xml:space="preserve"> </w:t>
        </w:r>
      </w:ins>
      <w:customXmlInsRangeStart w:id="141" w:author="Ayperi Ülkü" w:date="2024-03-17T03:30:00Z"/>
      <w:sdt>
        <w:sdtPr>
          <w:rPr>
            <w:shd w:val="clear" w:color="auto" w:fill="FFFFFF"/>
          </w:rPr>
          <w:tag w:val="MENDELEY_CITATION_v3_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"/>
          <w:id w:val="1538158597"/>
          <w:placeholder>
            <w:docPart w:val="DefaultPlaceholder_-1854013440"/>
          </w:placeholder>
        </w:sdtPr>
        <w:sdtContent>
          <w:customXmlInsRangeEnd w:id="141"/>
          <w:r w:rsidR="00E70CE5" w:rsidRPr="00E70CE5">
            <w:rPr>
              <w:shd w:val="clear" w:color="auto" w:fill="FFFFFF"/>
            </w:rPr>
            <w:t>[2]</w:t>
          </w:r>
          <w:customXmlInsRangeStart w:id="142" w:author="Ayperi Ülkü" w:date="2024-03-17T03:30:00Z"/>
        </w:sdtContent>
      </w:sdt>
      <w:customXmlInsRangeEnd w:id="142"/>
      <w:ins w:id="143" w:author="Ayperi Ülkü" w:date="2024-03-17T01:14:00Z">
        <w:r w:rsidRPr="00482769">
          <w:rPr>
            <w:shd w:val="clear" w:color="auto" w:fill="FFFFFF"/>
            <w:rPrChange w:id="144" w:author="Ayperi Ülkü" w:date="2024-03-17T01:14:00Z">
              <w:rPr>
                <w:rFonts w:ascii="Segoe UI" w:hAnsi="Segoe UI" w:cs="Segoe UI"/>
                <w:color w:val="030303"/>
                <w:sz w:val="23"/>
                <w:szCs w:val="23"/>
                <w:u w:val="single"/>
                <w:shd w:val="clear" w:color="auto" w:fill="FFFFFF"/>
              </w:rPr>
            </w:rPrChange>
          </w:rPr>
          <w:t xml:space="preserve">. Gangwani </w:t>
        </w:r>
      </w:ins>
      <w:r w:rsidR="00A62F7E">
        <w:rPr>
          <w:shd w:val="clear" w:color="auto" w:fill="FFFFFF"/>
        </w:rPr>
        <w:t xml:space="preserve">et.al </w:t>
      </w:r>
      <w:ins w:id="145" w:author="Ayperi Ülkü" w:date="2024-03-17T01:14:00Z">
        <w:r w:rsidRPr="00482769">
          <w:rPr>
            <w:shd w:val="clear" w:color="auto" w:fill="FFFFFF"/>
            <w:rPrChange w:id="146" w:author="Ayperi Ülkü" w:date="2024-03-17T01:14:00Z">
              <w:rPr>
                <w:rFonts w:ascii="Segoe UI" w:hAnsi="Segoe UI" w:cs="Segoe UI"/>
                <w:color w:val="030303"/>
                <w:sz w:val="23"/>
                <w:szCs w:val="23"/>
                <w:u w:val="single"/>
                <w:shd w:val="clear" w:color="auto" w:fill="FFFFFF"/>
              </w:rPr>
            </w:rPrChange>
          </w:rPr>
          <w:t xml:space="preserve">analyzed the temperature performance of a stacked oxide top-bottom gated junctionless </w:t>
        </w:r>
      </w:ins>
      <w:r w:rsidR="00E4035B">
        <w:rPr>
          <w:shd w:val="clear" w:color="auto" w:fill="FFFFFF"/>
        </w:rPr>
        <w:t>FinFET</w:t>
      </w:r>
      <w:ins w:id="147" w:author="Ayperi Ülkü" w:date="2024-03-17T01:14:00Z">
        <w:r w:rsidRPr="00482769">
          <w:rPr>
            <w:shd w:val="clear" w:color="auto" w:fill="FFFFFF"/>
            <w:rPrChange w:id="148" w:author="Ayperi Ülkü" w:date="2024-03-17T01:14:00Z">
              <w:rPr>
                <w:rFonts w:ascii="Segoe UI" w:hAnsi="Segoe UI" w:cs="Segoe UI"/>
                <w:color w:val="030303"/>
                <w:sz w:val="23"/>
                <w:szCs w:val="23"/>
                <w:u w:val="single"/>
                <w:shd w:val="clear" w:color="auto" w:fill="FFFFFF"/>
              </w:rPr>
            </w:rPrChange>
          </w:rPr>
          <w:t xml:space="preserve">, which showed enhanced output performance and reduced short channel effects compared to conventional junctionless </w:t>
        </w:r>
      </w:ins>
      <w:r w:rsidR="00E4035B">
        <w:rPr>
          <w:shd w:val="clear" w:color="auto" w:fill="FFFFFF"/>
        </w:rPr>
        <w:t>FinFET</w:t>
      </w:r>
      <w:ins w:id="149" w:author="Ayperi Ülkü" w:date="2024-03-17T01:14:00Z">
        <w:r w:rsidRPr="00482769">
          <w:rPr>
            <w:shd w:val="clear" w:color="auto" w:fill="FFFFFF"/>
            <w:rPrChange w:id="150" w:author="Ayperi Ülkü" w:date="2024-03-17T01:14:00Z">
              <w:rPr>
                <w:rFonts w:ascii="Segoe UI" w:hAnsi="Segoe UI" w:cs="Segoe UI"/>
                <w:color w:val="030303"/>
                <w:sz w:val="23"/>
                <w:szCs w:val="23"/>
                <w:u w:val="single"/>
                <w:shd w:val="clear" w:color="auto" w:fill="FFFFFF"/>
              </w:rPr>
            </w:rPrChange>
          </w:rPr>
          <w:t> </w:t>
        </w:r>
      </w:ins>
      <w:customXmlInsRangeStart w:id="151" w:author="Ayperi Ülkü" w:date="2024-03-17T03:52:00Z"/>
      <w:sdt>
        <w:sdtPr>
          <w:rPr>
            <w:shd w:val="clear" w:color="auto" w:fill="FFFFFF"/>
          </w:rPr>
          <w:tag w:val="MENDELEY_CITATION_v3_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"/>
          <w:id w:val="-1668941109"/>
          <w:placeholder>
            <w:docPart w:val="40EB2CF2646B4C4F8D2B2A685F2D1B3C"/>
          </w:placeholder>
        </w:sdtPr>
        <w:sdtContent>
          <w:customXmlInsRangeEnd w:id="151"/>
          <w:r w:rsidR="00E70CE5" w:rsidRPr="00E70CE5">
            <w:rPr>
              <w:shd w:val="clear" w:color="auto" w:fill="FFFFFF"/>
            </w:rPr>
            <w:t>[3]</w:t>
          </w:r>
          <w:customXmlInsRangeStart w:id="152" w:author="Ayperi Ülkü" w:date="2024-03-17T03:52:00Z"/>
        </w:sdtContent>
      </w:sdt>
      <w:customXmlInsRangeEnd w:id="152"/>
      <w:ins w:id="153" w:author="Ayperi Ülkü" w:date="2024-03-17T01:14:00Z">
        <w:r w:rsidRPr="00482769">
          <w:rPr>
            <w:shd w:val="clear" w:color="auto" w:fill="FFFFFF"/>
            <w:rPrChange w:id="154" w:author="Ayperi Ülkü" w:date="2024-03-17T01:14:00Z">
              <w:rPr>
                <w:rFonts w:ascii="Segoe UI" w:hAnsi="Segoe UI" w:cs="Segoe UI"/>
                <w:color w:val="030303"/>
                <w:sz w:val="23"/>
                <w:szCs w:val="23"/>
                <w:u w:val="single"/>
                <w:shd w:val="clear" w:color="auto" w:fill="FFFFFF"/>
              </w:rPr>
            </w:rPrChange>
          </w:rPr>
          <w:t xml:space="preserve">. Das </w:t>
        </w:r>
      </w:ins>
      <w:ins w:id="155" w:author="Ayperi Ülkü" w:date="2024-03-17T03:53:00Z">
        <w:r w:rsidR="0077467B">
          <w:rPr>
            <w:shd w:val="clear" w:color="auto" w:fill="FFFFFF"/>
          </w:rPr>
          <w:t xml:space="preserve">et.al </w:t>
        </w:r>
      </w:ins>
      <w:ins w:id="156" w:author="Ayperi Ülkü" w:date="2024-03-17T01:14:00Z">
        <w:r w:rsidRPr="00482769">
          <w:rPr>
            <w:shd w:val="clear" w:color="auto" w:fill="FFFFFF"/>
            <w:rPrChange w:id="157" w:author="Ayperi Ülkü" w:date="2024-03-17T01:14:00Z">
              <w:rPr>
                <w:rFonts w:ascii="Segoe UI" w:hAnsi="Segoe UI" w:cs="Segoe UI"/>
                <w:color w:val="030303"/>
                <w:sz w:val="23"/>
                <w:szCs w:val="23"/>
                <w:u w:val="single"/>
                <w:shd w:val="clear" w:color="auto" w:fill="FFFFFF"/>
              </w:rPr>
            </w:rPrChange>
          </w:rPr>
          <w:t>proposed a dual-material-gate dual-stacked-gate dielectrics gate-source overlap Ge</w:t>
        </w:r>
      </w:ins>
      <w:r w:rsidR="00A62F7E">
        <w:rPr>
          <w:shd w:val="clear" w:color="auto" w:fill="FFFFFF"/>
        </w:rPr>
        <w:t>rmanium</w:t>
      </w:r>
      <w:ins w:id="158" w:author="Ayperi Ülkü" w:date="2024-03-17T01:14:00Z">
        <w:r w:rsidRPr="00482769">
          <w:rPr>
            <w:shd w:val="clear" w:color="auto" w:fill="FFFFFF"/>
            <w:rPrChange w:id="159" w:author="Ayperi Ülkü" w:date="2024-03-17T01:14:00Z">
              <w:rPr>
                <w:rFonts w:ascii="Segoe UI" w:hAnsi="Segoe UI" w:cs="Segoe UI"/>
                <w:color w:val="030303"/>
                <w:sz w:val="23"/>
                <w:szCs w:val="23"/>
                <w:u w:val="single"/>
                <w:shd w:val="clear" w:color="auto" w:fill="FFFFFF"/>
              </w:rPr>
            </w:rPrChange>
          </w:rPr>
          <w:t xml:space="preserve"> </w:t>
        </w:r>
      </w:ins>
      <w:r w:rsidR="00E4035B">
        <w:rPr>
          <w:shd w:val="clear" w:color="auto" w:fill="FFFFFF"/>
        </w:rPr>
        <w:t>FinFET</w:t>
      </w:r>
      <w:ins w:id="160" w:author="Ayperi Ülkü" w:date="2024-03-17T01:14:00Z">
        <w:r w:rsidRPr="00482769">
          <w:rPr>
            <w:shd w:val="clear" w:color="auto" w:fill="FFFFFF"/>
            <w:rPrChange w:id="161" w:author="Ayperi Ülkü" w:date="2024-03-17T01:14:00Z">
              <w:rPr>
                <w:rFonts w:ascii="Segoe UI" w:hAnsi="Segoe UI" w:cs="Segoe UI"/>
                <w:color w:val="030303"/>
                <w:sz w:val="23"/>
                <w:szCs w:val="23"/>
                <w:u w:val="single"/>
                <w:shd w:val="clear" w:color="auto" w:fill="FFFFFF"/>
              </w:rPr>
            </w:rPrChange>
          </w:rPr>
          <w:t xml:space="preserve"> with low leakage current, high on drain current, and high ratio of on current to off current</w:t>
        </w:r>
      </w:ins>
      <w:ins w:id="162" w:author="Ayperi Ülkü" w:date="2024-03-17T03:53:00Z">
        <w:r w:rsidR="0077467B">
          <w:rPr>
            <w:shd w:val="clear" w:color="auto" w:fill="FFFFFF"/>
          </w:rPr>
          <w:t xml:space="preserve"> </w:t>
        </w:r>
      </w:ins>
      <w:customXmlInsRangeStart w:id="163" w:author="Ayperi Ülkü" w:date="2024-03-17T03:53:00Z"/>
      <w:sdt>
        <w:sdtPr>
          <w:rPr>
            <w:shd w:val="clear" w:color="auto" w:fill="FFFFFF"/>
          </w:rPr>
          <w:tag w:val="MENDELEY_CITATION_v3_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"/>
          <w:id w:val="-558400363"/>
          <w:placeholder>
            <w:docPart w:val="DefaultPlaceholder_-1854013440"/>
          </w:placeholder>
        </w:sdtPr>
        <w:sdtContent>
          <w:customXmlInsRangeEnd w:id="163"/>
          <w:r w:rsidR="00E70CE5" w:rsidRPr="00E70CE5">
            <w:rPr>
              <w:shd w:val="clear" w:color="auto" w:fill="FFFFFF"/>
            </w:rPr>
            <w:t>[4]</w:t>
          </w:r>
          <w:customXmlInsRangeStart w:id="164" w:author="Ayperi Ülkü" w:date="2024-03-17T03:53:00Z"/>
        </w:sdtContent>
      </w:sdt>
      <w:customXmlInsRangeEnd w:id="164"/>
      <w:ins w:id="165" w:author="Ayperi Ülkü" w:date="2024-03-17T01:14:00Z">
        <w:r w:rsidRPr="00482769">
          <w:rPr>
            <w:shd w:val="clear" w:color="auto" w:fill="FFFFFF"/>
            <w:rPrChange w:id="166" w:author="Ayperi Ülkü" w:date="2024-03-17T01:14:00Z">
              <w:rPr>
                <w:rFonts w:ascii="Segoe UI" w:hAnsi="Segoe UI" w:cs="Segoe UI"/>
                <w:color w:val="030303"/>
                <w:sz w:val="23"/>
                <w:szCs w:val="23"/>
                <w:u w:val="single"/>
                <w:shd w:val="clear" w:color="auto" w:fill="FFFFFF"/>
              </w:rPr>
            </w:rPrChange>
          </w:rPr>
          <w:t>.</w:t>
        </w:r>
      </w:ins>
    </w:p>
    <w:p w14:paraId="5313D846" w14:textId="77777777" w:rsidR="00A62F7E" w:rsidRDefault="00A62F7E" w:rsidP="003E0789">
      <w:pPr>
        <w:pStyle w:val="MDPI31text"/>
        <w:rPr>
          <w:shd w:val="clear" w:color="auto" w:fill="FFFFFF"/>
        </w:rPr>
      </w:pPr>
    </w:p>
    <w:p w14:paraId="6D15DFF8" w14:textId="77777777" w:rsidR="00E70CE5" w:rsidRDefault="00E70CE5" w:rsidP="00E70CE5">
      <w:pPr>
        <w:pStyle w:val="MDPI31text"/>
        <w:rPr>
          <w:bCs/>
          <w:color w:val="4472C4" w:themeColor="accent1"/>
          <w:lang w:val="tr-TR"/>
        </w:rPr>
      </w:pPr>
      <w:r w:rsidRPr="00A62F7E">
        <w:rPr>
          <w:bCs/>
          <w:color w:val="4472C4" w:themeColor="accent1"/>
          <w:highlight w:val="yellow"/>
          <w:lang w:val="tr-TR"/>
        </w:rPr>
        <w:t xml:space="preserve">INTRODUCTION ın yapısı aynı </w:t>
      </w:r>
      <w:hyperlink r:id="rId8" w:history="1">
        <w:r w:rsidRPr="00A62F7E">
          <w:rPr>
            <w:rStyle w:val="Kpr"/>
            <w:bCs/>
            <w:color w:val="4472C4" w:themeColor="accent1"/>
            <w:highlight w:val="yellow"/>
            <w:lang w:val="tr-TR"/>
          </w:rPr>
          <w:t>https://doi.org/10.1038/s41467-020-15096-0</w:t>
        </w:r>
      </w:hyperlink>
      <w:r w:rsidRPr="00A62F7E">
        <w:rPr>
          <w:bCs/>
          <w:color w:val="4472C4" w:themeColor="accent1"/>
          <w:highlight w:val="yellow"/>
          <w:lang w:val="tr-TR"/>
        </w:rPr>
        <w:t xml:space="preserve"> daki gibi olsun</w:t>
      </w:r>
    </w:p>
    <w:p w14:paraId="2B1CEDF8" w14:textId="7EF8315B" w:rsidR="00A62F7E" w:rsidRDefault="00A62F7E" w:rsidP="00E70CE5">
      <w:pPr>
        <w:pStyle w:val="MDPI31text"/>
        <w:rPr>
          <w:bCs/>
          <w:color w:val="4472C4" w:themeColor="accent1"/>
          <w:lang w:val="tr-TR"/>
        </w:rPr>
      </w:pPr>
      <w:r w:rsidRPr="00A62F7E">
        <w:rPr>
          <w:bCs/>
          <w:color w:val="4472C4" w:themeColor="accent1"/>
          <w:highlight w:val="yellow"/>
          <w:lang w:val="tr-TR"/>
        </w:rPr>
        <w:t>FGM lerin yönü önemli mi yorumla ! (Önce TiO2 başlasaydık ne olacaktı ?)</w:t>
      </w:r>
    </w:p>
    <w:p w14:paraId="12A621E9" w14:textId="77777777" w:rsidR="00A62F7E" w:rsidRDefault="00A62F7E" w:rsidP="00A62F7E">
      <w:pPr>
        <w:pStyle w:val="MDPI31text"/>
        <w:rPr>
          <w:bCs/>
          <w:lang w:val="tr-TR"/>
        </w:rPr>
      </w:pPr>
    </w:p>
    <w:p w14:paraId="614AF434" w14:textId="755C83F5" w:rsidR="00A62F7E" w:rsidRPr="00A62F7E" w:rsidRDefault="00A62F7E" w:rsidP="00A62F7E">
      <w:pPr>
        <w:pStyle w:val="MDPI31text"/>
        <w:numPr>
          <w:ilvl w:val="0"/>
          <w:numId w:val="15"/>
        </w:numPr>
        <w:rPr>
          <w:bCs/>
          <w:highlight w:val="yellow"/>
          <w:rPrChange w:id="167" w:author="Ayperi Ülkü" w:date="2024-03-17T03:51:00Z">
            <w:rPr/>
          </w:rPrChange>
        </w:rPr>
      </w:pPr>
      <w:r w:rsidRPr="00A62F7E">
        <w:rPr>
          <w:bCs/>
          <w:highlight w:val="yellow"/>
          <w:lang w:val="tr-TR"/>
        </w:rPr>
        <w:t xml:space="preserve">especially when </w:t>
      </w:r>
      <w:del w:id="168" w:author="Ayperi Ülkü" w:date="2024-03-16T23:20:00Z">
        <w:r w:rsidRPr="00A62F7E" w:rsidDel="00394086">
          <w:rPr>
            <w:bCs/>
            <w:highlight w:val="yellow"/>
            <w:lang w:val="tr-TR"/>
          </w:rPr>
          <w:delText xml:space="preserve">we utilize </w:delText>
        </w:r>
      </w:del>
      <w:r w:rsidRPr="00A62F7E">
        <w:rPr>
          <w:bCs/>
          <w:highlight w:val="yellow"/>
          <w:lang w:val="tr-TR"/>
        </w:rPr>
        <w:t>methods exist to calculate the equivalent dielectric constant of the epsilon-graded stacked FGM materials.</w:t>
      </w:r>
    </w:p>
    <w:p w14:paraId="57908FD9" w14:textId="77777777" w:rsidR="00A62F7E" w:rsidRPr="00A62F7E" w:rsidRDefault="00A62F7E" w:rsidP="00E70CE5">
      <w:pPr>
        <w:pStyle w:val="MDPI31text"/>
        <w:rPr>
          <w:bCs/>
          <w:color w:val="4472C4" w:themeColor="accent1"/>
        </w:rPr>
      </w:pPr>
    </w:p>
    <w:p w14:paraId="7BFFD004" w14:textId="77777777" w:rsidR="00E70CE5" w:rsidRPr="00E70CE5" w:rsidRDefault="00E70CE5" w:rsidP="003E0789">
      <w:pPr>
        <w:pStyle w:val="MDPI31text"/>
        <w:rPr>
          <w:ins w:id="169" w:author="Ayperi Ülkü" w:date="2024-03-17T01:14:00Z"/>
          <w:shd w:val="clear" w:color="auto" w:fill="FFFFFF"/>
          <w:lang w:val="tr-TR"/>
          <w:rPrChange w:id="170" w:author="Ayperi Ülkü" w:date="2024-03-17T01:14:00Z">
            <w:rPr>
              <w:ins w:id="171" w:author="Ayperi Ülkü" w:date="2024-03-17T01:14:00Z"/>
              <w:rFonts w:ascii="Segoe UI" w:hAnsi="Segoe UI" w:cs="Segoe UI"/>
              <w:color w:val="030303"/>
              <w:sz w:val="23"/>
              <w:szCs w:val="23"/>
              <w:u w:val="single"/>
              <w:shd w:val="clear" w:color="auto" w:fill="FFFFFF"/>
            </w:rPr>
          </w:rPrChange>
        </w:rPr>
      </w:pPr>
    </w:p>
    <w:p w14:paraId="260DEDE5" w14:textId="0E6A24A5" w:rsidR="00B74086" w:rsidDel="00040F23" w:rsidRDefault="00B74086" w:rsidP="00D22AD2">
      <w:pPr>
        <w:pStyle w:val="MDPI31text"/>
        <w:ind w:left="0" w:firstLine="0"/>
        <w:rPr>
          <w:del w:id="172" w:author="Ayperi Ülkü" w:date="2024-03-17T03:58:00Z"/>
          <w:shd w:val="clear" w:color="auto" w:fill="FFFFFF"/>
        </w:rPr>
      </w:pPr>
    </w:p>
    <w:p w14:paraId="5A9829D3" w14:textId="18BAB0FF" w:rsidR="00B74086" w:rsidRDefault="00B74086" w:rsidP="00B74086">
      <w:pPr>
        <w:pStyle w:val="MDPI31text"/>
        <w:rPr>
          <w:bCs/>
          <w:lang w:val="tr-TR"/>
        </w:rPr>
      </w:pPr>
      <w:r w:rsidRPr="00A14C2E">
        <w:t>HfO</w:t>
      </w:r>
      <w:r w:rsidRPr="00A14C2E">
        <w:rPr>
          <w:vertAlign w:val="subscript"/>
        </w:rPr>
        <w:t>2</w:t>
      </w:r>
      <w:r w:rsidRPr="00A14C2E">
        <w:t xml:space="preserve"> thin films have wide band gap of ≈ 5.8 eV, high dielectric constant (κ ≈ 25) and suitable band offset values relative to Si substrate. In addition to their excellent thermodynamic and chemical stability, HfO</w:t>
      </w:r>
      <w:r w:rsidRPr="00A14C2E">
        <w:rPr>
          <w:vertAlign w:val="subscript"/>
        </w:rPr>
        <w:t>2</w:t>
      </w:r>
      <w:r w:rsidRPr="00A14C2E">
        <w:t xml:space="preserve"> has been strongest candidate material for replacing single layer SiO</w:t>
      </w:r>
      <w:r w:rsidRPr="00A14C2E">
        <w:rPr>
          <w:vertAlign w:val="subscript"/>
        </w:rPr>
        <w:t>2</w:t>
      </w:r>
      <w:r w:rsidRPr="00A14C2E">
        <w:t xml:space="preserve"> gate dielectrics. </w:t>
      </w:r>
      <w:r w:rsidRPr="00890EE5">
        <w:rPr>
          <w:highlight w:val="yellow"/>
          <w:rPrChange w:id="173" w:author="Ayperi Ülkü" w:date="2024-03-16T23:12:00Z">
            <w:rPr/>
          </w:rPrChange>
        </w:rPr>
        <w:t>(reference koy)</w:t>
      </w:r>
      <w:r>
        <w:t xml:space="preserve"> however, </w:t>
      </w:r>
      <w:r w:rsidRPr="00A14C2E">
        <w:rPr>
          <w:bCs/>
          <w:lang w:val="tr-TR"/>
        </w:rPr>
        <w:t xml:space="preserve">Among existing methods Maxwell-Garnet equation </w:t>
      </w:r>
      <w:sdt>
        <w:sdtPr>
          <w:rPr>
            <w:bCs/>
            <w:lang w:val="tr-TR"/>
          </w:rPr>
          <w:tag w:val="MENDELEY_CITATION_v3_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"/>
          <w:id w:val="2025897554"/>
          <w:placeholder>
            <w:docPart w:val="B5FD4824BA484935AABAB25473A6B086"/>
          </w:placeholder>
        </w:sdtPr>
        <w:sdtContent>
          <w:r w:rsidR="00E70CE5" w:rsidRPr="00E70CE5">
            <w:rPr>
              <w:bCs/>
              <w:lang w:val="tr-TR"/>
            </w:rPr>
            <w:t>[5]</w:t>
          </w:r>
        </w:sdtContent>
      </w:sdt>
      <w:r w:rsidRPr="00A14C2E">
        <w:rPr>
          <w:bCs/>
          <w:lang w:val="tr-TR"/>
        </w:rPr>
        <w:t xml:space="preserve"> for calculation of effective </w:t>
      </w:r>
      <w:r w:rsidRPr="00A14C2E">
        <w:t>κ</w:t>
      </w:r>
      <w:r w:rsidRPr="00A14C2E">
        <w:rPr>
          <w:bCs/>
          <w:lang w:val="tr-TR"/>
        </w:rPr>
        <w:t xml:space="preserve"> for 2</w:t>
      </w:r>
      <w:ins w:id="174" w:author="Ayperi Ülkü" w:date="2024-03-16T23:12:00Z">
        <w:r w:rsidR="00890EE5">
          <w:rPr>
            <w:bCs/>
            <w:lang w:val="tr-TR"/>
          </w:rPr>
          <w:t>-</w:t>
        </w:r>
      </w:ins>
      <w:del w:id="175" w:author="Ayperi Ülkü" w:date="2024-03-16T23:12:00Z">
        <w:r w:rsidRPr="00A14C2E" w:rsidDel="00890EE5">
          <w:rPr>
            <w:bCs/>
            <w:lang w:val="tr-TR"/>
          </w:rPr>
          <w:delText xml:space="preserve"> </w:delText>
        </w:r>
      </w:del>
      <w:r w:rsidRPr="00A14C2E">
        <w:rPr>
          <w:bCs/>
          <w:lang w:val="tr-TR"/>
        </w:rPr>
        <w:t xml:space="preserve">layer dielectrics. As we need 3-layer effective </w:t>
      </w:r>
      <w:r w:rsidRPr="00A14C2E">
        <w:t>κ</w:t>
      </w:r>
      <w:r w:rsidRPr="00A14C2E">
        <w:rPr>
          <w:bCs/>
          <w:lang w:val="tr-TR"/>
        </w:rPr>
        <w:t xml:space="preserve"> calculation we need to derive the two equations for 3-layer dielectrics</w:t>
      </w:r>
      <w:r>
        <w:rPr>
          <w:bCs/>
          <w:lang w:val="tr-TR"/>
        </w:rPr>
        <w:t>.</w:t>
      </w:r>
    </w:p>
    <w:p w14:paraId="56EA422E" w14:textId="59233E87" w:rsidR="00D22AD2" w:rsidRDefault="00D22AD2" w:rsidP="00D22AD2">
      <w:pPr>
        <w:pStyle w:val="MDPI31text"/>
        <w:rPr>
          <w:bCs/>
          <w:lang w:val="tr-TR"/>
        </w:rPr>
      </w:pPr>
      <w:r>
        <w:rPr>
          <w:bCs/>
          <w:lang w:val="tr-TR"/>
        </w:rPr>
        <w:t>I</w:t>
      </w:r>
      <w:r w:rsidR="00B74086">
        <w:rPr>
          <w:bCs/>
          <w:lang w:val="tr-TR"/>
        </w:rPr>
        <w:t>n th</w:t>
      </w:r>
      <w:r>
        <w:rPr>
          <w:bCs/>
          <w:lang w:val="tr-TR"/>
        </w:rPr>
        <w:t>is</w:t>
      </w:r>
      <w:r w:rsidR="00B74086">
        <w:rPr>
          <w:bCs/>
          <w:lang w:val="tr-TR"/>
        </w:rPr>
        <w:t xml:space="preserve"> paper </w:t>
      </w:r>
      <w:r>
        <w:rPr>
          <w:bCs/>
          <w:lang w:val="tr-TR"/>
        </w:rPr>
        <w:t>we</w:t>
      </w:r>
      <w:r w:rsidR="00B74086">
        <w:rPr>
          <w:bCs/>
          <w:lang w:val="tr-TR"/>
        </w:rPr>
        <w:t xml:space="preserve"> introduce </w:t>
      </w:r>
      <w:del w:id="176" w:author="Ayperi Ülkü" w:date="2024-03-16T23:22:00Z">
        <w:r w:rsidDel="00394086">
          <w:rPr>
            <w:bCs/>
            <w:lang w:val="tr-TR"/>
          </w:rPr>
          <w:delText>novel</w:delText>
        </w:r>
        <w:r w:rsidR="00B74086" w:rsidDel="00394086">
          <w:rPr>
            <w:bCs/>
            <w:lang w:val="tr-TR"/>
          </w:rPr>
          <w:delText xml:space="preserve"> </w:delText>
        </w:r>
      </w:del>
      <w:r w:rsidR="00B74086">
        <w:rPr>
          <w:bCs/>
          <w:lang w:val="tr-TR"/>
        </w:rPr>
        <w:t xml:space="preserve">functional gate dielectrics </w:t>
      </w:r>
      <w:r>
        <w:rPr>
          <w:bCs/>
          <w:lang w:val="tr-TR"/>
        </w:rPr>
        <w:t xml:space="preserve">consisting of 2- or 3- layer known dielectrics working on </w:t>
      </w:r>
      <w:r w:rsidR="00E4035B">
        <w:rPr>
          <w:bCs/>
          <w:lang w:val="tr-TR"/>
        </w:rPr>
        <w:t>FinFET</w:t>
      </w:r>
      <w:r>
        <w:rPr>
          <w:bCs/>
          <w:lang w:val="tr-TR"/>
        </w:rPr>
        <w:t xml:space="preserve">s, </w:t>
      </w:r>
      <w:r w:rsidR="00B74086">
        <w:rPr>
          <w:bCs/>
          <w:lang w:val="tr-TR"/>
        </w:rPr>
        <w:t xml:space="preserve">which might be candidate for fabrication on top of Si-channeled </w:t>
      </w:r>
      <w:r w:rsidR="00E4035B">
        <w:rPr>
          <w:bCs/>
          <w:lang w:val="tr-TR"/>
        </w:rPr>
        <w:t>FinFET</w:t>
      </w:r>
      <w:r w:rsidR="00B74086">
        <w:rPr>
          <w:bCs/>
          <w:lang w:val="tr-TR"/>
        </w:rPr>
        <w:t xml:space="preserve">s. </w:t>
      </w:r>
      <w:r>
        <w:rPr>
          <w:bCs/>
          <w:lang w:val="tr-TR"/>
        </w:rPr>
        <w:t xml:space="preserve">Similar work and simulations were addressed in papers </w:t>
      </w:r>
      <w:del w:id="177" w:author="Ayperi Ülkü" w:date="2024-03-17T00:10:00Z">
        <w:r w:rsidRPr="00D22AD2" w:rsidDel="002978D1">
          <w:rPr>
            <w:bCs/>
            <w:highlight w:val="yellow"/>
            <w:lang w:val="tr-TR"/>
          </w:rPr>
          <w:delText>…</w:delText>
        </w:r>
      </w:del>
      <w:customXmlInsRangeStart w:id="178" w:author="Ayperi Ülkü" w:date="2024-03-17T00:10:00Z"/>
      <w:sdt>
        <w:sdtPr>
          <w:rPr>
            <w:bCs/>
            <w:highlight w:val="yellow"/>
            <w:lang w:val="tr-TR"/>
          </w:rPr>
          <w:tag w:val="MENDELEY_CITATION_v3_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"/>
          <w:id w:val="-341469133"/>
          <w:placeholder>
            <w:docPart w:val="DefaultPlaceholder_-1854013440"/>
          </w:placeholder>
        </w:sdtPr>
        <w:sdtContent>
          <w:customXmlInsRangeEnd w:id="178"/>
          <w:r w:rsidR="00E70CE5" w:rsidRPr="00E70CE5">
            <w:rPr>
              <w:bCs/>
              <w:highlight w:val="yellow"/>
              <w:lang w:val="tr-TR"/>
            </w:rPr>
            <w:t>[6], [7], [8]</w:t>
          </w:r>
          <w:customXmlInsRangeStart w:id="179" w:author="Ayperi Ülkü" w:date="2024-03-17T00:10:00Z"/>
        </w:sdtContent>
      </w:sdt>
      <w:customXmlInsRangeEnd w:id="179"/>
      <w:r w:rsidRPr="00D22AD2">
        <w:rPr>
          <w:bCs/>
          <w:highlight w:val="yellow"/>
          <w:lang w:val="tr-TR"/>
        </w:rPr>
        <w:t>.,</w:t>
      </w:r>
      <w:r>
        <w:rPr>
          <w:bCs/>
          <w:lang w:val="tr-TR"/>
        </w:rPr>
        <w:t xml:space="preserve"> </w:t>
      </w:r>
    </w:p>
    <w:p w14:paraId="4BAACA97" w14:textId="77777777" w:rsidR="00D22AD2" w:rsidRDefault="00D22AD2" w:rsidP="00B74086">
      <w:pPr>
        <w:pStyle w:val="MDPI31text"/>
        <w:rPr>
          <w:bCs/>
          <w:lang w:val="tr-TR"/>
        </w:rPr>
      </w:pPr>
    </w:p>
    <w:p w14:paraId="5F06AE40" w14:textId="24C1A913" w:rsidR="00354B33" w:rsidRDefault="00354B33" w:rsidP="00354B33">
      <w:pPr>
        <w:pStyle w:val="MDPI31text"/>
        <w:rPr>
          <w:ins w:id="180" w:author="Ayperi Ülkü" w:date="2024-03-17T01:31:00Z"/>
          <w:bCs/>
        </w:rPr>
      </w:pPr>
      <w:ins w:id="181" w:author="Ayperi Ülkü" w:date="2024-03-17T01:31:00Z">
        <w:r w:rsidRPr="00A14C2E">
          <w:t>Modified Penn Model</w:t>
        </w:r>
      </w:ins>
      <w:ins w:id="182" w:author="Ayperi Ülkü" w:date="2024-03-17T03:45:00Z">
        <w:r w:rsidR="0077467B">
          <w:t xml:space="preserve"> </w:t>
        </w:r>
      </w:ins>
      <w:customXmlInsRangeStart w:id="183" w:author="Ayperi Ülkü" w:date="2024-03-17T03:47:00Z"/>
      <w:sdt>
        <w:sdtPr>
          <w:tag w:val="MENDELEY_CITATION_v3_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"/>
          <w:id w:val="-1666004601"/>
          <w:placeholder>
            <w:docPart w:val="DefaultPlaceholder_-1854013440"/>
          </w:placeholder>
        </w:sdtPr>
        <w:sdtContent>
          <w:customXmlInsRangeEnd w:id="183"/>
          <w:r w:rsidR="00E70CE5" w:rsidRPr="00E70CE5">
            <w:t>[9], [10]</w:t>
          </w:r>
          <w:customXmlInsRangeStart w:id="184" w:author="Ayperi Ülkü" w:date="2024-03-17T03:47:00Z"/>
        </w:sdtContent>
      </w:sdt>
      <w:customXmlInsRangeEnd w:id="184"/>
      <w:ins w:id="185" w:author="Ayperi Ülkü" w:date="2024-03-17T03:47:00Z">
        <w:r w:rsidR="0077467B">
          <w:t xml:space="preserve"> </w:t>
        </w:r>
      </w:ins>
      <w:ins w:id="186" w:author="Ayperi Ülkü" w:date="2024-03-17T01:31:00Z">
        <w:r w:rsidRPr="00A14C2E">
          <w:t xml:space="preserve">is used to calculate the </w:t>
        </w:r>
        <w:r w:rsidRPr="00A14C2E">
          <w:rPr>
            <w:color w:val="000000" w:themeColor="text1"/>
          </w:rPr>
          <w:t xml:space="preserve">dielectric constant </w:t>
        </w:r>
        <w:r w:rsidRPr="00A14C2E">
          <w:t xml:space="preserve">of thin nanolaminate material forming each FGM laminate, using </w:t>
        </w:r>
        <w:r w:rsidRPr="00A14C2E">
          <w:rPr>
            <w:color w:val="000000" w:themeColor="text1"/>
          </w:rPr>
          <w:t xml:space="preserve">their </w:t>
        </w:r>
        <w:r w:rsidRPr="00A14C2E">
          <w:t xml:space="preserve">bulk dielectric constant </w:t>
        </w:r>
      </w:ins>
      <m:oMath>
        <m:sSub>
          <m:sSubPr>
            <m:ctrlPr>
              <w:ins w:id="187" w:author="Ayperi Ülkü" w:date="2024-03-17T01:31:00Z">
                <w:rPr>
                  <w:rFonts w:ascii="Cambria Math" w:hAnsi="Cambria Math"/>
                </w:rPr>
              </w:ins>
            </m:ctrlPr>
          </m:sSubPr>
          <m:e>
            <m:r>
              <w:ins w:id="188" w:author="Ayperi Ülkü" w:date="2024-03-17T01:31:00Z">
                <m:rPr>
                  <m:sty m:val="p"/>
                </m:rPr>
                <w:rPr>
                  <w:rFonts w:ascii="Cambria Math" w:hAnsi="Cambria Math"/>
                </w:rPr>
                <w:sym w:font="Symbol" w:char="F06B"/>
              </w:ins>
            </m:r>
          </m:e>
          <m:sub>
            <m:r>
              <w:ins w:id="189" w:author="Ayperi Ülkü" w:date="2024-03-17T01:31:00Z">
                <w:rPr>
                  <w:rFonts w:ascii="Cambria Math" w:hAnsi="Cambria Math"/>
                </w:rPr>
                <m:t>b</m:t>
              </w:ins>
            </m:r>
          </m:sub>
        </m:sSub>
        <m:r>
          <w:ins w:id="190" w:author="Ayperi Ülkü" w:date="2024-03-17T01:31:00Z">
            <w:rPr>
              <w:rFonts w:ascii="Cambria Math" w:hAnsi="Cambria Math"/>
            </w:rPr>
            <m:t xml:space="preserve">, </m:t>
          </w:ins>
        </m:r>
      </m:oMath>
      <w:ins w:id="191" w:author="Ayperi Ülkü" w:date="2024-03-17T01:31:00Z">
        <w:r w:rsidRPr="00A14C2E">
          <w:t>bandgap energy E</w:t>
        </w:r>
        <w:r w:rsidRPr="00A14C2E">
          <w:rPr>
            <w:vertAlign w:val="subscript"/>
          </w:rPr>
          <w:t>G</w:t>
        </w:r>
        <w:r w:rsidRPr="00A14C2E">
          <w:t xml:space="preserve">, high frequency dielectric constant </w:t>
        </w:r>
      </w:ins>
      <m:oMath>
        <m:sSub>
          <m:sSubPr>
            <m:ctrlPr>
              <w:ins w:id="192" w:author="Ayperi Ülkü" w:date="2024-03-17T01:31:00Z">
                <w:rPr>
                  <w:rFonts w:ascii="Cambria Math" w:hAnsi="Cambria Math"/>
                </w:rPr>
              </w:ins>
            </m:ctrlPr>
          </m:sSubPr>
          <m:e>
            <m:r>
              <w:ins w:id="193" w:author="Ayperi Ülkü" w:date="2024-03-17T01:31:00Z">
                <m:rPr>
                  <m:sty m:val="p"/>
                </m:rPr>
                <w:rPr>
                  <w:rFonts w:ascii="Cambria Math" w:hAnsi="Cambria Math"/>
                </w:rPr>
                <w:sym w:font="Symbol" w:char="F06B"/>
              </w:ins>
            </m:r>
          </m:e>
          <m:sub>
            <m:r>
              <w:ins w:id="194" w:author="Ayperi Ülkü" w:date="2024-03-17T01:31:00Z">
                <w:rPr>
                  <w:rFonts w:ascii="Cambria Math" w:hAnsi="Cambria Math"/>
                </w:rPr>
                <m:t>∞</m:t>
              </w:ins>
            </m:r>
          </m:sub>
        </m:sSub>
        <m:r>
          <w:ins w:id="195" w:author="Ayperi Ülkü" w:date="2024-03-17T01:31:00Z">
            <w:rPr>
              <w:rFonts w:ascii="Cambria Math" w:hAnsi="Cambria Math"/>
            </w:rPr>
            <m:t xml:space="preserve"> </m:t>
          </w:ins>
        </m:r>
      </m:oMath>
      <w:ins w:id="196" w:author="Ayperi Ülkü" w:date="2024-03-17T01:31:00Z">
        <w:r w:rsidRPr="00A14C2E">
          <w:t xml:space="preserve">and its Fermi wave vector </w:t>
        </w:r>
        <w:r w:rsidRPr="00A14C2E">
          <w:rPr>
            <w:i/>
            <w:iCs/>
          </w:rPr>
          <w:t>K</w:t>
        </w:r>
        <w:r w:rsidRPr="00A14C2E">
          <w:rPr>
            <w:vertAlign w:val="subscript"/>
          </w:rPr>
          <w:t>f</w:t>
        </w:r>
        <w:r w:rsidRPr="00A14C2E">
          <w:t>. Maxwell-Garnet (MG) approximation</w:t>
        </w:r>
      </w:ins>
      <w:ins w:id="197" w:author="Ayperi Ülkü" w:date="2024-03-17T03:48:00Z">
        <w:r w:rsidR="0077467B">
          <w:t xml:space="preserve"> </w:t>
        </w:r>
      </w:ins>
      <w:customXmlInsRangeStart w:id="198" w:author="Ayperi Ülkü" w:date="2024-03-17T03:48:00Z"/>
      <w:sdt>
        <w:sdtPr>
          <w:tag w:val="MENDELEY_CITATION_v3_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"/>
          <w:id w:val="1961231781"/>
          <w:placeholder>
            <w:docPart w:val="DefaultPlaceholder_-1854013440"/>
          </w:placeholder>
        </w:sdtPr>
        <w:sdtContent>
          <w:customXmlInsRangeEnd w:id="198"/>
          <w:r w:rsidR="00E70CE5" w:rsidRPr="00E70CE5">
            <w:t>[5]</w:t>
          </w:r>
          <w:customXmlInsRangeStart w:id="199" w:author="Ayperi Ülkü" w:date="2024-03-17T03:48:00Z"/>
        </w:sdtContent>
      </w:sdt>
      <w:customXmlInsRangeEnd w:id="199"/>
      <w:ins w:id="200" w:author="Ayperi Ülkü" w:date="2024-03-17T01:31:00Z">
        <w:r w:rsidRPr="00A14C2E">
          <w:t xml:space="preserve"> is selected to calculate the </w:t>
        </w:r>
        <w:r w:rsidRPr="00A14C2E">
          <w:rPr>
            <w:color w:val="000000" w:themeColor="text1"/>
          </w:rPr>
          <w:t xml:space="preserve">effective dielectric constant </w:t>
        </w:r>
        <w:r w:rsidRPr="00A14C2E">
          <w:t>(</w:t>
        </w:r>
      </w:ins>
      <m:oMath>
        <m:sSub>
          <m:sSubPr>
            <m:ctrlPr>
              <w:ins w:id="201" w:author="Ayperi Ülkü" w:date="2024-03-17T01:31:00Z">
                <w:rPr>
                  <w:rFonts w:ascii="Cambria Math" w:hAnsi="Cambria Math"/>
                  <w:bCs/>
                </w:rPr>
              </w:ins>
            </m:ctrlPr>
          </m:sSubPr>
          <m:e>
            <m:r>
              <w:ins w:id="202" w:author="Ayperi Ülkü" w:date="2024-03-17T01:31:00Z">
                <m:rPr>
                  <m:sty m:val="p"/>
                </m:rPr>
                <w:rPr>
                  <w:rFonts w:ascii="Cambria Math" w:hAnsi="Cambria Math"/>
                  <w:bCs/>
                </w:rPr>
                <w:sym w:font="Symbol" w:char="F06B"/>
              </w:ins>
            </m:r>
          </m:e>
          <m:sub>
            <m:r>
              <w:ins w:id="203" w:author="Ayperi Ülkü" w:date="2024-03-17T01:31:00Z">
                <m:rPr>
                  <m:sty m:val="p"/>
                </m:rPr>
                <w:rPr>
                  <w:rFonts w:ascii="Cambria Math" w:hAnsi="Cambria Math"/>
                </w:rPr>
                <m:t>EFF</m:t>
              </w:ins>
            </m:r>
          </m:sub>
        </m:sSub>
      </m:oMath>
      <w:ins w:id="204" w:author="Ayperi Ülkü" w:date="2024-03-17T01:31:00Z">
        <w:r w:rsidRPr="00A14C2E">
          <w:t xml:space="preserve">) for the 2-and 3-layered FGM dielectrics. </w:t>
        </w:r>
        <w:r>
          <w:t xml:space="preserve">Quantum tunneling model and </w:t>
        </w:r>
        <w:r w:rsidRPr="00A14C2E">
          <w:t>Hot Electron / Hot Hole Injection (HEI-HHI) model</w:t>
        </w:r>
        <w:r>
          <w:t>s</w:t>
        </w:r>
        <w:r w:rsidRPr="00A14C2E">
          <w:t xml:space="preserve"> </w:t>
        </w:r>
      </w:ins>
      <w:customXmlInsRangeStart w:id="205" w:author="Ayperi Ülkü" w:date="2024-03-17T03:48:00Z"/>
      <w:sdt>
        <w:sdtPr>
          <w:tag w:val="MENDELEY_CITATION_v3_eyJjaXRhdGlvbklEIjoiTUVOREVMRVlfQ0lUQVRJT05fMmZhMDIzODYtNDVlNy00NWE4LTk0MjAtZTdjMWIxNWIwOWY5IiwicHJvcGVydGllcyI6eyJub3RlSW5kZXgiOjB9LCJpc0VkaXRlZCI6ZmFsc2UsIm1hbnVhbE92ZXJyaWRlIjp7ImlzTWFudWFsbHlPdmVycmlkZGVuIjpmYWxzZSwiY2l0ZXByb2NUZXh0IjoiWzExXSIsIm1hbnVhbE92ZXJyaWRlVGV4dCI6Ii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
          <w:id w:val="-1950769999"/>
          <w:placeholder>
            <w:docPart w:val="DefaultPlaceholder_-1854013440"/>
          </w:placeholder>
        </w:sdtPr>
        <w:sdtContent>
          <w:customXmlInsRangeEnd w:id="205"/>
          <w:r w:rsidR="00E70CE5" w:rsidRPr="00E70CE5">
            <w:t>[11]</w:t>
          </w:r>
          <w:customXmlInsRangeStart w:id="206" w:author="Ayperi Ülkü" w:date="2024-03-17T03:48:00Z"/>
        </w:sdtContent>
      </w:sdt>
      <w:customXmlInsRangeEnd w:id="206"/>
      <w:ins w:id="207" w:author="Ayperi Ülkü" w:date="2024-03-17T03:48:00Z">
        <w:r w:rsidR="0077467B">
          <w:t xml:space="preserve"> </w:t>
        </w:r>
      </w:ins>
      <w:ins w:id="208" w:author="Ayperi Ülkü" w:date="2024-03-17T01:31:00Z">
        <w:r>
          <w:t>are</w:t>
        </w:r>
        <w:r w:rsidRPr="00A14C2E">
          <w:t xml:space="preserve"> used to model gate leakage current within SILVACO ATLAS/Deckbuild simulation tool and results were found to be consistent with experimental results within</w:t>
        </w:r>
      </w:ins>
      <w:ins w:id="209" w:author="Ayperi Ülkü" w:date="2024-03-17T03:48:00Z">
        <w:r w:rsidR="0077467B">
          <w:t xml:space="preserve"> </w:t>
        </w:r>
      </w:ins>
      <w:customXmlInsRangeStart w:id="210" w:author="Ayperi Ülkü" w:date="2024-03-17T03:49:00Z"/>
      <w:sdt>
        <w:sdtPr>
          <w:tag w:val="MENDELEY_CITATION_v3_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"/>
          <w:id w:val="826874555"/>
          <w:placeholder>
            <w:docPart w:val="DefaultPlaceholder_-1854013440"/>
          </w:placeholder>
        </w:sdtPr>
        <w:sdtContent>
          <w:customXmlInsRangeEnd w:id="210"/>
          <w:r w:rsidR="00E70CE5" w:rsidRPr="00E70CE5">
            <w:t>[12]</w:t>
          </w:r>
          <w:customXmlInsRangeStart w:id="211" w:author="Ayperi Ülkü" w:date="2024-03-17T03:49:00Z"/>
        </w:sdtContent>
      </w:sdt>
      <w:customXmlInsRangeEnd w:id="211"/>
      <w:ins w:id="212" w:author="Ayperi Ülkü" w:date="2024-03-17T03:46:00Z">
        <w:r w:rsidR="0077467B">
          <w:t xml:space="preserve"> </w:t>
        </w:r>
      </w:ins>
      <w:ins w:id="213" w:author="Ayperi Ülkü" w:date="2024-03-17T01:31:00Z">
        <w:r w:rsidRPr="00A14C2E">
          <w:t xml:space="preserve">with systematically varying thickness of mentioned dielectric layers to form a graded structured 3 nm-thickness FGM gate dielectrics. </w:t>
        </w:r>
      </w:ins>
      <w:r w:rsidR="00E4035B">
        <w:t>FinFET</w:t>
      </w:r>
      <w:ins w:id="214" w:author="Ayperi Ülkü" w:date="2024-03-17T01:31:00Z">
        <w:r w:rsidRPr="00A14C2E">
          <w:t xml:space="preserve"> Buried Oxide (BOX) material was kept as Al</w:t>
        </w:r>
        <w:r w:rsidRPr="00A14C2E">
          <w:rPr>
            <w:vertAlign w:val="subscript"/>
          </w:rPr>
          <w:t>2</w:t>
        </w:r>
        <w:r w:rsidRPr="00A14C2E">
          <w:t>O</w:t>
        </w:r>
        <w:r w:rsidRPr="00A14C2E">
          <w:rPr>
            <w:vertAlign w:val="subscript"/>
          </w:rPr>
          <w:t>3</w:t>
        </w:r>
        <w:r w:rsidRPr="00A14C2E">
          <w:t xml:space="preserve"> through all simulations.</w:t>
        </w:r>
      </w:ins>
    </w:p>
    <w:p w14:paraId="65BAC809" w14:textId="77777777" w:rsidR="00354B33" w:rsidRDefault="00354B33">
      <w:pPr>
        <w:pStyle w:val="MDPI31text"/>
        <w:ind w:left="0" w:firstLine="0"/>
        <w:rPr>
          <w:ins w:id="215" w:author="Ayperi Ülkü" w:date="2024-03-17T01:31:00Z"/>
          <w:bCs/>
          <w:lang w:val="tr-TR"/>
        </w:rPr>
        <w:pPrChange w:id="216" w:author="Ayperi Ülkü" w:date="2024-03-17T01:39:00Z">
          <w:pPr>
            <w:pStyle w:val="MDPI31text"/>
          </w:pPr>
        </w:pPrChange>
      </w:pPr>
    </w:p>
    <w:p w14:paraId="6608ED3D" w14:textId="6B716CEA" w:rsidR="00D22AD2" w:rsidRDefault="00D22AD2" w:rsidP="00D22AD2">
      <w:pPr>
        <w:pStyle w:val="MDPI31text"/>
        <w:rPr>
          <w:shd w:val="clear" w:color="auto" w:fill="FFFFFF"/>
        </w:rPr>
      </w:pPr>
      <w:r w:rsidRPr="00A14C2E">
        <w:rPr>
          <w:bCs/>
          <w:lang w:val="tr-TR"/>
        </w:rPr>
        <w:t>In this work, simulations we</w:t>
      </w:r>
      <w:r>
        <w:rPr>
          <w:bCs/>
          <w:lang w:val="tr-TR"/>
        </w:rPr>
        <w:t>re</w:t>
      </w:r>
      <w:r w:rsidRPr="00A14C2E">
        <w:rPr>
          <w:bCs/>
          <w:lang w:val="tr-TR"/>
        </w:rPr>
        <w:t xml:space="preserve"> performed with single and double FGM dielectric materials for trigate </w:t>
      </w:r>
      <w:r w:rsidR="00E4035B">
        <w:rPr>
          <w:bCs/>
          <w:lang w:val="tr-TR"/>
        </w:rPr>
        <w:t>FinFET</w:t>
      </w:r>
      <w:r w:rsidRPr="00A14C2E">
        <w:rPr>
          <w:bCs/>
          <w:lang w:val="tr-TR"/>
        </w:rPr>
        <w:t xml:space="preserve"> structure. Our research focused on conducting </w:t>
      </w:r>
      <w:ins w:id="217" w:author="Ayperi Ülkü" w:date="2024-03-17T00:08:00Z">
        <w:r w:rsidR="006D0FDB">
          <w:rPr>
            <w:bCs/>
            <w:lang w:val="tr-TR"/>
          </w:rPr>
          <w:t xml:space="preserve">a </w:t>
        </w:r>
      </w:ins>
      <w:r w:rsidRPr="00A14C2E">
        <w:rPr>
          <w:bCs/>
          <w:lang w:val="tr-TR"/>
        </w:rPr>
        <w:t>simulation-based stud</w:t>
      </w:r>
      <w:ins w:id="218" w:author="Ayperi Ülkü" w:date="2024-03-17T00:08:00Z">
        <w:r w:rsidR="006D0FDB">
          <w:rPr>
            <w:bCs/>
            <w:lang w:val="tr-TR"/>
          </w:rPr>
          <w:t>y</w:t>
        </w:r>
      </w:ins>
      <w:del w:id="219" w:author="Ayperi Ülkü" w:date="2024-03-17T00:08:00Z">
        <w:r w:rsidRPr="00A14C2E" w:rsidDel="006D0FDB">
          <w:rPr>
            <w:bCs/>
            <w:lang w:val="tr-TR"/>
          </w:rPr>
          <w:delText>ies</w:delText>
        </w:r>
      </w:del>
      <w:r w:rsidRPr="00A14C2E">
        <w:rPr>
          <w:bCs/>
          <w:lang w:val="tr-TR"/>
        </w:rPr>
        <w:t xml:space="preserve"> of </w:t>
      </w:r>
      <w:r w:rsidR="00E4035B">
        <w:rPr>
          <w:bCs/>
          <w:lang w:val="tr-TR"/>
        </w:rPr>
        <w:t>FinFET</w:t>
      </w:r>
      <w:r w:rsidRPr="00A14C2E">
        <w:rPr>
          <w:bCs/>
          <w:lang w:val="tr-TR"/>
        </w:rPr>
        <w:t>s since their introduction in the year 2000</w:t>
      </w:r>
      <w:r w:rsidRPr="00A14C2E">
        <w:rPr>
          <w:shd w:val="clear" w:color="auto" w:fill="FFFFFF"/>
        </w:rPr>
        <w:t xml:space="preserve"> </w:t>
      </w:r>
      <w:sdt>
        <w:sdtPr>
          <w:rPr>
            <w:shd w:val="clear" w:color="auto" w:fill="FFFFFF"/>
          </w:rPr>
          <w:tag w:val="MENDELEY_CITATION_v3_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"/>
          <w:id w:val="995610407"/>
          <w:placeholder>
            <w:docPart w:val="0266E01053BA41298074BBB8DC715E78"/>
          </w:placeholder>
        </w:sdtPr>
        <w:sdtContent>
          <w:r w:rsidR="00E70CE5" w:rsidRPr="00E70CE5">
            <w:rPr>
              <w:shd w:val="clear" w:color="auto" w:fill="FFFFFF"/>
            </w:rPr>
            <w:t>[13]</w:t>
          </w:r>
        </w:sdtContent>
      </w:sdt>
      <w:r w:rsidRPr="00A14C2E">
        <w:rPr>
          <w:shd w:val="clear" w:color="auto" w:fill="FFFFFF"/>
        </w:rPr>
        <w:t xml:space="preserve">, performance of </w:t>
      </w:r>
      <w:r w:rsidR="00E4035B">
        <w:rPr>
          <w:shd w:val="clear" w:color="auto" w:fill="FFFFFF"/>
        </w:rPr>
        <w:t>FinFET</w:t>
      </w:r>
      <w:r w:rsidRPr="00A14C2E">
        <w:rPr>
          <w:shd w:val="clear" w:color="auto" w:fill="FFFFFF"/>
        </w:rPr>
        <w:t xml:space="preserve"> technology, including analytical modeling and simulation of </w:t>
      </w:r>
      <w:r w:rsidR="00E4035B">
        <w:rPr>
          <w:shd w:val="clear" w:color="auto" w:fill="FFFFFF"/>
        </w:rPr>
        <w:t>FinFET</w:t>
      </w:r>
      <w:r w:rsidRPr="00A14C2E">
        <w:rPr>
          <w:shd w:val="clear" w:color="auto" w:fill="FFFFFF"/>
        </w:rPr>
        <w:t xml:space="preserve"> devices </w:t>
      </w:r>
      <w:sdt>
        <w:sdtPr>
          <w:rPr>
            <w:shd w:val="clear" w:color="auto" w:fill="FFFFFF"/>
          </w:rPr>
          <w:tag w:val="MENDELEY_CITATION_v3_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"/>
          <w:id w:val="447278804"/>
          <w:placeholder>
            <w:docPart w:val="0266E01053BA41298074BBB8DC715E78"/>
          </w:placeholder>
        </w:sdtPr>
        <w:sdtContent>
          <w:r w:rsidR="00E70CE5" w:rsidRPr="00E70CE5">
            <w:rPr>
              <w:shd w:val="clear" w:color="auto" w:fill="FFFFFF"/>
            </w:rPr>
            <w:t>[14]</w:t>
          </w:r>
        </w:sdtContent>
      </w:sdt>
      <w:r w:rsidRPr="00A14C2E">
        <w:rPr>
          <w:shd w:val="clear" w:color="auto" w:fill="FFFFFF"/>
        </w:rPr>
        <w:t>, the influence of fin geometry on corner effects in multifin dual and tri-gate SOI-</w:t>
      </w:r>
      <w:r w:rsidR="00E4035B">
        <w:rPr>
          <w:shd w:val="clear" w:color="auto" w:fill="FFFFFF"/>
        </w:rPr>
        <w:t>FinFET</w:t>
      </w:r>
      <w:r w:rsidRPr="00A14C2E">
        <w:rPr>
          <w:shd w:val="clear" w:color="auto" w:fill="FFFFFF"/>
        </w:rPr>
        <w:t>s </w:t>
      </w:r>
      <w:sdt>
        <w:sdtPr>
          <w:rPr>
            <w:shd w:val="clear" w:color="auto" w:fill="FFFFFF"/>
          </w:rPr>
          <w:tag w:val="MENDELEY_CITATION_v3_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"/>
          <w:id w:val="-754061402"/>
          <w:placeholder>
            <w:docPart w:val="0266E01053BA41298074BBB8DC715E78"/>
          </w:placeholder>
        </w:sdtPr>
        <w:sdtContent>
          <w:r w:rsidR="00E70CE5" w:rsidRPr="00E70CE5">
            <w:rPr>
              <w:shd w:val="clear" w:color="auto" w:fill="FFFFFF"/>
            </w:rPr>
            <w:t>[15]</w:t>
          </w:r>
        </w:sdtContent>
      </w:sdt>
      <w:r w:rsidRPr="00A14C2E">
        <w:rPr>
          <w:shd w:val="clear" w:color="auto" w:fill="FFFFFF"/>
        </w:rPr>
        <w:t xml:space="preserve">, benchmarking of </w:t>
      </w:r>
      <w:r w:rsidR="00E4035B">
        <w:rPr>
          <w:shd w:val="clear" w:color="auto" w:fill="FFFFFF"/>
        </w:rPr>
        <w:t>FinFET</w:t>
      </w:r>
      <w:r w:rsidRPr="00A14C2E">
        <w:rPr>
          <w:shd w:val="clear" w:color="auto" w:fill="FFFFFF"/>
        </w:rPr>
        <w:t xml:space="preserve">, nanosheet, and nanowire FET architectures for future technology nodes </w:t>
      </w:r>
      <w:sdt>
        <w:sdtPr>
          <w:rPr>
            <w:shd w:val="clear" w:color="auto" w:fill="FFFFFF"/>
          </w:rPr>
          <w:tag w:val="MENDELEY_CITATION_v3_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"/>
          <w:id w:val="2027984204"/>
          <w:placeholder>
            <w:docPart w:val="0266E01053BA41298074BBB8DC715E78"/>
          </w:placeholder>
        </w:sdtPr>
        <w:sdtContent>
          <w:r w:rsidR="00E70CE5" w:rsidRPr="00E70CE5">
            <w:rPr>
              <w:shd w:val="clear" w:color="auto" w:fill="FFFFFF"/>
            </w:rPr>
            <w:t>[16]</w:t>
          </w:r>
        </w:sdtContent>
      </w:sdt>
      <w:r w:rsidRPr="00A14C2E">
        <w:rPr>
          <w:shd w:val="clear" w:color="auto" w:fill="FFFFFF"/>
        </w:rPr>
        <w:t xml:space="preserve">, the analog performance analysis of stacked oxide top-bottom gated junctionless </w:t>
      </w:r>
      <w:r w:rsidR="00E4035B">
        <w:rPr>
          <w:shd w:val="clear" w:color="auto" w:fill="FFFFFF"/>
        </w:rPr>
        <w:t>FinFET</w:t>
      </w:r>
      <w:r w:rsidRPr="00A14C2E">
        <w:rPr>
          <w:shd w:val="clear" w:color="auto" w:fill="FFFFFF"/>
        </w:rPr>
        <w:t xml:space="preserve"> </w:t>
      </w:r>
      <w:sdt>
        <w:sdtPr>
          <w:rPr>
            <w:shd w:val="clear" w:color="auto" w:fill="FFFFFF"/>
          </w:rPr>
          <w:tag w:val="MENDELEY_CITATION_v3_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"/>
          <w:id w:val="-1480379524"/>
          <w:placeholder>
            <w:docPart w:val="0266E01053BA41298074BBB8DC715E78"/>
          </w:placeholder>
        </w:sdtPr>
        <w:sdtContent>
          <w:r w:rsidR="00E70CE5" w:rsidRPr="00E70CE5">
            <w:rPr>
              <w:shd w:val="clear" w:color="auto" w:fill="FFFFFF"/>
            </w:rPr>
            <w:t>[3]</w:t>
          </w:r>
        </w:sdtContent>
      </w:sdt>
      <w:r w:rsidRPr="00A14C2E">
        <w:rPr>
          <w:shd w:val="clear" w:color="auto" w:fill="FFFFFF"/>
        </w:rPr>
        <w:t xml:space="preserve"> and a detailed study of single-material gate, double-material gate, and triple-material gate </w:t>
      </w:r>
      <w:r w:rsidR="00E4035B">
        <w:rPr>
          <w:shd w:val="clear" w:color="auto" w:fill="FFFFFF"/>
        </w:rPr>
        <w:t>FinFET</w:t>
      </w:r>
      <w:r w:rsidRPr="00A14C2E">
        <w:rPr>
          <w:shd w:val="clear" w:color="auto" w:fill="FFFFFF"/>
        </w:rPr>
        <w:t>s were carried out</w:t>
      </w:r>
      <w:r w:rsidRPr="00A14C2E">
        <w:t xml:space="preserve"> </w:t>
      </w:r>
      <w:sdt>
        <w:sdtPr>
          <w:tag w:val="MENDELEY_CITATION_v3_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"/>
          <w:id w:val="-593635291"/>
          <w:placeholder>
            <w:docPart w:val="0266E01053BA41298074BBB8DC715E78"/>
          </w:placeholder>
        </w:sdtPr>
        <w:sdtContent>
          <w:r w:rsidR="00E70CE5" w:rsidRPr="00E70CE5">
            <w:t>[17]</w:t>
          </w:r>
        </w:sdtContent>
      </w:sdt>
      <w:r w:rsidRPr="00A14C2E">
        <w:rPr>
          <w:shd w:val="clear" w:color="auto" w:fill="FFFFFF"/>
        </w:rPr>
        <w:t xml:space="preserve">. In-depth analysis of typical types of </w:t>
      </w:r>
      <w:r w:rsidR="00E4035B">
        <w:rPr>
          <w:shd w:val="clear" w:color="auto" w:fill="FFFFFF"/>
        </w:rPr>
        <w:t>FinFET</w:t>
      </w:r>
      <w:r w:rsidRPr="00A14C2E">
        <w:rPr>
          <w:shd w:val="clear" w:color="auto" w:fill="FFFFFF"/>
        </w:rPr>
        <w:t xml:space="preserve">s were presented in </w:t>
      </w:r>
      <w:sdt>
        <w:sdtPr>
          <w:tag w:val="MENDELEY_CITATION_v3_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"/>
          <w:id w:val="2137829208"/>
          <w:placeholder>
            <w:docPart w:val="0266E01053BA41298074BBB8DC715E78"/>
          </w:placeholder>
        </w:sdtPr>
        <w:sdtContent>
          <w:r w:rsidR="00E70CE5" w:rsidRPr="00E70CE5">
            <w:t>[18]</w:t>
          </w:r>
        </w:sdtContent>
      </w:sdt>
      <w:r w:rsidRPr="00A14C2E">
        <w:t xml:space="preserve"> </w:t>
      </w:r>
      <w:r w:rsidRPr="00A14C2E">
        <w:rPr>
          <w:shd w:val="clear" w:color="auto" w:fill="FFFFFF"/>
        </w:rPr>
        <w:t>with which we tried to match the terminology and abbreviations within that paper.</w:t>
      </w:r>
    </w:p>
    <w:p w14:paraId="4BA41485" w14:textId="77777777" w:rsidR="00DF28E7" w:rsidRDefault="00DF28E7" w:rsidP="00D22AD2">
      <w:pPr>
        <w:pStyle w:val="MDPI31text"/>
        <w:rPr>
          <w:shd w:val="clear" w:color="auto" w:fill="FFFFFF"/>
        </w:rPr>
      </w:pPr>
    </w:p>
    <w:p w14:paraId="67CFF573" w14:textId="492EB441" w:rsidR="00DF28E7" w:rsidRDefault="00DF28E7" w:rsidP="00DF28E7">
      <w:pPr>
        <w:pStyle w:val="MDPI31text"/>
        <w:ind w:firstLine="0"/>
        <w:rPr>
          <w:shd w:val="clear" w:color="auto" w:fill="FFFFFF"/>
        </w:rPr>
      </w:pPr>
      <w:r>
        <w:lastRenderedPageBreak/>
        <w:t xml:space="preserve">Performance Parameters: </w:t>
      </w:r>
      <w:r w:rsidRPr="00A14C2E">
        <w:t>threshold voltage (</w:t>
      </w:r>
      <w:r w:rsidRPr="00A14C2E">
        <w:rPr>
          <w:b/>
        </w:rPr>
        <w:t>V</w:t>
      </w:r>
      <w:r w:rsidRPr="00A14C2E">
        <w:rPr>
          <w:vertAlign w:val="subscript"/>
        </w:rPr>
        <w:t>TH</w:t>
      </w:r>
      <w:r w:rsidRPr="00A14C2E">
        <w:t>), on-state current (</w:t>
      </w:r>
      <w:r w:rsidRPr="00A14C2E">
        <w:rPr>
          <w:b/>
        </w:rPr>
        <w:t>I</w:t>
      </w:r>
      <w:r w:rsidRPr="00A14C2E">
        <w:rPr>
          <w:vertAlign w:val="subscript"/>
        </w:rPr>
        <w:t>ON</w:t>
      </w:r>
      <w:r w:rsidRPr="00A14C2E">
        <w:t>), off-state current (</w:t>
      </w:r>
      <w:r w:rsidRPr="00A14C2E">
        <w:rPr>
          <w:b/>
        </w:rPr>
        <w:t>I</w:t>
      </w:r>
      <w:r w:rsidRPr="00A14C2E">
        <w:rPr>
          <w:vertAlign w:val="subscript"/>
        </w:rPr>
        <w:t>OFF</w:t>
      </w:r>
      <w:r w:rsidRPr="00A14C2E">
        <w:t>), drain-induced barrier lowering (</w:t>
      </w:r>
      <w:r w:rsidRPr="00A14C2E">
        <w:rPr>
          <w:b/>
        </w:rPr>
        <w:t>DIBL</w:t>
      </w:r>
      <w:r w:rsidRPr="00A14C2E">
        <w:t>) and subthreshold slope (</w:t>
      </w:r>
      <w:r w:rsidRPr="00A14C2E">
        <w:rPr>
          <w:b/>
        </w:rPr>
        <w:t>SS</w:t>
      </w:r>
      <w:r w:rsidRPr="00A14C2E">
        <w:t xml:space="preserve">), </w:t>
      </w:r>
      <w:r w:rsidRPr="00A14C2E">
        <w:rPr>
          <w:b/>
          <w:iCs/>
        </w:rPr>
        <w:t>I</w:t>
      </w:r>
      <w:r w:rsidRPr="00A14C2E">
        <w:rPr>
          <w:iCs/>
          <w:vertAlign w:val="subscript"/>
        </w:rPr>
        <w:t>ON</w:t>
      </w:r>
      <w:r w:rsidRPr="00A14C2E">
        <w:rPr>
          <w:iCs/>
        </w:rPr>
        <w:t>/I</w:t>
      </w:r>
      <w:r w:rsidRPr="00A14C2E">
        <w:rPr>
          <w:iCs/>
          <w:vertAlign w:val="subscript"/>
        </w:rPr>
        <w:t>OFF</w:t>
      </w:r>
      <w:r w:rsidRPr="00A14C2E">
        <w:t xml:space="preserve"> ratio and gate metal-to-silicon leakage current (</w:t>
      </w:r>
      <w:r w:rsidRPr="00A14C2E">
        <w:rPr>
          <w:b/>
        </w:rPr>
        <w:t>I</w:t>
      </w:r>
      <w:r w:rsidRPr="00A14C2E">
        <w:rPr>
          <w:b/>
          <w:vertAlign w:val="subscript"/>
        </w:rPr>
        <w:t>G</w:t>
      </w:r>
      <w:del w:id="220" w:author="Ayperi Ülkü" w:date="2024-03-17T00:39:00Z">
        <w:r w:rsidRPr="00A14C2E" w:rsidDel="006B0048">
          <w:rPr>
            <w:b/>
            <w:vertAlign w:val="subscript"/>
          </w:rPr>
          <w:delText>L</w:delText>
        </w:r>
      </w:del>
      <w:r w:rsidRPr="00A14C2E">
        <w:t>).</w:t>
      </w:r>
    </w:p>
    <w:p w14:paraId="42C06D56" w14:textId="77777777" w:rsidR="00D22AD2" w:rsidRPr="00B74086" w:rsidDel="00394086" w:rsidRDefault="00D22AD2" w:rsidP="00B74086">
      <w:pPr>
        <w:pStyle w:val="MDPI31text"/>
        <w:rPr>
          <w:del w:id="221" w:author="Ayperi Ülkü" w:date="2024-03-16T23:20:00Z"/>
        </w:rPr>
      </w:pPr>
    </w:p>
    <w:p w14:paraId="14399F76" w14:textId="77777777" w:rsidR="00B74086" w:rsidRPr="00B74086" w:rsidRDefault="00B74086">
      <w:pPr>
        <w:pStyle w:val="MDPI31text"/>
        <w:ind w:left="0" w:firstLine="0"/>
        <w:rPr>
          <w:shd w:val="clear" w:color="auto" w:fill="FFFFFF"/>
          <w:lang w:val="tr-TR"/>
        </w:rPr>
        <w:pPrChange w:id="222" w:author="Ayperi Ülkü" w:date="2024-03-16T23:20:00Z">
          <w:pPr>
            <w:pStyle w:val="MDPI31text"/>
          </w:pPr>
        </w:pPrChange>
      </w:pPr>
    </w:p>
    <w:p w14:paraId="6436862B" w14:textId="045B13B7" w:rsidR="00AB6167" w:rsidRPr="00A14C2E" w:rsidRDefault="003E0789" w:rsidP="003E0789">
      <w:pPr>
        <w:pStyle w:val="MDPI21heading1"/>
      </w:pPr>
      <w:r w:rsidRPr="00A14C2E">
        <w:t xml:space="preserve">2. </w:t>
      </w:r>
      <w:r w:rsidR="00E4035B">
        <w:t xml:space="preserve">Description of </w:t>
      </w:r>
      <w:r w:rsidRPr="00A14C2E">
        <w:t>Device Structure</w:t>
      </w:r>
    </w:p>
    <w:p w14:paraId="2CC02DF7" w14:textId="4B0BC017" w:rsidR="003E0789" w:rsidRPr="00A14C2E" w:rsidRDefault="00AB6167" w:rsidP="003E0789">
      <w:pPr>
        <w:pStyle w:val="MDPI31text"/>
      </w:pPr>
      <w:r w:rsidRPr="00A14C2E">
        <w:t>The 3D Technology Computer-Aided Design</w:t>
      </w:r>
      <w:r w:rsidRPr="00A14C2E">
        <w:rPr>
          <w:shd w:val="clear" w:color="auto" w:fill="FFFFFF"/>
        </w:rPr>
        <w:t xml:space="preserve"> </w:t>
      </w:r>
      <w:r w:rsidRPr="00A14C2E">
        <w:t xml:space="preserve">(TCAD) structure for </w:t>
      </w:r>
      <w:r w:rsidR="00E4035B">
        <w:t>FinFET</w:t>
      </w:r>
      <w:r w:rsidRPr="00A14C2E">
        <w:t>s is shown</w:t>
      </w:r>
      <w:r w:rsidRPr="00A14C2E">
        <w:rPr>
          <w:shd w:val="clear" w:color="auto" w:fill="FFFFFF"/>
        </w:rPr>
        <w:t xml:space="preserve"> </w:t>
      </w:r>
      <w:r w:rsidRPr="00A14C2E">
        <w:t xml:space="preserve">in Fig. 1. </w:t>
      </w:r>
    </w:p>
    <w:p w14:paraId="1AC5F92A" w14:textId="353320F9" w:rsidR="00AB6167" w:rsidRPr="00A14C2E" w:rsidRDefault="00AB6167" w:rsidP="003E0789">
      <w:pPr>
        <w:pStyle w:val="MDPI31text"/>
      </w:pPr>
      <w:r w:rsidRPr="00A14C2E">
        <w:t>Using SILVACO ATLAS for device simulation, we start with SiO</w:t>
      </w:r>
      <w:r w:rsidRPr="00A14C2E">
        <w:rPr>
          <w:vertAlign w:val="subscript"/>
        </w:rPr>
        <w:t>2</w:t>
      </w:r>
      <w:r w:rsidRPr="00A14C2E">
        <w:t>, Al</w:t>
      </w:r>
      <w:r w:rsidRPr="00A14C2E">
        <w:rPr>
          <w:vertAlign w:val="subscript"/>
        </w:rPr>
        <w:t>2</w:t>
      </w:r>
      <w:r w:rsidRPr="00A14C2E">
        <w:t>O</w:t>
      </w:r>
      <w:r w:rsidRPr="00A14C2E">
        <w:rPr>
          <w:vertAlign w:val="subscript"/>
        </w:rPr>
        <w:t>3</w:t>
      </w:r>
      <w:r w:rsidRPr="00A14C2E">
        <w:t>, HfO</w:t>
      </w:r>
      <w:r w:rsidRPr="00A14C2E">
        <w:rPr>
          <w:vertAlign w:val="subscript"/>
        </w:rPr>
        <w:t>2</w:t>
      </w:r>
      <w:r w:rsidRPr="00A14C2E">
        <w:t>, La</w:t>
      </w:r>
      <w:r w:rsidRPr="00A14C2E">
        <w:rPr>
          <w:vertAlign w:val="subscript"/>
        </w:rPr>
        <w:t>2</w:t>
      </w:r>
      <w:r w:rsidRPr="00A14C2E">
        <w:t>O</w:t>
      </w:r>
      <w:r w:rsidRPr="00A14C2E">
        <w:rPr>
          <w:vertAlign w:val="subscript"/>
        </w:rPr>
        <w:t>3</w:t>
      </w:r>
      <w:r w:rsidRPr="00A14C2E">
        <w:t xml:space="preserve"> and TiO</w:t>
      </w:r>
      <w:r w:rsidRPr="00A14C2E">
        <w:rPr>
          <w:vertAlign w:val="subscript"/>
        </w:rPr>
        <w:t>2</w:t>
      </w:r>
      <w:r w:rsidRPr="00A14C2E">
        <w:t xml:space="preserve"> as single layer gate dielectrics of 3</w:t>
      </w:r>
      <w:ins w:id="223" w:author="Ayperi Ülkü" w:date="2024-03-16T23:13:00Z">
        <w:r w:rsidR="00394086">
          <w:t xml:space="preserve"> </w:t>
        </w:r>
      </w:ins>
      <w:r w:rsidRPr="00A14C2E">
        <w:t>nm thickness (t</w:t>
      </w:r>
      <w:r w:rsidRPr="00A14C2E">
        <w:rPr>
          <w:vertAlign w:val="subscript"/>
        </w:rPr>
        <w:t>ox</w:t>
      </w:r>
      <w:r w:rsidRPr="00A14C2E">
        <w:t>) for a 14nm channel (fin) length (L</w:t>
      </w:r>
      <w:r w:rsidRPr="00A14C2E">
        <w:rPr>
          <w:vertAlign w:val="subscript"/>
        </w:rPr>
        <w:t>FET</w:t>
      </w:r>
      <w:r w:rsidRPr="00A14C2E">
        <w:t>), 2</w:t>
      </w:r>
      <w:ins w:id="224" w:author="Ayperi Ülkü" w:date="2024-03-16T23:13:00Z">
        <w:r w:rsidR="00394086">
          <w:t xml:space="preserve"> </w:t>
        </w:r>
      </w:ins>
      <w:r w:rsidRPr="00A14C2E">
        <w:t>nm channel width (W</w:t>
      </w:r>
      <w:r w:rsidRPr="00A14C2E">
        <w:rPr>
          <w:vertAlign w:val="subscript"/>
        </w:rPr>
        <w:t>FET</w:t>
      </w:r>
      <w:r w:rsidRPr="00A14C2E">
        <w:t>), 5</w:t>
      </w:r>
      <w:ins w:id="225" w:author="Ayperi Ülkü" w:date="2024-03-16T23:13:00Z">
        <w:r w:rsidR="00394086">
          <w:t xml:space="preserve"> </w:t>
        </w:r>
      </w:ins>
      <w:r w:rsidRPr="00A14C2E">
        <w:t>nm channel height (h</w:t>
      </w:r>
      <w:r w:rsidRPr="00A14C2E">
        <w:rPr>
          <w:vertAlign w:val="subscript"/>
        </w:rPr>
        <w:t>fin</w:t>
      </w:r>
      <w:r w:rsidRPr="00A14C2E">
        <w:t xml:space="preserve">) </w:t>
      </w:r>
      <w:r w:rsidR="00E4035B">
        <w:t>FinFET</w:t>
      </w:r>
      <w:r w:rsidRPr="00A14C2E">
        <w:t xml:space="preserve"> structure, then formed 13 different FGM materials with systematically varying thickness of mentioned dielectrics to form a graded structured 3</w:t>
      </w:r>
      <w:ins w:id="226" w:author="Ayperi Ülkü" w:date="2024-03-16T23:13:00Z">
        <w:r w:rsidR="00394086">
          <w:t xml:space="preserve"> </w:t>
        </w:r>
      </w:ins>
      <w:r w:rsidRPr="00A14C2E">
        <w:t>nm-thickness gate oxide dielectric. With thickness of</w:t>
      </w:r>
      <w:r w:rsidRPr="00A14C2E">
        <w:rPr>
          <w:shd w:val="clear" w:color="auto" w:fill="FFFFFF"/>
        </w:rPr>
        <w:t xml:space="preserve"> </w:t>
      </w:r>
      <w:r w:rsidRPr="00A14C2E">
        <w:t xml:space="preserve">3 nm, </w:t>
      </w:r>
      <w:r w:rsidRPr="00A14C2E">
        <w:rPr>
          <w:color w:val="000000" w:themeColor="text1"/>
        </w:rPr>
        <w:t xml:space="preserve">BOX material (Figure 1) </w:t>
      </w:r>
      <w:r w:rsidRPr="00A14C2E">
        <w:t>is kept as Al</w:t>
      </w:r>
      <w:r w:rsidRPr="00A14C2E">
        <w:rPr>
          <w:vertAlign w:val="subscript"/>
        </w:rPr>
        <w:t>2</w:t>
      </w:r>
      <w:r w:rsidRPr="00A14C2E">
        <w:t>O</w:t>
      </w:r>
      <w:r w:rsidRPr="00A14C2E">
        <w:rPr>
          <w:vertAlign w:val="subscript"/>
        </w:rPr>
        <w:t>3</w:t>
      </w:r>
      <w:r w:rsidRPr="00A14C2E">
        <w:t xml:space="preserve"> and never changed through simulations. Equal doping concentration of 5x10</w:t>
      </w:r>
      <w:r w:rsidRPr="00A14C2E">
        <w:rPr>
          <w:vertAlign w:val="superscript"/>
        </w:rPr>
        <w:t>19</w:t>
      </w:r>
      <w:r w:rsidRPr="00A14C2E">
        <w:t xml:space="preserve"> cm</w:t>
      </w:r>
      <w:r w:rsidRPr="00A14C2E">
        <w:rPr>
          <w:vertAlign w:val="superscript"/>
        </w:rPr>
        <w:t>–3</w:t>
      </w:r>
      <w:r w:rsidRPr="00A14C2E">
        <w:t xml:space="preserve"> is</w:t>
      </w:r>
      <w:r w:rsidRPr="00A14C2E">
        <w:rPr>
          <w:shd w:val="clear" w:color="auto" w:fill="FFFFFF"/>
        </w:rPr>
        <w:t xml:space="preserve"> </w:t>
      </w:r>
      <w:r w:rsidRPr="00A14C2E">
        <w:t>used source - drain channel region.</w:t>
      </w:r>
      <w:r w:rsidRPr="00A14C2E">
        <w:rPr>
          <w:shd w:val="clear" w:color="auto" w:fill="FFFFFF"/>
        </w:rPr>
        <w:t xml:space="preserve">   </w:t>
      </w:r>
      <w:r w:rsidRPr="00A14C2E">
        <w:t xml:space="preserve">     </w:t>
      </w:r>
    </w:p>
    <w:p w14:paraId="37F4760F" w14:textId="73D63BE4" w:rsidR="00AB6167" w:rsidRPr="00A14C2E" w:rsidRDefault="003E0789" w:rsidP="003E0789">
      <w:pPr>
        <w:pStyle w:val="MDPI52figure"/>
        <w:ind w:left="2608"/>
        <w:jc w:val="left"/>
      </w:pPr>
      <w:r w:rsidRPr="00A14C2E">
        <w:rPr>
          <w:noProof/>
        </w:rPr>
        <mc:AlternateContent>
          <mc:Choice Requires="wps">
            <w:drawing>
              <wp:anchor distT="0" distB="0" distL="114300" distR="114300" simplePos="0" relativeHeight="251659264" behindDoc="0" locked="0" layoutInCell="1" allowOverlap="1" wp14:anchorId="329EC5FF" wp14:editId="79D1BB9D">
                <wp:simplePos x="0" y="0"/>
                <wp:positionH relativeFrom="column">
                  <wp:posOffset>4890135</wp:posOffset>
                </wp:positionH>
                <wp:positionV relativeFrom="paragraph">
                  <wp:posOffset>1087755</wp:posOffset>
                </wp:positionV>
                <wp:extent cx="1609432" cy="646331"/>
                <wp:effectExtent l="0" t="0" r="0" b="0"/>
                <wp:wrapNone/>
                <wp:docPr id="10" name="TextBox 9"/>
                <wp:cNvGraphicFramePr/>
                <a:graphic xmlns:a="http://schemas.openxmlformats.org/drawingml/2006/main">
                  <a:graphicData uri="http://schemas.microsoft.com/office/word/2010/wordprocessingShape">
                    <wps:wsp>
                      <wps:cNvSpPr txBox="1"/>
                      <wps:spPr>
                        <a:xfrm>
                          <a:off x="0" y="0"/>
                          <a:ext cx="1609432" cy="646331"/>
                        </a:xfrm>
                        <a:prstGeom prst="rect">
                          <a:avLst/>
                        </a:prstGeom>
                        <a:noFill/>
                      </wps:spPr>
                      <wps:txbx>
                        <w:txbxContent>
                          <w:p w14:paraId="0957931D" w14:textId="77777777" w:rsidR="00592400" w:rsidRPr="00E4064C" w:rsidRDefault="00592400" w:rsidP="00AB6167">
                            <w:pPr>
                              <w:pStyle w:val="NormalWeb"/>
                              <w:rPr>
                                <w:sz w:val="10"/>
                              </w:rPr>
                            </w:pPr>
                            <w:r w:rsidRPr="00E4064C">
                              <w:rPr>
                                <w:rFonts w:asciiTheme="minorHAnsi" w:hAnsi="Calibri" w:cstheme="minorBidi"/>
                                <w:color w:val="000000" w:themeColor="text1"/>
                                <w:kern w:val="24"/>
                                <w:sz w:val="16"/>
                                <w:szCs w:val="36"/>
                                <w:lang w:val="tr-TR"/>
                              </w:rPr>
                              <w:t>Buried Oxide (BOX) on Silicon</w:t>
                            </w:r>
                          </w:p>
                        </w:txbxContent>
                      </wps:txbx>
                      <wps:bodyPr wrap="square" rtlCol="0">
                        <a:spAutoFit/>
                      </wps:bodyPr>
                    </wps:wsp>
                  </a:graphicData>
                </a:graphic>
                <wp14:sizeRelH relativeFrom="margin">
                  <wp14:pctWidth>0</wp14:pctWidth>
                </wp14:sizeRelH>
              </wp:anchor>
            </w:drawing>
          </mc:Choice>
          <mc:Fallback>
            <w:pict>
              <v:shapetype w14:anchorId="329EC5FF" id="_x0000_t202" coordsize="21600,21600" o:spt="202" path="m,l,21600r21600,l21600,xe">
                <v:stroke joinstyle="miter"/>
                <v:path gradientshapeok="t" o:connecttype="rect"/>
              </v:shapetype>
              <v:shape id="TextBox 9" o:spid="_x0000_s1026" type="#_x0000_t202" style="position:absolute;left:0;text-align:left;margin-left:385.05pt;margin-top:85.65pt;width:126.75pt;height:50.9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" filled="f" stroked="f">
                <v:textbox style="mso-fit-shape-to-text:t">
                  <w:txbxContent>
                    <w:p w14:paraId="0957931D" w14:textId="77777777" w:rsidR="00592400" w:rsidRPr="00E4064C" w:rsidRDefault="00592400" w:rsidP="00AB6167">
                      <w:pPr>
                        <w:pStyle w:val="NormalWeb"/>
                        <w:rPr>
                          <w:sz w:val="10"/>
                        </w:rPr>
                      </w:pPr>
                      <w:r w:rsidRPr="00E4064C">
                        <w:rPr>
                          <w:rFonts w:asciiTheme="minorHAnsi" w:hAnsi="Calibri" w:cstheme="minorBidi"/>
                          <w:color w:val="000000" w:themeColor="text1"/>
                          <w:kern w:val="24"/>
                          <w:sz w:val="16"/>
                          <w:szCs w:val="36"/>
                          <w:lang w:val="tr-TR"/>
                        </w:rPr>
                        <w:t>Buried Oxide (BOX) on Silicon</w:t>
                      </w:r>
                    </w:p>
                  </w:txbxContent>
                </v:textbox>
              </v:shape>
            </w:pict>
          </mc:Fallback>
        </mc:AlternateContent>
      </w:r>
      <w:r w:rsidRPr="00A14C2E">
        <w:rPr>
          <w:noProof/>
        </w:rPr>
        <mc:AlternateContent>
          <mc:Choice Requires="wps">
            <w:drawing>
              <wp:anchor distT="0" distB="0" distL="114300" distR="114300" simplePos="0" relativeHeight="251660288" behindDoc="0" locked="0" layoutInCell="1" allowOverlap="1" wp14:anchorId="034DA9AD" wp14:editId="7508628D">
                <wp:simplePos x="0" y="0"/>
                <wp:positionH relativeFrom="column">
                  <wp:posOffset>4726940</wp:posOffset>
                </wp:positionH>
                <wp:positionV relativeFrom="paragraph">
                  <wp:posOffset>1144905</wp:posOffset>
                </wp:positionV>
                <wp:extent cx="234461" cy="99646"/>
                <wp:effectExtent l="0" t="0" r="32385" b="34290"/>
                <wp:wrapNone/>
                <wp:docPr id="864118533" name="Straight Connector 864118533"/>
                <wp:cNvGraphicFramePr/>
                <a:graphic xmlns:a="http://schemas.openxmlformats.org/drawingml/2006/main">
                  <a:graphicData uri="http://schemas.microsoft.com/office/word/2010/wordprocessingShape">
                    <wps:wsp>
                      <wps:cNvCnPr/>
                      <wps:spPr>
                        <a:xfrm>
                          <a:off x="0" y="0"/>
                          <a:ext cx="234461" cy="996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BD5291" id="Straight Connector 86411853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72.2pt,90.15pt" to="390.6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" strokecolor="#4472c4 [3204]" strokeweight=".5pt">
                <v:stroke joinstyle="miter"/>
              </v:line>
            </w:pict>
          </mc:Fallback>
        </mc:AlternateContent>
      </w:r>
      <w:r w:rsidRPr="00A14C2E">
        <w:rPr>
          <w:noProof/>
        </w:rPr>
        <mc:AlternateContent>
          <mc:Choice Requires="wps">
            <w:drawing>
              <wp:anchor distT="0" distB="0" distL="114300" distR="114300" simplePos="0" relativeHeight="251663360" behindDoc="0" locked="0" layoutInCell="1" allowOverlap="1" wp14:anchorId="00B1DACB" wp14:editId="6EEBDCA1">
                <wp:simplePos x="0" y="0"/>
                <wp:positionH relativeFrom="column">
                  <wp:posOffset>4478655</wp:posOffset>
                </wp:positionH>
                <wp:positionV relativeFrom="paragraph">
                  <wp:posOffset>-57150</wp:posOffset>
                </wp:positionV>
                <wp:extent cx="574431" cy="646331"/>
                <wp:effectExtent l="0" t="0" r="0" b="0"/>
                <wp:wrapNone/>
                <wp:docPr id="864118536" name="TextBox 9"/>
                <wp:cNvGraphicFramePr/>
                <a:graphic xmlns:a="http://schemas.openxmlformats.org/drawingml/2006/main">
                  <a:graphicData uri="http://schemas.microsoft.com/office/word/2010/wordprocessingShape">
                    <wps:wsp>
                      <wps:cNvSpPr txBox="1"/>
                      <wps:spPr>
                        <a:xfrm>
                          <a:off x="0" y="0"/>
                          <a:ext cx="574431" cy="646331"/>
                        </a:xfrm>
                        <a:prstGeom prst="rect">
                          <a:avLst/>
                        </a:prstGeom>
                        <a:noFill/>
                      </wps:spPr>
                      <wps:txbx>
                        <w:txbxContent>
                          <w:p w14:paraId="05F6D535" w14:textId="77777777" w:rsidR="00592400" w:rsidRPr="00E4064C" w:rsidRDefault="00592400" w:rsidP="00AB6167">
                            <w:pPr>
                              <w:pStyle w:val="NormalWeb"/>
                              <w:rPr>
                                <w:sz w:val="10"/>
                              </w:rPr>
                            </w:pPr>
                            <w:r>
                              <w:rPr>
                                <w:rFonts w:asciiTheme="minorHAnsi" w:hAnsi="Calibri" w:cstheme="minorBidi"/>
                                <w:color w:val="000000" w:themeColor="text1"/>
                                <w:kern w:val="24"/>
                                <w:sz w:val="16"/>
                                <w:szCs w:val="36"/>
                                <w:lang w:val="tr-TR"/>
                              </w:rPr>
                              <w:t>Gate</w:t>
                            </w:r>
                          </w:p>
                        </w:txbxContent>
                      </wps:txbx>
                      <wps:bodyPr wrap="square" rtlCol="0">
                        <a:spAutoFit/>
                      </wps:bodyPr>
                    </wps:wsp>
                  </a:graphicData>
                </a:graphic>
                <wp14:sizeRelH relativeFrom="margin">
                  <wp14:pctWidth>0</wp14:pctWidth>
                </wp14:sizeRelH>
              </wp:anchor>
            </w:drawing>
          </mc:Choice>
          <mc:Fallback>
            <w:pict>
              <v:shape w14:anchorId="00B1DACB" id="_x0000_s1027" type="#_x0000_t202" style="position:absolute;left:0;text-align:left;margin-left:352.65pt;margin-top:-4.5pt;width:45.25pt;height:50.9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" filled="f" stroked="f">
                <v:textbox style="mso-fit-shape-to-text:t">
                  <w:txbxContent>
                    <w:p w14:paraId="05F6D535" w14:textId="77777777" w:rsidR="00592400" w:rsidRPr="00E4064C" w:rsidRDefault="00592400" w:rsidP="00AB6167">
                      <w:pPr>
                        <w:pStyle w:val="NormalWeb"/>
                        <w:rPr>
                          <w:sz w:val="10"/>
                        </w:rPr>
                      </w:pPr>
                      <w:r>
                        <w:rPr>
                          <w:rFonts w:asciiTheme="minorHAnsi" w:hAnsi="Calibri" w:cstheme="minorBidi"/>
                          <w:color w:val="000000" w:themeColor="text1"/>
                          <w:kern w:val="24"/>
                          <w:sz w:val="16"/>
                          <w:szCs w:val="36"/>
                          <w:lang w:val="tr-TR"/>
                        </w:rPr>
                        <w:t>Gate</w:t>
                      </w:r>
                    </w:p>
                  </w:txbxContent>
                </v:textbox>
              </v:shape>
            </w:pict>
          </mc:Fallback>
        </mc:AlternateContent>
      </w:r>
      <w:r w:rsidRPr="00A14C2E">
        <w:rPr>
          <w:noProof/>
        </w:rPr>
        <mc:AlternateContent>
          <mc:Choice Requires="wps">
            <w:drawing>
              <wp:anchor distT="0" distB="0" distL="114300" distR="114300" simplePos="0" relativeHeight="251664384" behindDoc="0" locked="0" layoutInCell="1" allowOverlap="1" wp14:anchorId="613D3A60" wp14:editId="5A40491F">
                <wp:simplePos x="0" y="0"/>
                <wp:positionH relativeFrom="column">
                  <wp:posOffset>4018280</wp:posOffset>
                </wp:positionH>
                <wp:positionV relativeFrom="paragraph">
                  <wp:posOffset>123825</wp:posOffset>
                </wp:positionV>
                <wp:extent cx="527099" cy="269631"/>
                <wp:effectExtent l="0" t="0" r="25400" b="35560"/>
                <wp:wrapNone/>
                <wp:docPr id="864118537" name="Straight Connector 864118537"/>
                <wp:cNvGraphicFramePr/>
                <a:graphic xmlns:a="http://schemas.openxmlformats.org/drawingml/2006/main">
                  <a:graphicData uri="http://schemas.microsoft.com/office/word/2010/wordprocessingShape">
                    <wps:wsp>
                      <wps:cNvCnPr/>
                      <wps:spPr>
                        <a:xfrm flipV="1">
                          <a:off x="0" y="0"/>
                          <a:ext cx="527099" cy="26963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B8E378" id="Straight Connector 864118537"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6.4pt,9.75pt" to="357.9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" strokecolor="#4472c4 [3204]" strokeweight=".5pt">
                <v:stroke joinstyle="miter"/>
              </v:line>
            </w:pict>
          </mc:Fallback>
        </mc:AlternateContent>
      </w:r>
      <w:r w:rsidRPr="00A14C2E">
        <w:rPr>
          <w:noProof/>
        </w:rPr>
        <mc:AlternateContent>
          <mc:Choice Requires="wps">
            <w:drawing>
              <wp:anchor distT="0" distB="0" distL="114300" distR="114300" simplePos="0" relativeHeight="251661312" behindDoc="0" locked="0" layoutInCell="1" allowOverlap="1" wp14:anchorId="56997D72" wp14:editId="66ACB449">
                <wp:simplePos x="0" y="0"/>
                <wp:positionH relativeFrom="column">
                  <wp:posOffset>4842510</wp:posOffset>
                </wp:positionH>
                <wp:positionV relativeFrom="paragraph">
                  <wp:posOffset>647700</wp:posOffset>
                </wp:positionV>
                <wp:extent cx="574431" cy="646331"/>
                <wp:effectExtent l="0" t="0" r="0" b="0"/>
                <wp:wrapNone/>
                <wp:docPr id="864118534" name="TextBox 9"/>
                <wp:cNvGraphicFramePr/>
                <a:graphic xmlns:a="http://schemas.openxmlformats.org/drawingml/2006/main">
                  <a:graphicData uri="http://schemas.microsoft.com/office/word/2010/wordprocessingShape">
                    <wps:wsp>
                      <wps:cNvSpPr txBox="1"/>
                      <wps:spPr>
                        <a:xfrm>
                          <a:off x="0" y="0"/>
                          <a:ext cx="574431" cy="646331"/>
                        </a:xfrm>
                        <a:prstGeom prst="rect">
                          <a:avLst/>
                        </a:prstGeom>
                        <a:noFill/>
                      </wps:spPr>
                      <wps:txbx>
                        <w:txbxContent>
                          <w:p w14:paraId="5819FC94" w14:textId="77777777" w:rsidR="00592400" w:rsidRPr="00E4064C" w:rsidRDefault="00592400" w:rsidP="00AB6167">
                            <w:pPr>
                              <w:pStyle w:val="NormalWeb"/>
                              <w:rPr>
                                <w:sz w:val="10"/>
                              </w:rPr>
                            </w:pPr>
                            <w:r>
                              <w:rPr>
                                <w:rFonts w:asciiTheme="minorHAnsi" w:hAnsi="Calibri" w:cstheme="minorBidi"/>
                                <w:color w:val="000000" w:themeColor="text1"/>
                                <w:kern w:val="24"/>
                                <w:sz w:val="16"/>
                                <w:szCs w:val="36"/>
                                <w:lang w:val="tr-TR"/>
                              </w:rPr>
                              <w:t>Channel</w:t>
                            </w:r>
                          </w:p>
                        </w:txbxContent>
                      </wps:txbx>
                      <wps:bodyPr wrap="square" rtlCol="0">
                        <a:spAutoFit/>
                      </wps:bodyPr>
                    </wps:wsp>
                  </a:graphicData>
                </a:graphic>
                <wp14:sizeRelH relativeFrom="margin">
                  <wp14:pctWidth>0</wp14:pctWidth>
                </wp14:sizeRelH>
              </wp:anchor>
            </w:drawing>
          </mc:Choice>
          <mc:Fallback>
            <w:pict>
              <v:shape w14:anchorId="56997D72" id="_x0000_s1028" type="#_x0000_t202" style="position:absolute;left:0;text-align:left;margin-left:381.3pt;margin-top:51pt;width:45.25pt;height:50.9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" filled="f" stroked="f">
                <v:textbox style="mso-fit-shape-to-text:t">
                  <w:txbxContent>
                    <w:p w14:paraId="5819FC94" w14:textId="77777777" w:rsidR="00592400" w:rsidRPr="00E4064C" w:rsidRDefault="00592400" w:rsidP="00AB6167">
                      <w:pPr>
                        <w:pStyle w:val="NormalWeb"/>
                        <w:rPr>
                          <w:sz w:val="10"/>
                        </w:rPr>
                      </w:pPr>
                      <w:r>
                        <w:rPr>
                          <w:rFonts w:asciiTheme="minorHAnsi" w:hAnsi="Calibri" w:cstheme="minorBidi"/>
                          <w:color w:val="000000" w:themeColor="text1"/>
                          <w:kern w:val="24"/>
                          <w:sz w:val="16"/>
                          <w:szCs w:val="36"/>
                          <w:lang w:val="tr-TR"/>
                        </w:rPr>
                        <w:t>Channel</w:t>
                      </w:r>
                    </w:p>
                  </w:txbxContent>
                </v:textbox>
              </v:shape>
            </w:pict>
          </mc:Fallback>
        </mc:AlternateContent>
      </w:r>
      <w:r w:rsidRPr="00A14C2E">
        <w:rPr>
          <w:noProof/>
        </w:rPr>
        <mc:AlternateContent>
          <mc:Choice Requires="wps">
            <w:drawing>
              <wp:anchor distT="0" distB="0" distL="114300" distR="114300" simplePos="0" relativeHeight="251662336" behindDoc="0" locked="0" layoutInCell="1" allowOverlap="1" wp14:anchorId="7C6442F1" wp14:editId="113C3BD0">
                <wp:simplePos x="0" y="0"/>
                <wp:positionH relativeFrom="column">
                  <wp:posOffset>4674870</wp:posOffset>
                </wp:positionH>
                <wp:positionV relativeFrom="paragraph">
                  <wp:posOffset>694055</wp:posOffset>
                </wp:positionV>
                <wp:extent cx="234461" cy="99646"/>
                <wp:effectExtent l="0" t="0" r="32385" b="34290"/>
                <wp:wrapNone/>
                <wp:docPr id="864118535" name="Straight Connector 864118535"/>
                <wp:cNvGraphicFramePr/>
                <a:graphic xmlns:a="http://schemas.openxmlformats.org/drawingml/2006/main">
                  <a:graphicData uri="http://schemas.microsoft.com/office/word/2010/wordprocessingShape">
                    <wps:wsp>
                      <wps:cNvCnPr/>
                      <wps:spPr>
                        <a:xfrm>
                          <a:off x="0" y="0"/>
                          <a:ext cx="234461" cy="996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F6E5E9" id="Straight Connector 864118535"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368.1pt,54.65pt" to="386.5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" strokecolor="#4472c4 [3204]" strokeweight=".5pt">
                <v:stroke joinstyle="miter"/>
              </v:line>
            </w:pict>
          </mc:Fallback>
        </mc:AlternateContent>
      </w:r>
      <w:r w:rsidR="00AB6167" w:rsidRPr="00A14C2E">
        <w:rPr>
          <w:noProof/>
        </w:rPr>
        <w:drawing>
          <wp:inline distT="0" distB="0" distL="0" distR="0" wp14:anchorId="382FF7DF" wp14:editId="2344F750">
            <wp:extent cx="3114613" cy="2345266"/>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5252" cy="2421046"/>
                    </a:xfrm>
                    <a:prstGeom prst="rect">
                      <a:avLst/>
                    </a:prstGeom>
                    <a:noFill/>
                    <a:ln>
                      <a:noFill/>
                    </a:ln>
                  </pic:spPr>
                </pic:pic>
              </a:graphicData>
            </a:graphic>
          </wp:inline>
        </w:drawing>
      </w:r>
    </w:p>
    <w:p w14:paraId="3861E0F6" w14:textId="31809B0A" w:rsidR="00AB6167" w:rsidRPr="00A14C2E" w:rsidRDefault="003E0789" w:rsidP="003E0789">
      <w:pPr>
        <w:pStyle w:val="MDPI51figurecaption"/>
      </w:pPr>
      <w:r w:rsidRPr="00A14C2E">
        <w:rPr>
          <w:b/>
        </w:rPr>
        <w:t xml:space="preserve">Figure 1. </w:t>
      </w:r>
      <w:r w:rsidR="00AB6167" w:rsidRPr="00A14C2E">
        <w:t xml:space="preserve">Proposed 3-material FGM gate oxide dielectric based </w:t>
      </w:r>
      <w:r w:rsidR="00A62F7E">
        <w:rPr>
          <w:b/>
        </w:rPr>
        <w:t>G</w:t>
      </w:r>
      <w:ins w:id="227" w:author="Ayperi Ülkü" w:date="2024-03-17T00:42:00Z">
        <w:r w:rsidR="00A62F7E" w:rsidRPr="00A14C2E">
          <w:t>κ</w:t>
        </w:r>
      </w:ins>
      <w:r w:rsidR="00A62F7E">
        <w:t>-</w:t>
      </w:r>
      <w:r w:rsidR="00E4035B">
        <w:t>FinFET</w:t>
      </w:r>
    </w:p>
    <w:p w14:paraId="02901490" w14:textId="791A1932" w:rsidR="00AB6167" w:rsidRPr="00A14C2E" w:rsidRDefault="003E0789" w:rsidP="003E0789">
      <w:pPr>
        <w:pStyle w:val="MDPI41tablecaption"/>
      </w:pPr>
      <w:r w:rsidRPr="00A14C2E">
        <w:rPr>
          <w:b/>
        </w:rPr>
        <w:t xml:space="preserve">Table 1. </w:t>
      </w:r>
      <w:r w:rsidR="00AB6167" w:rsidRPr="00A14C2E">
        <w:t xml:space="preserve">Proposed </w:t>
      </w:r>
      <w:r w:rsidR="00A62F7E">
        <w:rPr>
          <w:b/>
        </w:rPr>
        <w:t>G</w:t>
      </w:r>
      <w:ins w:id="228" w:author="Ayperi Ülkü" w:date="2024-03-17T00:42:00Z">
        <w:r w:rsidR="00A62F7E" w:rsidRPr="00A14C2E">
          <w:t>κ</w:t>
        </w:r>
      </w:ins>
      <w:r w:rsidR="00A62F7E">
        <w:t>-</w:t>
      </w:r>
      <w:r w:rsidR="00E4035B">
        <w:t>FinFET</w:t>
      </w:r>
      <w:r w:rsidR="00AB6167" w:rsidRPr="00A14C2E">
        <w:t xml:space="preserve"> properties</w:t>
      </w:r>
      <w:r w:rsidRPr="00A14C2E">
        <w:t>.</w:t>
      </w:r>
    </w:p>
    <w:tbl>
      <w:tblPr>
        <w:tblStyle w:val="DzTablo2"/>
        <w:tblW w:w="7857" w:type="dxa"/>
        <w:tblInd w:w="2608" w:type="dxa"/>
        <w:tblBorders>
          <w:top w:val="none" w:sz="0" w:space="0" w:color="auto"/>
          <w:bottom w:val="none" w:sz="0" w:space="0" w:color="auto"/>
        </w:tblBorders>
        <w:tblLayout w:type="fixed"/>
        <w:tblCellMar>
          <w:left w:w="0" w:type="dxa"/>
          <w:right w:w="0" w:type="dxa"/>
        </w:tblCellMar>
        <w:tblLook w:val="04A0" w:firstRow="1" w:lastRow="0" w:firstColumn="1" w:lastColumn="0" w:noHBand="0" w:noVBand="1"/>
        <w:tblPrChange w:id="229" w:author="Ayperi Ülkü" w:date="2024-03-16T23:13:00Z">
          <w:tblPr>
            <w:tblStyle w:val="DzTablo2"/>
            <w:tblW w:w="7857" w:type="dxa"/>
            <w:tblInd w:w="2608" w:type="dxa"/>
            <w:tblBorders>
              <w:top w:val="none" w:sz="0" w:space="0" w:color="auto"/>
              <w:bottom w:val="none" w:sz="0" w:space="0" w:color="auto"/>
            </w:tblBorders>
            <w:tblLayout w:type="fixed"/>
            <w:tblCellMar>
              <w:left w:w="0" w:type="dxa"/>
              <w:right w:w="0" w:type="dxa"/>
            </w:tblCellMar>
            <w:tblLook w:val="04A0" w:firstRow="1" w:lastRow="0" w:firstColumn="1" w:lastColumn="0" w:noHBand="0" w:noVBand="1"/>
          </w:tblPr>
        </w:tblPrChange>
      </w:tblPr>
      <w:tblGrid>
        <w:gridCol w:w="3434"/>
        <w:gridCol w:w="1353"/>
        <w:gridCol w:w="3070"/>
        <w:tblGridChange w:id="230">
          <w:tblGrid>
            <w:gridCol w:w="3434"/>
            <w:gridCol w:w="1353"/>
            <w:gridCol w:w="3070"/>
          </w:tblGrid>
        </w:tblGridChange>
      </w:tblGrid>
      <w:tr w:rsidR="00AB6167" w:rsidRPr="00A14C2E" w14:paraId="750D18BD" w14:textId="77777777" w:rsidTr="003940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tcBorders>
              <w:top w:val="single" w:sz="8" w:space="0" w:color="auto"/>
              <w:bottom w:val="single" w:sz="4" w:space="0" w:color="auto"/>
            </w:tcBorders>
            <w:shd w:val="clear" w:color="auto" w:fill="auto"/>
            <w:vAlign w:val="center"/>
            <w:tcPrChange w:id="231" w:author="Ayperi Ülkü" w:date="2024-03-16T23:13:00Z">
              <w:tcPr>
                <w:tcW w:w="3964" w:type="dxa"/>
                <w:tcBorders>
                  <w:top w:val="single" w:sz="8" w:space="0" w:color="auto"/>
                  <w:bottom w:val="single" w:sz="4" w:space="0" w:color="auto"/>
                </w:tcBorders>
                <w:shd w:val="clear" w:color="auto" w:fill="auto"/>
                <w:vAlign w:val="center"/>
              </w:tcPr>
            </w:tcPrChange>
          </w:tcPr>
          <w:p w14:paraId="6C71839E" w14:textId="77777777" w:rsidR="00AB6167" w:rsidRPr="00A14C2E" w:rsidRDefault="00AB6167" w:rsidP="003E0789">
            <w:pPr>
              <w:autoSpaceDE w:val="0"/>
              <w:autoSpaceDN w:val="0"/>
              <w:adjustRightInd w:val="0"/>
              <w:snapToGrid w:val="0"/>
              <w:spacing w:line="240" w:lineRule="auto"/>
              <w:jc w:val="left"/>
              <w:cnfStyle w:val="101000000000" w:firstRow="1" w:lastRow="0" w:firstColumn="1" w:lastColumn="0" w:oddVBand="0" w:evenVBand="0" w:oddHBand="0" w:evenHBand="0" w:firstRowFirstColumn="0" w:firstRowLastColumn="0" w:lastRowFirstColumn="0" w:lastRowLastColumn="0"/>
              <w:rPr>
                <w:sz w:val="20"/>
              </w:rPr>
            </w:pPr>
            <w:r w:rsidRPr="00A14C2E">
              <w:rPr>
                <w:sz w:val="20"/>
              </w:rPr>
              <w:t>Property</w:t>
            </w:r>
          </w:p>
        </w:tc>
        <w:tc>
          <w:tcPr>
            <w:tcW w:w="1353" w:type="dxa"/>
            <w:tcBorders>
              <w:top w:val="single" w:sz="8" w:space="0" w:color="auto"/>
              <w:bottom w:val="single" w:sz="4" w:space="0" w:color="auto"/>
            </w:tcBorders>
            <w:shd w:val="clear" w:color="auto" w:fill="auto"/>
            <w:vAlign w:val="center"/>
            <w:tcPrChange w:id="232" w:author="Ayperi Ülkü" w:date="2024-03-16T23:13:00Z">
              <w:tcPr>
                <w:tcW w:w="1560" w:type="dxa"/>
                <w:tcBorders>
                  <w:top w:val="single" w:sz="8" w:space="0" w:color="auto"/>
                  <w:bottom w:val="single" w:sz="4" w:space="0" w:color="auto"/>
                </w:tcBorders>
                <w:shd w:val="clear" w:color="auto" w:fill="auto"/>
                <w:vAlign w:val="center"/>
              </w:tcPr>
            </w:tcPrChange>
          </w:tcPr>
          <w:p w14:paraId="59D34427" w14:textId="77777777" w:rsidR="00AB6167" w:rsidRPr="00A14C2E" w:rsidRDefault="00AB6167" w:rsidP="003E0789">
            <w:pPr>
              <w:autoSpaceDE w:val="0"/>
              <w:autoSpaceDN w:val="0"/>
              <w:adjustRightInd w:val="0"/>
              <w:snapToGrid w:val="0"/>
              <w:spacing w:line="240" w:lineRule="auto"/>
              <w:jc w:val="left"/>
              <w:cnfStyle w:val="100000000000" w:firstRow="1" w:lastRow="0" w:firstColumn="0" w:lastColumn="0" w:oddVBand="0" w:evenVBand="0" w:oddHBand="0" w:evenHBand="0" w:firstRowFirstColumn="0" w:firstRowLastColumn="0" w:lastRowFirstColumn="0" w:lastRowLastColumn="0"/>
              <w:rPr>
                <w:sz w:val="20"/>
              </w:rPr>
            </w:pPr>
            <w:r w:rsidRPr="00A14C2E">
              <w:rPr>
                <w:sz w:val="20"/>
              </w:rPr>
              <w:t xml:space="preserve">Value </w:t>
            </w:r>
          </w:p>
        </w:tc>
        <w:tc>
          <w:tcPr>
            <w:tcW w:w="3070" w:type="dxa"/>
            <w:tcBorders>
              <w:top w:val="single" w:sz="8" w:space="0" w:color="auto"/>
              <w:bottom w:val="single" w:sz="4" w:space="0" w:color="auto"/>
            </w:tcBorders>
            <w:shd w:val="clear" w:color="auto" w:fill="auto"/>
            <w:vAlign w:val="center"/>
            <w:tcPrChange w:id="233" w:author="Ayperi Ülkü" w:date="2024-03-16T23:13:00Z">
              <w:tcPr>
                <w:tcW w:w="3543" w:type="dxa"/>
                <w:tcBorders>
                  <w:top w:val="single" w:sz="8" w:space="0" w:color="auto"/>
                  <w:bottom w:val="single" w:sz="4" w:space="0" w:color="auto"/>
                </w:tcBorders>
                <w:shd w:val="clear" w:color="auto" w:fill="auto"/>
                <w:vAlign w:val="center"/>
              </w:tcPr>
            </w:tcPrChange>
          </w:tcPr>
          <w:p w14:paraId="18EA7166" w14:textId="77777777" w:rsidR="00AB6167" w:rsidRPr="00A14C2E" w:rsidRDefault="00AB6167" w:rsidP="003E0789">
            <w:pPr>
              <w:autoSpaceDE w:val="0"/>
              <w:autoSpaceDN w:val="0"/>
              <w:adjustRightInd w:val="0"/>
              <w:snapToGrid w:val="0"/>
              <w:spacing w:line="240" w:lineRule="auto"/>
              <w:jc w:val="left"/>
              <w:cnfStyle w:val="100000000000" w:firstRow="1" w:lastRow="0" w:firstColumn="0" w:lastColumn="0" w:oddVBand="0" w:evenVBand="0" w:oddHBand="0" w:evenHBand="0" w:firstRowFirstColumn="0" w:firstRowLastColumn="0" w:lastRowFirstColumn="0" w:lastRowLastColumn="0"/>
              <w:rPr>
                <w:sz w:val="20"/>
              </w:rPr>
            </w:pPr>
            <w:r w:rsidRPr="00A14C2E">
              <w:rPr>
                <w:sz w:val="20"/>
              </w:rPr>
              <w:t>Note / Abbreviation</w:t>
            </w:r>
          </w:p>
        </w:tc>
      </w:tr>
      <w:tr w:rsidR="00AB6167" w:rsidRPr="00A14C2E" w14:paraId="53A00086"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tcBorders>
              <w:top w:val="single" w:sz="4" w:space="0" w:color="auto"/>
            </w:tcBorders>
            <w:shd w:val="clear" w:color="auto" w:fill="auto"/>
            <w:vAlign w:val="center"/>
            <w:tcPrChange w:id="234" w:author="Ayperi Ülkü" w:date="2024-03-16T23:13:00Z">
              <w:tcPr>
                <w:tcW w:w="3964" w:type="dxa"/>
                <w:tcBorders>
                  <w:top w:val="single" w:sz="4" w:space="0" w:color="auto"/>
                </w:tcBorders>
                <w:shd w:val="clear" w:color="auto" w:fill="auto"/>
                <w:vAlign w:val="center"/>
              </w:tcPr>
            </w:tcPrChange>
          </w:tcPr>
          <w:p w14:paraId="127AFDD4"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Channel (Fin) Length</w:t>
            </w:r>
          </w:p>
        </w:tc>
        <w:tc>
          <w:tcPr>
            <w:tcW w:w="1353" w:type="dxa"/>
            <w:tcBorders>
              <w:top w:val="single" w:sz="4" w:space="0" w:color="auto"/>
            </w:tcBorders>
            <w:shd w:val="clear" w:color="auto" w:fill="auto"/>
            <w:vAlign w:val="center"/>
            <w:tcPrChange w:id="235" w:author="Ayperi Ülkü" w:date="2024-03-16T23:13:00Z">
              <w:tcPr>
                <w:tcW w:w="1560" w:type="dxa"/>
                <w:tcBorders>
                  <w:top w:val="single" w:sz="4" w:space="0" w:color="auto"/>
                </w:tcBorders>
                <w:shd w:val="clear" w:color="auto" w:fill="auto"/>
                <w:vAlign w:val="center"/>
              </w:tcPr>
            </w:tcPrChange>
          </w:tcPr>
          <w:p w14:paraId="1368688A"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14 nm</w:t>
            </w:r>
          </w:p>
        </w:tc>
        <w:tc>
          <w:tcPr>
            <w:tcW w:w="3070" w:type="dxa"/>
            <w:tcBorders>
              <w:top w:val="single" w:sz="4" w:space="0" w:color="auto"/>
            </w:tcBorders>
            <w:shd w:val="clear" w:color="auto" w:fill="auto"/>
            <w:vAlign w:val="center"/>
            <w:tcPrChange w:id="236" w:author="Ayperi Ülkü" w:date="2024-03-16T23:13:00Z">
              <w:tcPr>
                <w:tcW w:w="3543" w:type="dxa"/>
                <w:tcBorders>
                  <w:top w:val="single" w:sz="4" w:space="0" w:color="auto"/>
                </w:tcBorders>
                <w:shd w:val="clear" w:color="auto" w:fill="auto"/>
                <w:vAlign w:val="center"/>
              </w:tcPr>
            </w:tcPrChange>
          </w:tcPr>
          <w:p w14:paraId="277F244A"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L</w:t>
            </w:r>
            <w:r w:rsidRPr="00A14C2E">
              <w:rPr>
                <w:sz w:val="20"/>
                <w:vertAlign w:val="subscript"/>
              </w:rPr>
              <w:t>fin</w:t>
            </w:r>
          </w:p>
        </w:tc>
      </w:tr>
      <w:tr w:rsidR="00AB6167" w:rsidRPr="00A14C2E" w14:paraId="204F7C12" w14:textId="77777777" w:rsidTr="00394086">
        <w:tc>
          <w:tcPr>
            <w:cnfStyle w:val="001000000000" w:firstRow="0" w:lastRow="0" w:firstColumn="1" w:lastColumn="0" w:oddVBand="0" w:evenVBand="0" w:oddHBand="0" w:evenHBand="0" w:firstRowFirstColumn="0" w:firstRowLastColumn="0" w:lastRowFirstColumn="0" w:lastRowLastColumn="0"/>
            <w:tcW w:w="3434" w:type="dxa"/>
            <w:tcBorders>
              <w:top w:val="single" w:sz="4" w:space="0" w:color="auto"/>
            </w:tcBorders>
            <w:shd w:val="clear" w:color="auto" w:fill="auto"/>
            <w:vAlign w:val="center"/>
            <w:tcPrChange w:id="237" w:author="Ayperi Ülkü" w:date="2024-03-16T23:13:00Z">
              <w:tcPr>
                <w:tcW w:w="3964" w:type="dxa"/>
                <w:tcBorders>
                  <w:top w:val="single" w:sz="4" w:space="0" w:color="auto"/>
                </w:tcBorders>
                <w:shd w:val="clear" w:color="auto" w:fill="auto"/>
                <w:vAlign w:val="center"/>
              </w:tcPr>
            </w:tcPrChange>
          </w:tcPr>
          <w:p w14:paraId="3C41061F"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Gate thickness</w:t>
            </w:r>
          </w:p>
        </w:tc>
        <w:tc>
          <w:tcPr>
            <w:tcW w:w="1353" w:type="dxa"/>
            <w:tcBorders>
              <w:top w:val="single" w:sz="4" w:space="0" w:color="auto"/>
            </w:tcBorders>
            <w:shd w:val="clear" w:color="auto" w:fill="auto"/>
            <w:vAlign w:val="center"/>
            <w:tcPrChange w:id="238" w:author="Ayperi Ülkü" w:date="2024-03-16T23:13:00Z">
              <w:tcPr>
                <w:tcW w:w="1560" w:type="dxa"/>
                <w:tcBorders>
                  <w:top w:val="single" w:sz="4" w:space="0" w:color="auto"/>
                </w:tcBorders>
                <w:shd w:val="clear" w:color="auto" w:fill="auto"/>
                <w:vAlign w:val="center"/>
              </w:tcPr>
            </w:tcPrChange>
          </w:tcPr>
          <w:p w14:paraId="2594AD41"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10 nm</w:t>
            </w:r>
          </w:p>
        </w:tc>
        <w:tc>
          <w:tcPr>
            <w:tcW w:w="3070" w:type="dxa"/>
            <w:tcBorders>
              <w:top w:val="single" w:sz="4" w:space="0" w:color="auto"/>
            </w:tcBorders>
            <w:shd w:val="clear" w:color="auto" w:fill="auto"/>
            <w:vAlign w:val="center"/>
            <w:tcPrChange w:id="239" w:author="Ayperi Ülkü" w:date="2024-03-16T23:13:00Z">
              <w:tcPr>
                <w:tcW w:w="3543" w:type="dxa"/>
                <w:tcBorders>
                  <w:top w:val="single" w:sz="4" w:space="0" w:color="auto"/>
                </w:tcBorders>
                <w:shd w:val="clear" w:color="auto" w:fill="auto"/>
                <w:vAlign w:val="center"/>
              </w:tcPr>
            </w:tcPrChange>
          </w:tcPr>
          <w:p w14:paraId="53C74FDC"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Tg</w:t>
            </w:r>
          </w:p>
        </w:tc>
      </w:tr>
      <w:tr w:rsidR="00AB6167" w:rsidRPr="00A14C2E" w14:paraId="40A89018"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240" w:author="Ayperi Ülkü" w:date="2024-03-16T23:13:00Z">
              <w:tcPr>
                <w:tcW w:w="3964" w:type="dxa"/>
                <w:shd w:val="clear" w:color="auto" w:fill="auto"/>
                <w:vAlign w:val="center"/>
              </w:tcPr>
            </w:tcPrChange>
          </w:tcPr>
          <w:p w14:paraId="24578D84"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Channel (Fin) Width</w:t>
            </w:r>
          </w:p>
        </w:tc>
        <w:tc>
          <w:tcPr>
            <w:tcW w:w="1353" w:type="dxa"/>
            <w:shd w:val="clear" w:color="auto" w:fill="auto"/>
            <w:vAlign w:val="center"/>
            <w:tcPrChange w:id="241" w:author="Ayperi Ülkü" w:date="2024-03-16T23:13:00Z">
              <w:tcPr>
                <w:tcW w:w="1560" w:type="dxa"/>
                <w:shd w:val="clear" w:color="auto" w:fill="auto"/>
                <w:vAlign w:val="center"/>
              </w:tcPr>
            </w:tcPrChange>
          </w:tcPr>
          <w:p w14:paraId="4DDCC5A9"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2 nm</w:t>
            </w:r>
          </w:p>
        </w:tc>
        <w:tc>
          <w:tcPr>
            <w:tcW w:w="3070" w:type="dxa"/>
            <w:shd w:val="clear" w:color="auto" w:fill="auto"/>
            <w:vAlign w:val="center"/>
            <w:tcPrChange w:id="242" w:author="Ayperi Ülkü" w:date="2024-03-16T23:13:00Z">
              <w:tcPr>
                <w:tcW w:w="3543" w:type="dxa"/>
                <w:shd w:val="clear" w:color="auto" w:fill="auto"/>
                <w:vAlign w:val="center"/>
              </w:tcPr>
            </w:tcPrChange>
          </w:tcPr>
          <w:p w14:paraId="2997D3E4"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W</w:t>
            </w:r>
            <w:r w:rsidRPr="00A14C2E">
              <w:rPr>
                <w:sz w:val="20"/>
                <w:vertAlign w:val="subscript"/>
              </w:rPr>
              <w:t>fin</w:t>
            </w:r>
          </w:p>
        </w:tc>
      </w:tr>
      <w:tr w:rsidR="00AB6167" w:rsidRPr="00A14C2E" w14:paraId="12C4AA84" w14:textId="77777777" w:rsidTr="00394086">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243" w:author="Ayperi Ülkü" w:date="2024-03-16T23:13:00Z">
              <w:tcPr>
                <w:tcW w:w="3964" w:type="dxa"/>
                <w:shd w:val="clear" w:color="auto" w:fill="auto"/>
                <w:vAlign w:val="center"/>
              </w:tcPr>
            </w:tcPrChange>
          </w:tcPr>
          <w:p w14:paraId="1DACC063"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Gate Length</w:t>
            </w:r>
          </w:p>
        </w:tc>
        <w:tc>
          <w:tcPr>
            <w:tcW w:w="1353" w:type="dxa"/>
            <w:shd w:val="clear" w:color="auto" w:fill="auto"/>
            <w:vAlign w:val="center"/>
            <w:tcPrChange w:id="244" w:author="Ayperi Ülkü" w:date="2024-03-16T23:13:00Z">
              <w:tcPr>
                <w:tcW w:w="1560" w:type="dxa"/>
                <w:shd w:val="clear" w:color="auto" w:fill="auto"/>
                <w:vAlign w:val="center"/>
              </w:tcPr>
            </w:tcPrChange>
          </w:tcPr>
          <w:p w14:paraId="075D5D60"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14 nm</w:t>
            </w:r>
          </w:p>
        </w:tc>
        <w:tc>
          <w:tcPr>
            <w:tcW w:w="3070" w:type="dxa"/>
            <w:shd w:val="clear" w:color="auto" w:fill="auto"/>
            <w:vAlign w:val="center"/>
            <w:tcPrChange w:id="245" w:author="Ayperi Ülkü" w:date="2024-03-16T23:13:00Z">
              <w:tcPr>
                <w:tcW w:w="3543" w:type="dxa"/>
                <w:shd w:val="clear" w:color="auto" w:fill="auto"/>
                <w:vAlign w:val="center"/>
              </w:tcPr>
            </w:tcPrChange>
          </w:tcPr>
          <w:p w14:paraId="23D3E353"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L</w:t>
            </w:r>
            <w:r w:rsidRPr="00A14C2E">
              <w:rPr>
                <w:sz w:val="20"/>
                <w:vertAlign w:val="subscript"/>
              </w:rPr>
              <w:t>g</w:t>
            </w:r>
          </w:p>
        </w:tc>
      </w:tr>
      <w:tr w:rsidR="00AB6167" w:rsidRPr="00A14C2E" w:rsidDel="00394086" w14:paraId="46DFAD5E" w14:textId="73183FE6" w:rsidTr="00394086">
        <w:trPr>
          <w:cnfStyle w:val="000000100000" w:firstRow="0" w:lastRow="0" w:firstColumn="0" w:lastColumn="0" w:oddVBand="0" w:evenVBand="0" w:oddHBand="1" w:evenHBand="0" w:firstRowFirstColumn="0" w:firstRowLastColumn="0" w:lastRowFirstColumn="0" w:lastRowLastColumn="0"/>
          <w:del w:id="246" w:author="Ayperi Ülkü" w:date="2024-03-16T23:13:00Z"/>
        </w:trPr>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247" w:author="Ayperi Ülkü" w:date="2024-03-16T23:13:00Z">
              <w:tcPr>
                <w:tcW w:w="3964" w:type="dxa"/>
                <w:shd w:val="clear" w:color="auto" w:fill="auto"/>
                <w:vAlign w:val="center"/>
              </w:tcPr>
            </w:tcPrChange>
          </w:tcPr>
          <w:p w14:paraId="1DCE48BF" w14:textId="097A16A0" w:rsidR="00AB6167" w:rsidRPr="00A14C2E" w:rsidDel="00394086"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del w:id="248" w:author="Ayperi Ülkü" w:date="2024-03-16T23:13:00Z"/>
                <w:b w:val="0"/>
                <w:sz w:val="20"/>
              </w:rPr>
            </w:pPr>
            <w:del w:id="249" w:author="Ayperi Ülkü" w:date="2024-03-16T23:13:00Z">
              <w:r w:rsidRPr="00A14C2E" w:rsidDel="00394086">
                <w:rPr>
                  <w:b w:val="0"/>
                  <w:sz w:val="20"/>
                </w:rPr>
                <w:delText>Gate-to-Gate length</w:delText>
              </w:r>
            </w:del>
          </w:p>
        </w:tc>
        <w:tc>
          <w:tcPr>
            <w:tcW w:w="1353" w:type="dxa"/>
            <w:shd w:val="clear" w:color="auto" w:fill="auto"/>
            <w:vAlign w:val="center"/>
            <w:tcPrChange w:id="250" w:author="Ayperi Ülkü" w:date="2024-03-16T23:13:00Z">
              <w:tcPr>
                <w:tcW w:w="1560" w:type="dxa"/>
                <w:shd w:val="clear" w:color="auto" w:fill="auto"/>
                <w:vAlign w:val="center"/>
              </w:tcPr>
            </w:tcPrChange>
          </w:tcPr>
          <w:p w14:paraId="0DC9831C" w14:textId="64585177" w:rsidR="00AB6167" w:rsidRPr="00A14C2E" w:rsidDel="00394086"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del w:id="251" w:author="Ayperi Ülkü" w:date="2024-03-16T23:13:00Z"/>
                <w:sz w:val="20"/>
              </w:rPr>
            </w:pPr>
            <w:del w:id="252" w:author="Ayperi Ülkü" w:date="2024-03-16T23:13:00Z">
              <w:r w:rsidRPr="00A14C2E" w:rsidDel="00394086">
                <w:rPr>
                  <w:sz w:val="20"/>
                </w:rPr>
                <w:delText>X nm</w:delText>
              </w:r>
            </w:del>
          </w:p>
        </w:tc>
        <w:tc>
          <w:tcPr>
            <w:tcW w:w="3070" w:type="dxa"/>
            <w:shd w:val="clear" w:color="auto" w:fill="auto"/>
            <w:vAlign w:val="center"/>
            <w:tcPrChange w:id="253" w:author="Ayperi Ülkü" w:date="2024-03-16T23:13:00Z">
              <w:tcPr>
                <w:tcW w:w="3543" w:type="dxa"/>
                <w:shd w:val="clear" w:color="auto" w:fill="auto"/>
                <w:vAlign w:val="center"/>
              </w:tcPr>
            </w:tcPrChange>
          </w:tcPr>
          <w:p w14:paraId="06B773BC" w14:textId="2F413197" w:rsidR="00AB6167" w:rsidRPr="00A14C2E" w:rsidDel="00394086"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del w:id="254" w:author="Ayperi Ülkü" w:date="2024-03-16T23:13:00Z"/>
                <w:sz w:val="20"/>
              </w:rPr>
            </w:pPr>
            <w:del w:id="255" w:author="Ayperi Ülkü" w:date="2024-03-16T23:13:00Z">
              <w:r w:rsidRPr="00A14C2E" w:rsidDel="00394086">
                <w:rPr>
                  <w:sz w:val="20"/>
                </w:rPr>
                <w:delText>L</w:delText>
              </w:r>
              <w:r w:rsidRPr="00A14C2E" w:rsidDel="00394086">
                <w:rPr>
                  <w:sz w:val="20"/>
                  <w:vertAlign w:val="subscript"/>
                </w:rPr>
                <w:delText>gg</w:delText>
              </w:r>
            </w:del>
          </w:p>
        </w:tc>
      </w:tr>
      <w:tr w:rsidR="00AB6167" w:rsidRPr="00A14C2E" w14:paraId="0C0F28D2" w14:textId="77777777" w:rsidTr="00394086">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256" w:author="Ayperi Ülkü" w:date="2024-03-16T23:13:00Z">
              <w:tcPr>
                <w:tcW w:w="3964" w:type="dxa"/>
                <w:shd w:val="clear" w:color="auto" w:fill="auto"/>
                <w:vAlign w:val="center"/>
              </w:tcPr>
            </w:tcPrChange>
          </w:tcPr>
          <w:p w14:paraId="0E0AC039"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Fin Width</w:t>
            </w:r>
          </w:p>
        </w:tc>
        <w:tc>
          <w:tcPr>
            <w:tcW w:w="1353" w:type="dxa"/>
            <w:shd w:val="clear" w:color="auto" w:fill="auto"/>
            <w:vAlign w:val="center"/>
            <w:tcPrChange w:id="257" w:author="Ayperi Ülkü" w:date="2024-03-16T23:13:00Z">
              <w:tcPr>
                <w:tcW w:w="1560" w:type="dxa"/>
                <w:shd w:val="clear" w:color="auto" w:fill="auto"/>
                <w:vAlign w:val="center"/>
              </w:tcPr>
            </w:tcPrChange>
          </w:tcPr>
          <w:p w14:paraId="4D7D12B6"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2 nm</w:t>
            </w:r>
          </w:p>
        </w:tc>
        <w:tc>
          <w:tcPr>
            <w:tcW w:w="3070" w:type="dxa"/>
            <w:shd w:val="clear" w:color="auto" w:fill="auto"/>
            <w:vAlign w:val="center"/>
            <w:tcPrChange w:id="258" w:author="Ayperi Ülkü" w:date="2024-03-16T23:13:00Z">
              <w:tcPr>
                <w:tcW w:w="3543" w:type="dxa"/>
                <w:shd w:val="clear" w:color="auto" w:fill="auto"/>
                <w:vAlign w:val="center"/>
              </w:tcPr>
            </w:tcPrChange>
          </w:tcPr>
          <w:p w14:paraId="5243BF4F"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W</w:t>
            </w:r>
            <w:r w:rsidRPr="00A14C2E">
              <w:rPr>
                <w:sz w:val="20"/>
                <w:vertAlign w:val="subscript"/>
              </w:rPr>
              <w:t>fin</w:t>
            </w:r>
          </w:p>
        </w:tc>
      </w:tr>
      <w:tr w:rsidR="00AB6167" w:rsidRPr="00A14C2E" w14:paraId="0A2EB529"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259" w:author="Ayperi Ülkü" w:date="2024-03-16T23:13:00Z">
              <w:tcPr>
                <w:tcW w:w="3964" w:type="dxa"/>
                <w:shd w:val="clear" w:color="auto" w:fill="auto"/>
                <w:vAlign w:val="center"/>
              </w:tcPr>
            </w:tcPrChange>
          </w:tcPr>
          <w:p w14:paraId="3C9DC214"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Fin Height</w:t>
            </w:r>
          </w:p>
        </w:tc>
        <w:tc>
          <w:tcPr>
            <w:tcW w:w="1353" w:type="dxa"/>
            <w:shd w:val="clear" w:color="auto" w:fill="auto"/>
            <w:vAlign w:val="center"/>
            <w:tcPrChange w:id="260" w:author="Ayperi Ülkü" w:date="2024-03-16T23:13:00Z">
              <w:tcPr>
                <w:tcW w:w="1560" w:type="dxa"/>
                <w:shd w:val="clear" w:color="auto" w:fill="auto"/>
                <w:vAlign w:val="center"/>
              </w:tcPr>
            </w:tcPrChange>
          </w:tcPr>
          <w:p w14:paraId="0B2B3F2D"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5 nm</w:t>
            </w:r>
          </w:p>
        </w:tc>
        <w:tc>
          <w:tcPr>
            <w:tcW w:w="3070" w:type="dxa"/>
            <w:shd w:val="clear" w:color="auto" w:fill="auto"/>
            <w:vAlign w:val="center"/>
            <w:tcPrChange w:id="261" w:author="Ayperi Ülkü" w:date="2024-03-16T23:13:00Z">
              <w:tcPr>
                <w:tcW w:w="3543" w:type="dxa"/>
                <w:shd w:val="clear" w:color="auto" w:fill="auto"/>
                <w:vAlign w:val="center"/>
              </w:tcPr>
            </w:tcPrChange>
          </w:tcPr>
          <w:p w14:paraId="152366E2"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H</w:t>
            </w:r>
            <w:r w:rsidRPr="00A14C2E">
              <w:rPr>
                <w:sz w:val="20"/>
                <w:vertAlign w:val="subscript"/>
              </w:rPr>
              <w:t>fin</w:t>
            </w:r>
          </w:p>
        </w:tc>
      </w:tr>
      <w:tr w:rsidR="00AB6167" w:rsidRPr="00A14C2E" w14:paraId="440B6CCC" w14:textId="77777777" w:rsidTr="00394086">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262" w:author="Ayperi Ülkü" w:date="2024-03-16T23:13:00Z">
              <w:tcPr>
                <w:tcW w:w="3964" w:type="dxa"/>
                <w:shd w:val="clear" w:color="auto" w:fill="auto"/>
                <w:vAlign w:val="center"/>
              </w:tcPr>
            </w:tcPrChange>
          </w:tcPr>
          <w:p w14:paraId="3CE89D31"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Channel Concentration</w:t>
            </w:r>
          </w:p>
        </w:tc>
        <w:tc>
          <w:tcPr>
            <w:tcW w:w="1353" w:type="dxa"/>
            <w:shd w:val="clear" w:color="auto" w:fill="auto"/>
            <w:vAlign w:val="center"/>
            <w:tcPrChange w:id="263" w:author="Ayperi Ülkü" w:date="2024-03-16T23:13:00Z">
              <w:tcPr>
                <w:tcW w:w="1560" w:type="dxa"/>
                <w:shd w:val="clear" w:color="auto" w:fill="auto"/>
                <w:vAlign w:val="center"/>
              </w:tcPr>
            </w:tcPrChange>
          </w:tcPr>
          <w:p w14:paraId="42E33C97"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5x10</w:t>
            </w:r>
            <w:r w:rsidRPr="00A14C2E">
              <w:rPr>
                <w:sz w:val="20"/>
                <w:vertAlign w:val="superscript"/>
              </w:rPr>
              <w:t>19</w:t>
            </w:r>
            <w:r w:rsidRPr="00A14C2E">
              <w:rPr>
                <w:sz w:val="20"/>
              </w:rPr>
              <w:t xml:space="preserve"> cm</w:t>
            </w:r>
            <w:r w:rsidRPr="00A14C2E">
              <w:rPr>
                <w:sz w:val="20"/>
                <w:vertAlign w:val="superscript"/>
              </w:rPr>
              <w:t>-3</w:t>
            </w:r>
          </w:p>
        </w:tc>
        <w:tc>
          <w:tcPr>
            <w:tcW w:w="3070" w:type="dxa"/>
            <w:shd w:val="clear" w:color="auto" w:fill="auto"/>
            <w:vAlign w:val="center"/>
            <w:tcPrChange w:id="264" w:author="Ayperi Ülkü" w:date="2024-03-16T23:13:00Z">
              <w:tcPr>
                <w:tcW w:w="3543" w:type="dxa"/>
                <w:shd w:val="clear" w:color="auto" w:fill="auto"/>
                <w:vAlign w:val="center"/>
              </w:tcPr>
            </w:tcPrChange>
          </w:tcPr>
          <w:p w14:paraId="229833E4"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N</w:t>
            </w:r>
            <w:r w:rsidRPr="00A14C2E">
              <w:rPr>
                <w:sz w:val="20"/>
                <w:vertAlign w:val="subscript"/>
              </w:rPr>
              <w:t>d</w:t>
            </w:r>
          </w:p>
        </w:tc>
      </w:tr>
      <w:tr w:rsidR="00AB6167" w:rsidRPr="00A14C2E" w14:paraId="7AF88646"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265" w:author="Ayperi Ülkü" w:date="2024-03-16T23:13:00Z">
              <w:tcPr>
                <w:tcW w:w="3964" w:type="dxa"/>
                <w:shd w:val="clear" w:color="auto" w:fill="auto"/>
                <w:vAlign w:val="center"/>
              </w:tcPr>
            </w:tcPrChange>
          </w:tcPr>
          <w:p w14:paraId="0559A614"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Gate work function</w:t>
            </w:r>
          </w:p>
        </w:tc>
        <w:tc>
          <w:tcPr>
            <w:tcW w:w="1353" w:type="dxa"/>
            <w:shd w:val="clear" w:color="auto" w:fill="auto"/>
            <w:vAlign w:val="center"/>
            <w:tcPrChange w:id="266" w:author="Ayperi Ülkü" w:date="2024-03-16T23:13:00Z">
              <w:tcPr>
                <w:tcW w:w="1560" w:type="dxa"/>
                <w:shd w:val="clear" w:color="auto" w:fill="auto"/>
                <w:vAlign w:val="center"/>
              </w:tcPr>
            </w:tcPrChange>
          </w:tcPr>
          <w:p w14:paraId="5B450A2E"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5 eV</w:t>
            </w:r>
          </w:p>
        </w:tc>
        <w:tc>
          <w:tcPr>
            <w:tcW w:w="3070" w:type="dxa"/>
            <w:shd w:val="clear" w:color="auto" w:fill="auto"/>
            <w:vAlign w:val="center"/>
            <w:tcPrChange w:id="267" w:author="Ayperi Ülkü" w:date="2024-03-16T23:13:00Z">
              <w:tcPr>
                <w:tcW w:w="3543" w:type="dxa"/>
                <w:shd w:val="clear" w:color="auto" w:fill="auto"/>
                <w:vAlign w:val="center"/>
              </w:tcPr>
            </w:tcPrChange>
          </w:tcPr>
          <w:p w14:paraId="02A47A67"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sym w:font="Symbol" w:char="F066"/>
            </w:r>
            <w:r w:rsidRPr="00A14C2E">
              <w:rPr>
                <w:sz w:val="20"/>
                <w:vertAlign w:val="subscript"/>
              </w:rPr>
              <w:t>w</w:t>
            </w:r>
          </w:p>
        </w:tc>
      </w:tr>
      <w:tr w:rsidR="00AB6167" w:rsidRPr="00A14C2E" w14:paraId="31CE7496" w14:textId="77777777" w:rsidTr="00394086">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268" w:author="Ayperi Ülkü" w:date="2024-03-16T23:13:00Z">
              <w:tcPr>
                <w:tcW w:w="3964" w:type="dxa"/>
                <w:shd w:val="clear" w:color="auto" w:fill="auto"/>
                <w:vAlign w:val="center"/>
              </w:tcPr>
            </w:tcPrChange>
          </w:tcPr>
          <w:p w14:paraId="2B4428DD"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FET Length</w:t>
            </w:r>
          </w:p>
        </w:tc>
        <w:tc>
          <w:tcPr>
            <w:tcW w:w="1353" w:type="dxa"/>
            <w:shd w:val="clear" w:color="auto" w:fill="auto"/>
            <w:vAlign w:val="center"/>
            <w:tcPrChange w:id="269" w:author="Ayperi Ülkü" w:date="2024-03-16T23:13:00Z">
              <w:tcPr>
                <w:tcW w:w="1560" w:type="dxa"/>
                <w:shd w:val="clear" w:color="auto" w:fill="auto"/>
                <w:vAlign w:val="center"/>
              </w:tcPr>
            </w:tcPrChange>
          </w:tcPr>
          <w:p w14:paraId="70E07362"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34 nm</w:t>
            </w:r>
          </w:p>
        </w:tc>
        <w:tc>
          <w:tcPr>
            <w:tcW w:w="3070" w:type="dxa"/>
            <w:shd w:val="clear" w:color="auto" w:fill="auto"/>
            <w:vAlign w:val="center"/>
            <w:tcPrChange w:id="270" w:author="Ayperi Ülkü" w:date="2024-03-16T23:13:00Z">
              <w:tcPr>
                <w:tcW w:w="3543" w:type="dxa"/>
                <w:shd w:val="clear" w:color="auto" w:fill="auto"/>
                <w:vAlign w:val="center"/>
              </w:tcPr>
            </w:tcPrChange>
          </w:tcPr>
          <w:p w14:paraId="6DB77348"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L</w:t>
            </w:r>
            <w:r w:rsidRPr="00A14C2E">
              <w:rPr>
                <w:sz w:val="20"/>
                <w:vertAlign w:val="subscript"/>
              </w:rPr>
              <w:t>FET</w:t>
            </w:r>
          </w:p>
        </w:tc>
      </w:tr>
      <w:tr w:rsidR="00AB6167" w:rsidRPr="00A14C2E" w14:paraId="71FE4150"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271" w:author="Ayperi Ülkü" w:date="2024-03-16T23:13:00Z">
              <w:tcPr>
                <w:tcW w:w="3964" w:type="dxa"/>
                <w:shd w:val="clear" w:color="auto" w:fill="auto"/>
                <w:vAlign w:val="center"/>
              </w:tcPr>
            </w:tcPrChange>
          </w:tcPr>
          <w:p w14:paraId="585B79D4"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FET Width</w:t>
            </w:r>
          </w:p>
        </w:tc>
        <w:tc>
          <w:tcPr>
            <w:tcW w:w="1353" w:type="dxa"/>
            <w:shd w:val="clear" w:color="auto" w:fill="auto"/>
            <w:vAlign w:val="center"/>
            <w:tcPrChange w:id="272" w:author="Ayperi Ülkü" w:date="2024-03-16T23:13:00Z">
              <w:tcPr>
                <w:tcW w:w="1560" w:type="dxa"/>
                <w:shd w:val="clear" w:color="auto" w:fill="auto"/>
                <w:vAlign w:val="center"/>
              </w:tcPr>
            </w:tcPrChange>
          </w:tcPr>
          <w:p w14:paraId="485DA3F7"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10 nm</w:t>
            </w:r>
          </w:p>
        </w:tc>
        <w:tc>
          <w:tcPr>
            <w:tcW w:w="3070" w:type="dxa"/>
            <w:shd w:val="clear" w:color="auto" w:fill="auto"/>
            <w:vAlign w:val="center"/>
            <w:tcPrChange w:id="273" w:author="Ayperi Ülkü" w:date="2024-03-16T23:13:00Z">
              <w:tcPr>
                <w:tcW w:w="3543" w:type="dxa"/>
                <w:shd w:val="clear" w:color="auto" w:fill="auto"/>
                <w:vAlign w:val="center"/>
              </w:tcPr>
            </w:tcPrChange>
          </w:tcPr>
          <w:p w14:paraId="4B680E6D"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W</w:t>
            </w:r>
            <w:r w:rsidRPr="00A14C2E">
              <w:rPr>
                <w:sz w:val="20"/>
                <w:vertAlign w:val="subscript"/>
              </w:rPr>
              <w:t>FET</w:t>
            </w:r>
          </w:p>
        </w:tc>
      </w:tr>
      <w:tr w:rsidR="00AB6167" w:rsidRPr="00A14C2E" w14:paraId="669333BB" w14:textId="77777777" w:rsidTr="00394086">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274" w:author="Ayperi Ülkü" w:date="2024-03-16T23:13:00Z">
              <w:tcPr>
                <w:tcW w:w="3964" w:type="dxa"/>
                <w:shd w:val="clear" w:color="auto" w:fill="auto"/>
                <w:vAlign w:val="center"/>
              </w:tcPr>
            </w:tcPrChange>
          </w:tcPr>
          <w:p w14:paraId="421C9279"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Total Gate Oxide thickness</w:t>
            </w:r>
          </w:p>
        </w:tc>
        <w:tc>
          <w:tcPr>
            <w:tcW w:w="1353" w:type="dxa"/>
            <w:shd w:val="clear" w:color="auto" w:fill="auto"/>
            <w:vAlign w:val="center"/>
            <w:tcPrChange w:id="275" w:author="Ayperi Ülkü" w:date="2024-03-16T23:13:00Z">
              <w:tcPr>
                <w:tcW w:w="1560" w:type="dxa"/>
                <w:shd w:val="clear" w:color="auto" w:fill="auto"/>
                <w:vAlign w:val="center"/>
              </w:tcPr>
            </w:tcPrChange>
          </w:tcPr>
          <w:p w14:paraId="5D2C01E6"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3 nm</w:t>
            </w:r>
          </w:p>
        </w:tc>
        <w:tc>
          <w:tcPr>
            <w:tcW w:w="3070" w:type="dxa"/>
            <w:shd w:val="clear" w:color="auto" w:fill="auto"/>
            <w:vAlign w:val="center"/>
            <w:tcPrChange w:id="276" w:author="Ayperi Ülkü" w:date="2024-03-16T23:13:00Z">
              <w:tcPr>
                <w:tcW w:w="3543" w:type="dxa"/>
                <w:shd w:val="clear" w:color="auto" w:fill="auto"/>
                <w:vAlign w:val="center"/>
              </w:tcPr>
            </w:tcPrChange>
          </w:tcPr>
          <w:p w14:paraId="7C51BB81"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t</w:t>
            </w:r>
            <w:r w:rsidRPr="00A14C2E">
              <w:rPr>
                <w:sz w:val="20"/>
                <w:vertAlign w:val="subscript"/>
              </w:rPr>
              <w:t>ox</w:t>
            </w:r>
          </w:p>
        </w:tc>
      </w:tr>
      <w:tr w:rsidR="00AB6167" w:rsidRPr="00A14C2E" w14:paraId="1FE6A157"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277" w:author="Ayperi Ülkü" w:date="2024-03-16T23:13:00Z">
              <w:tcPr>
                <w:tcW w:w="3964" w:type="dxa"/>
                <w:shd w:val="clear" w:color="auto" w:fill="auto"/>
                <w:vAlign w:val="center"/>
              </w:tcPr>
            </w:tcPrChange>
          </w:tcPr>
          <w:p w14:paraId="38346E1E"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BOX Thickness</w:t>
            </w:r>
          </w:p>
        </w:tc>
        <w:tc>
          <w:tcPr>
            <w:tcW w:w="1353" w:type="dxa"/>
            <w:shd w:val="clear" w:color="auto" w:fill="auto"/>
            <w:vAlign w:val="center"/>
            <w:tcPrChange w:id="278" w:author="Ayperi Ülkü" w:date="2024-03-16T23:13:00Z">
              <w:tcPr>
                <w:tcW w:w="1560" w:type="dxa"/>
                <w:shd w:val="clear" w:color="auto" w:fill="auto"/>
                <w:vAlign w:val="center"/>
              </w:tcPr>
            </w:tcPrChange>
          </w:tcPr>
          <w:p w14:paraId="4E713EED"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3 nm</w:t>
            </w:r>
          </w:p>
        </w:tc>
        <w:tc>
          <w:tcPr>
            <w:tcW w:w="3070" w:type="dxa"/>
            <w:shd w:val="clear" w:color="auto" w:fill="auto"/>
            <w:vAlign w:val="center"/>
            <w:tcPrChange w:id="279" w:author="Ayperi Ülkü" w:date="2024-03-16T23:13:00Z">
              <w:tcPr>
                <w:tcW w:w="3543" w:type="dxa"/>
                <w:shd w:val="clear" w:color="auto" w:fill="auto"/>
                <w:vAlign w:val="center"/>
              </w:tcPr>
            </w:tcPrChange>
          </w:tcPr>
          <w:p w14:paraId="6987F59E"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t</w:t>
            </w:r>
            <w:r w:rsidRPr="00A14C2E">
              <w:rPr>
                <w:sz w:val="20"/>
                <w:vertAlign w:val="subscript"/>
              </w:rPr>
              <w:t>BOX</w:t>
            </w:r>
            <w:r w:rsidRPr="00A14C2E">
              <w:rPr>
                <w:sz w:val="20"/>
              </w:rPr>
              <w:t xml:space="preserve"> </w:t>
            </w:r>
          </w:p>
        </w:tc>
      </w:tr>
      <w:tr w:rsidR="00AB6167" w:rsidRPr="00A14C2E" w14:paraId="76F3E81C" w14:textId="77777777" w:rsidTr="00394086">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280" w:author="Ayperi Ülkü" w:date="2024-03-16T23:13:00Z">
              <w:tcPr>
                <w:tcW w:w="3964" w:type="dxa"/>
                <w:shd w:val="clear" w:color="auto" w:fill="auto"/>
                <w:vAlign w:val="center"/>
              </w:tcPr>
            </w:tcPrChange>
          </w:tcPr>
          <w:p w14:paraId="6DC85281"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 xml:space="preserve">BOX material </w:t>
            </w:r>
          </w:p>
        </w:tc>
        <w:tc>
          <w:tcPr>
            <w:tcW w:w="1353" w:type="dxa"/>
            <w:shd w:val="clear" w:color="auto" w:fill="auto"/>
            <w:vAlign w:val="center"/>
            <w:tcPrChange w:id="281" w:author="Ayperi Ülkü" w:date="2024-03-16T23:13:00Z">
              <w:tcPr>
                <w:tcW w:w="1560" w:type="dxa"/>
                <w:shd w:val="clear" w:color="auto" w:fill="auto"/>
                <w:vAlign w:val="center"/>
              </w:tcPr>
            </w:tcPrChange>
          </w:tcPr>
          <w:p w14:paraId="39121F24"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Al</w:t>
            </w:r>
            <w:r w:rsidRPr="00A14C2E">
              <w:rPr>
                <w:sz w:val="20"/>
                <w:vertAlign w:val="subscript"/>
              </w:rPr>
              <w:t>2</w:t>
            </w:r>
            <w:r w:rsidRPr="00A14C2E">
              <w:rPr>
                <w:sz w:val="20"/>
              </w:rPr>
              <w:t>O</w:t>
            </w:r>
            <w:r w:rsidRPr="00A14C2E">
              <w:rPr>
                <w:sz w:val="20"/>
                <w:vertAlign w:val="subscript"/>
              </w:rPr>
              <w:t>3</w:t>
            </w:r>
            <w:r w:rsidRPr="00A14C2E">
              <w:rPr>
                <w:sz w:val="20"/>
              </w:rPr>
              <w:t xml:space="preserve"> </w:t>
            </w:r>
          </w:p>
        </w:tc>
        <w:tc>
          <w:tcPr>
            <w:tcW w:w="3070" w:type="dxa"/>
            <w:shd w:val="clear" w:color="auto" w:fill="auto"/>
            <w:vAlign w:val="center"/>
            <w:tcPrChange w:id="282" w:author="Ayperi Ülkü" w:date="2024-03-16T23:13:00Z">
              <w:tcPr>
                <w:tcW w:w="3543" w:type="dxa"/>
                <w:shd w:val="clear" w:color="auto" w:fill="auto"/>
                <w:vAlign w:val="center"/>
              </w:tcPr>
            </w:tcPrChange>
          </w:tcPr>
          <w:p w14:paraId="074180B9"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w:t>
            </w:r>
          </w:p>
        </w:tc>
      </w:tr>
      <w:tr w:rsidR="00AB6167" w:rsidRPr="00A14C2E" w14:paraId="11060AF4"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tcBorders>
              <w:bottom w:val="single" w:sz="8" w:space="0" w:color="auto"/>
            </w:tcBorders>
            <w:shd w:val="clear" w:color="auto" w:fill="auto"/>
            <w:vAlign w:val="center"/>
            <w:tcPrChange w:id="283" w:author="Ayperi Ülkü" w:date="2024-03-16T23:13:00Z">
              <w:tcPr>
                <w:tcW w:w="3964" w:type="dxa"/>
                <w:tcBorders>
                  <w:bottom w:val="single" w:sz="8" w:space="0" w:color="auto"/>
                </w:tcBorders>
                <w:shd w:val="clear" w:color="auto" w:fill="auto"/>
                <w:vAlign w:val="center"/>
              </w:tcPr>
            </w:tcPrChange>
          </w:tcPr>
          <w:p w14:paraId="061C6F24"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Bulk Si Thickness</w:t>
            </w:r>
          </w:p>
        </w:tc>
        <w:tc>
          <w:tcPr>
            <w:tcW w:w="1353" w:type="dxa"/>
            <w:tcBorders>
              <w:bottom w:val="single" w:sz="8" w:space="0" w:color="auto"/>
            </w:tcBorders>
            <w:shd w:val="clear" w:color="auto" w:fill="auto"/>
            <w:vAlign w:val="center"/>
            <w:tcPrChange w:id="284" w:author="Ayperi Ülkü" w:date="2024-03-16T23:13:00Z">
              <w:tcPr>
                <w:tcW w:w="1560" w:type="dxa"/>
                <w:tcBorders>
                  <w:bottom w:val="single" w:sz="8" w:space="0" w:color="auto"/>
                </w:tcBorders>
                <w:shd w:val="clear" w:color="auto" w:fill="auto"/>
                <w:vAlign w:val="center"/>
              </w:tcPr>
            </w:tcPrChange>
          </w:tcPr>
          <w:p w14:paraId="0BE05A06"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10 nm</w:t>
            </w:r>
          </w:p>
        </w:tc>
        <w:tc>
          <w:tcPr>
            <w:tcW w:w="3070" w:type="dxa"/>
            <w:tcBorders>
              <w:bottom w:val="single" w:sz="8" w:space="0" w:color="auto"/>
            </w:tcBorders>
            <w:shd w:val="clear" w:color="auto" w:fill="auto"/>
            <w:vAlign w:val="center"/>
            <w:tcPrChange w:id="285" w:author="Ayperi Ülkü" w:date="2024-03-16T23:13:00Z">
              <w:tcPr>
                <w:tcW w:w="3543" w:type="dxa"/>
                <w:tcBorders>
                  <w:bottom w:val="single" w:sz="8" w:space="0" w:color="auto"/>
                </w:tcBorders>
                <w:shd w:val="clear" w:color="auto" w:fill="auto"/>
                <w:vAlign w:val="center"/>
              </w:tcPr>
            </w:tcPrChange>
          </w:tcPr>
          <w:p w14:paraId="38EA5685"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t</w:t>
            </w:r>
            <w:r w:rsidRPr="00A14C2E">
              <w:rPr>
                <w:sz w:val="20"/>
                <w:vertAlign w:val="subscript"/>
              </w:rPr>
              <w:t>BULK</w:t>
            </w:r>
          </w:p>
        </w:tc>
      </w:tr>
    </w:tbl>
    <w:p w14:paraId="51DE1E48" w14:textId="342DB6E3" w:rsidR="00E4035B" w:rsidRDefault="00E4035B" w:rsidP="003E0789">
      <w:pPr>
        <w:pStyle w:val="MDPI21heading1"/>
        <w:rPr>
          <w:b w:val="0"/>
        </w:rPr>
      </w:pPr>
      <w:r>
        <w:rPr>
          <w:b w:val="0"/>
        </w:rPr>
        <w:lastRenderedPageBreak/>
        <w:t xml:space="preserve">Figure 2. </w:t>
      </w:r>
      <w:r w:rsidRPr="00E4035B">
        <w:rPr>
          <w:b w:val="0"/>
        </w:rPr>
        <w:t>depict</w:t>
      </w:r>
      <w:r>
        <w:rPr>
          <w:b w:val="0"/>
        </w:rPr>
        <w:t>s</w:t>
      </w:r>
      <w:r w:rsidRPr="00E4035B">
        <w:rPr>
          <w:b w:val="0"/>
        </w:rPr>
        <w:t xml:space="preserve"> the cross-sectional view of the </w:t>
      </w:r>
      <w:r w:rsidR="00A62F7E">
        <w:rPr>
          <w:b w:val="0"/>
        </w:rPr>
        <w:t>G</w:t>
      </w:r>
      <w:ins w:id="286" w:author="Ayperi Ülkü" w:date="2024-03-17T00:42:00Z">
        <w:r w:rsidR="00A62F7E" w:rsidRPr="00A14C2E">
          <w:t>κ</w:t>
        </w:r>
      </w:ins>
      <w:r w:rsidR="00A62F7E">
        <w:rPr>
          <w:b w:val="0"/>
        </w:rPr>
        <w:t>-</w:t>
      </w:r>
      <w:r>
        <w:rPr>
          <w:b w:val="0"/>
        </w:rPr>
        <w:t>FinFET</w:t>
      </w:r>
      <w:r w:rsidRPr="00E4035B">
        <w:rPr>
          <w:b w:val="0"/>
        </w:rPr>
        <w:t xml:space="preserve"> implemented using stack approach. The design parameters considered for the device are depicted in Table 1. Both the device structures are of n-type </w:t>
      </w:r>
      <w:r>
        <w:rPr>
          <w:b w:val="0"/>
        </w:rPr>
        <w:t>FinFET</w:t>
      </w:r>
      <w:r w:rsidRPr="00E4035B">
        <w:rPr>
          <w:b w:val="0"/>
        </w:rPr>
        <w:t xml:space="preserve">, comprising of two gates, control gate and polarity gate which are isolated in nature. The control gates and the polarity gates are used for modulation of effective tunnelling barrier width. The Work function of </w:t>
      </w:r>
      <w:r w:rsidR="00A62F7E">
        <w:rPr>
          <w:b w:val="0"/>
        </w:rPr>
        <w:t>5</w:t>
      </w:r>
      <w:r w:rsidRPr="00E4035B">
        <w:rPr>
          <w:b w:val="0"/>
        </w:rPr>
        <w:t xml:space="preserve"> eV, is applied at the control gate thus converting n + layer under the control gate into intrinsic region and a work function of 5.93 eV is applied at the polarity gate, thus, converting n + layer under polarity gate into p+, which acts as the source region. Thus, n + −n + −n + region is converted into n + −i–p + region which works as n + −i–p + </w:t>
      </w:r>
      <w:r>
        <w:rPr>
          <w:b w:val="0"/>
        </w:rPr>
        <w:t>FinFET</w:t>
      </w:r>
      <w:r w:rsidRPr="00E4035B">
        <w:rPr>
          <w:b w:val="0"/>
        </w:rPr>
        <w:t xml:space="preserve">. The work function of 5.93 eV (Platinum) has been used at the source metal electrode in order to form the source region through concept of charge plasma, by inducing approximately 1019/cm3 of hole concentration on the silicon surface at the source side of device [26]. Similarly, the work function of 3.9 eV has been used at drain side, to form the drain region through charge plasma concept, by inducing electron concentration on silicon surface at drain side of device. All the parameters for </w:t>
      </w:r>
      <w:r>
        <w:rPr>
          <w:b w:val="0"/>
        </w:rPr>
        <w:t>FinFET</w:t>
      </w:r>
      <w:r w:rsidRPr="00E4035B">
        <w:rPr>
          <w:b w:val="0"/>
        </w:rPr>
        <w:t xml:space="preserve"> same, with one main difference. In the case of the SO PG </w:t>
      </w:r>
      <w:r>
        <w:rPr>
          <w:b w:val="0"/>
        </w:rPr>
        <w:t>FinFET</w:t>
      </w:r>
      <w:r w:rsidRPr="00E4035B">
        <w:rPr>
          <w:b w:val="0"/>
        </w:rPr>
        <w:t xml:space="preserve">, (SiO2 + HfO2) stack is used, while in the case of PG </w:t>
      </w:r>
      <w:r>
        <w:rPr>
          <w:b w:val="0"/>
        </w:rPr>
        <w:t>FİNFET</w:t>
      </w:r>
      <w:r w:rsidRPr="00E4035B">
        <w:rPr>
          <w:b w:val="0"/>
        </w:rPr>
        <w:t xml:space="preserve">, only SiO2 stack is used. Both the positive and negative ITCs are applied at the silicon oxide interface. </w:t>
      </w:r>
    </w:p>
    <w:p w14:paraId="2D4000FA" w14:textId="77777777" w:rsidR="00E4035B" w:rsidRDefault="00E4035B" w:rsidP="003E0789">
      <w:pPr>
        <w:pStyle w:val="MDPI21heading1"/>
        <w:rPr>
          <w:b w:val="0"/>
        </w:rPr>
      </w:pPr>
      <w:r w:rsidRPr="00E4035B">
        <w:rPr>
          <w:b w:val="0"/>
        </w:rPr>
        <w:t xml:space="preserve">The fixed charge density of ITCs is taken to be Nf = ±1.0 × 1012 /cm2 ) [25, 27, 28]. It should be noted that in the simulation, INTERFACE statement from [29] has been considered to analyze the density of interface fixed charges and their position available at interface of silicon and oxide layer. </w:t>
      </w:r>
    </w:p>
    <w:p w14:paraId="76B9C2D9" w14:textId="77777777" w:rsidR="00E4035B" w:rsidRDefault="00E4035B" w:rsidP="003E0789">
      <w:pPr>
        <w:pStyle w:val="MDPI21heading1"/>
        <w:rPr>
          <w:b w:val="0"/>
        </w:rPr>
      </w:pPr>
      <w:r w:rsidRPr="00E4035B">
        <w:rPr>
          <w:b w:val="0"/>
        </w:rPr>
        <w:t xml:space="preserve">INTERFACE statement has been implemented in Silvaco TCAD as follows: </w:t>
      </w:r>
    </w:p>
    <w:p w14:paraId="3808F917" w14:textId="04F4877A" w:rsidR="00E4035B" w:rsidRDefault="00E4035B" w:rsidP="003E0789">
      <w:pPr>
        <w:pStyle w:val="MDPI21heading1"/>
        <w:rPr>
          <w:b w:val="0"/>
        </w:rPr>
      </w:pPr>
      <w:r w:rsidRPr="00E4035B">
        <w:rPr>
          <w:b w:val="0"/>
        </w:rPr>
        <w:t xml:space="preserve">INTERFACE QS=+1e12 x.min=0.020 x.max=0.040 y.min=- 0.0030 y.max=-0.0020. </w:t>
      </w:r>
    </w:p>
    <w:p w14:paraId="33354E03" w14:textId="1BD5175F" w:rsidR="00E70CE5" w:rsidRPr="00E4035B" w:rsidRDefault="00E4035B" w:rsidP="003E0789">
      <w:pPr>
        <w:pStyle w:val="MDPI21heading1"/>
        <w:rPr>
          <w:b w:val="0"/>
        </w:rPr>
      </w:pPr>
      <w:r w:rsidRPr="00E4035B">
        <w:rPr>
          <w:b w:val="0"/>
        </w:rPr>
        <w:t xml:space="preserve">Here QS represents the interface charge density, and it can be positive or negative, x represents the channel length position in μm and y represents channel width position in μm. Although the presence of interface traps is there at the interface of HfO2 and oxide layer in SO PG </w:t>
      </w:r>
      <w:r>
        <w:rPr>
          <w:b w:val="0"/>
        </w:rPr>
        <w:t>FinFET</w:t>
      </w:r>
      <w:r w:rsidRPr="00E4035B">
        <w:rPr>
          <w:b w:val="0"/>
        </w:rPr>
        <w:t xml:space="preserve"> and will be absent in case of PG </w:t>
      </w:r>
      <w:r>
        <w:rPr>
          <w:b w:val="0"/>
        </w:rPr>
        <w:t>FinFET</w:t>
      </w:r>
      <w:r w:rsidRPr="00E4035B">
        <w:rPr>
          <w:b w:val="0"/>
        </w:rPr>
        <w:t xml:space="preserve">, but in present manuscript only the ITCs along the channel length at the silicon and oxide interface has been considered. The ITCs at the HfO2 and oxide interface has been neglected because, in case of TFETs mainly the impact of drain junction and the tunneling junction is there on the device behavior [23]. The spacer thickness, which is 5 nm between polarity gate and source and electrodes, finds how the gate field is closer to the tunneling path towards the source side. Thus, while finding the tunneling probability it becomes an important parameter. The impact of ITCs on the dc performance, analog/RF and linear distortion performance of both the PG </w:t>
      </w:r>
      <w:r>
        <w:rPr>
          <w:b w:val="0"/>
        </w:rPr>
        <w:t>FinFET</w:t>
      </w:r>
      <w:r w:rsidRPr="00E4035B">
        <w:rPr>
          <w:b w:val="0"/>
        </w:rPr>
        <w:t xml:space="preserve"> and SO PG </w:t>
      </w:r>
      <w:r>
        <w:rPr>
          <w:b w:val="0"/>
        </w:rPr>
        <w:t>FinFET</w:t>
      </w:r>
      <w:r w:rsidRPr="00E4035B">
        <w:rPr>
          <w:b w:val="0"/>
        </w:rPr>
        <w:t xml:space="preserve"> has been studied in this work. 2-D Silvaco Atlas device simulator has been used to conduct all the simulations. Shockley Read Hall and Auger models have been used in order to account for presence of highly doped impurity atoms in channel and minority recombination region. Nonlocal band-to-band tunneling (BTBT) model [30, 31], has been used, which analyses the rate of generation of carriers at each point. For implementing this model, region of quantum tunneling are defined at interface of source and channel and drain and channel interface, in order to account for ON state tunnelling of carriers, and ambipolar nature of </w:t>
      </w:r>
      <w:r>
        <w:rPr>
          <w:b w:val="0"/>
        </w:rPr>
        <w:t>FİNFET</w:t>
      </w:r>
      <w:r w:rsidRPr="00E4035B">
        <w:rPr>
          <w:b w:val="0"/>
        </w:rPr>
        <w:t xml:space="preserve"> respectively. Use of bandgap narrowing model is done to account for high doping concentration in the channel region [20]. The quantum confinement model has also been applied, which is incorporated by using the Schrodinger Poisson model. The nonlocal BTBT model utilizes the isotropic tunneling effective mass of hole as well as the electron [32]. This model provides the solutions of Schrodinger’s equation, for the energies of the bound states in conduction bands and valence bands, as well as the solution of Poisson equation for electric potential. The Schrodinger’s equation solution also determines the </w:t>
      </w:r>
      <w:r w:rsidRPr="00E4035B">
        <w:rPr>
          <w:b w:val="0"/>
        </w:rPr>
        <w:lastRenderedPageBreak/>
        <w:t>quantum electron density calculations. Quantum electron density calculations have to be solved for wave function as well as magnitude of Eigen state energy at each cross section of the device. Fermi Dirac model has been used to calculate electron and hole concentrations, as well as wave function and Eigen energy [32]. These parameters have been utilized for calculating the potential using Poisson’s equation [32]. Schottky tunnelling model has also been used. The nonlocal trap-assisted tunneling (TAT) model has been incorporated in order to account for TAT, which is based on the Wentzel–Kramer–Brillouin (WKB) transmission coefficient with an exact tunneling barrier [33]. This model utilizes the material parameters that is tunneling mass of hole considered as 0.16 and tunneling mass of electron considered as 0.21 [34].</w:t>
      </w:r>
    </w:p>
    <w:p w14:paraId="7B2D8EC4" w14:textId="3CD785D0" w:rsidR="0055266E" w:rsidRDefault="0055266E" w:rsidP="003E0789">
      <w:pPr>
        <w:pStyle w:val="MDPI21heading1"/>
      </w:pPr>
      <w:r w:rsidRPr="0055266E">
        <w:drawing>
          <wp:inline distT="0" distB="0" distL="0" distR="0" wp14:anchorId="68A32ABD" wp14:editId="7716CD4F">
            <wp:extent cx="2694015" cy="1845624"/>
            <wp:effectExtent l="0" t="0" r="0" b="2540"/>
            <wp:docPr id="714603398" name="Resim 1" descr="ekran görüntüsü, diyagram, metin,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03398" name="Resim 1" descr="ekran görüntüsü, diyagram, metin, çizgi içeren bir resim&#10;&#10;Açıklama otomatik olarak oluşturuldu"/>
                    <pic:cNvPicPr/>
                  </pic:nvPicPr>
                  <pic:blipFill>
                    <a:blip r:embed="rId10"/>
                    <a:stretch>
                      <a:fillRect/>
                    </a:stretch>
                  </pic:blipFill>
                  <pic:spPr>
                    <a:xfrm>
                      <a:off x="0" y="0"/>
                      <a:ext cx="2706019" cy="1853847"/>
                    </a:xfrm>
                    <a:prstGeom prst="rect">
                      <a:avLst/>
                    </a:prstGeom>
                  </pic:spPr>
                </pic:pic>
              </a:graphicData>
            </a:graphic>
          </wp:inline>
        </w:drawing>
      </w:r>
    </w:p>
    <w:p w14:paraId="702FE186" w14:textId="16398E71" w:rsidR="00E70CE5" w:rsidRPr="00A14C2E" w:rsidRDefault="00E70CE5" w:rsidP="00E70CE5">
      <w:pPr>
        <w:pStyle w:val="MDPI51figurecaption"/>
      </w:pPr>
      <w:r w:rsidRPr="00A14C2E">
        <w:rPr>
          <w:b/>
        </w:rPr>
        <w:t xml:space="preserve">Figure </w:t>
      </w:r>
      <w:r w:rsidR="00E4035B">
        <w:rPr>
          <w:b/>
        </w:rPr>
        <w:t>2</w:t>
      </w:r>
      <w:r w:rsidRPr="00A14C2E">
        <w:rPr>
          <w:b/>
        </w:rPr>
        <w:t xml:space="preserve">. </w:t>
      </w:r>
      <w:r w:rsidRPr="00A14C2E">
        <w:t xml:space="preserve">Proposed 3-material FGM gate oxide dielectric based </w:t>
      </w:r>
      <w:r w:rsidR="00E4035B">
        <w:t>FinFET</w:t>
      </w:r>
    </w:p>
    <w:p w14:paraId="5096ED6A" w14:textId="77777777" w:rsidR="00E70CE5" w:rsidRDefault="00E70CE5" w:rsidP="003E0789">
      <w:pPr>
        <w:pStyle w:val="MDPI21heading1"/>
      </w:pPr>
    </w:p>
    <w:p w14:paraId="5879D76D" w14:textId="306AD993" w:rsidR="0055266E" w:rsidRDefault="0055266E" w:rsidP="0055266E">
      <w:pPr>
        <w:pStyle w:val="MDPI21heading1"/>
        <w:jc w:val="center"/>
      </w:pPr>
      <w:r w:rsidRPr="0055266E">
        <w:drawing>
          <wp:inline distT="0" distB="0" distL="0" distR="0" wp14:anchorId="0E299CC5" wp14:editId="6504F735">
            <wp:extent cx="2324424" cy="3248478"/>
            <wp:effectExtent l="0" t="0" r="0" b="9525"/>
            <wp:docPr id="76370007" name="Resim 1"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70007" name="Resim 1" descr="metin, ekran görüntüsü içeren bir resim&#10;&#10;Açıklama otomatik olarak oluşturuldu"/>
                    <pic:cNvPicPr/>
                  </pic:nvPicPr>
                  <pic:blipFill>
                    <a:blip r:embed="rId11"/>
                    <a:stretch>
                      <a:fillRect/>
                    </a:stretch>
                  </pic:blipFill>
                  <pic:spPr>
                    <a:xfrm>
                      <a:off x="0" y="0"/>
                      <a:ext cx="2324424" cy="3248478"/>
                    </a:xfrm>
                    <a:prstGeom prst="rect">
                      <a:avLst/>
                    </a:prstGeom>
                  </pic:spPr>
                </pic:pic>
              </a:graphicData>
            </a:graphic>
          </wp:inline>
        </w:drawing>
      </w:r>
    </w:p>
    <w:p w14:paraId="745A437C" w14:textId="40D463BD" w:rsidR="001A3D84" w:rsidRDefault="00E70CE5" w:rsidP="00E70CE5">
      <w:pPr>
        <w:pStyle w:val="MDPI51figurecaption"/>
        <w:rPr>
          <w:bCs/>
        </w:rPr>
      </w:pPr>
      <w:r w:rsidRPr="00A14C2E">
        <w:rPr>
          <w:b/>
        </w:rPr>
        <w:t xml:space="preserve">Figure 1. </w:t>
      </w:r>
      <w:r w:rsidR="001A3D84">
        <w:rPr>
          <w:b/>
        </w:rPr>
        <w:t xml:space="preserve">(a) </w:t>
      </w:r>
      <w:r w:rsidRPr="00E70CE5">
        <w:rPr>
          <w:bCs/>
        </w:rPr>
        <w:t xml:space="preserve">View of cross-sectional for e-graded </w:t>
      </w:r>
      <w:r w:rsidR="00E4035B">
        <w:rPr>
          <w:bCs/>
        </w:rPr>
        <w:t>FinFET</w:t>
      </w:r>
      <w:r w:rsidRPr="00E70CE5">
        <w:rPr>
          <w:bCs/>
        </w:rPr>
        <w:t xml:space="preserve"> </w:t>
      </w:r>
    </w:p>
    <w:p w14:paraId="18387C66" w14:textId="76F8AC1C" w:rsidR="00E70CE5" w:rsidRPr="00A14C2E" w:rsidRDefault="001A3D84" w:rsidP="00E70CE5">
      <w:pPr>
        <w:pStyle w:val="MDPI51figurecaption"/>
      </w:pPr>
      <w:r>
        <w:rPr>
          <w:b/>
        </w:rPr>
        <w:t>(b)</w:t>
      </w:r>
      <w:r w:rsidR="00E70CE5" w:rsidRPr="00E70CE5">
        <w:drawing>
          <wp:inline distT="0" distB="0" distL="0" distR="0" wp14:anchorId="78F9891F" wp14:editId="22A56C76">
            <wp:extent cx="4953676" cy="170865"/>
            <wp:effectExtent l="0" t="0" r="0" b="635"/>
            <wp:docPr id="94057586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575862" name=""/>
                    <pic:cNvPicPr/>
                  </pic:nvPicPr>
                  <pic:blipFill>
                    <a:blip r:embed="rId12"/>
                    <a:stretch>
                      <a:fillRect/>
                    </a:stretch>
                  </pic:blipFill>
                  <pic:spPr>
                    <a:xfrm>
                      <a:off x="0" y="0"/>
                      <a:ext cx="5252465" cy="181171"/>
                    </a:xfrm>
                    <a:prstGeom prst="rect">
                      <a:avLst/>
                    </a:prstGeom>
                  </pic:spPr>
                </pic:pic>
              </a:graphicData>
            </a:graphic>
          </wp:inline>
        </w:drawing>
      </w:r>
    </w:p>
    <w:p w14:paraId="7CE9C5A8" w14:textId="7BA8AFBF" w:rsidR="00E70CE5" w:rsidRDefault="00C37EE5" w:rsidP="0055266E">
      <w:pPr>
        <w:pStyle w:val="MDPI21heading1"/>
        <w:jc w:val="center"/>
      </w:pPr>
      <w:r>
        <w:t xml:space="preserve">Fabrication Process </w:t>
      </w:r>
    </w:p>
    <w:p w14:paraId="34AF50FC" w14:textId="78F010BA" w:rsidR="00E4035B" w:rsidRDefault="00E4035B" w:rsidP="003E0789">
      <w:pPr>
        <w:pStyle w:val="MDPI21heading1"/>
      </w:pPr>
      <w:r w:rsidRPr="00E4035B">
        <w:rPr>
          <w:highlight w:val="yellow"/>
        </w:rPr>
        <w:lastRenderedPageBreak/>
        <w:t xml:space="preserve">Fabrication of the </w:t>
      </w:r>
      <w:r w:rsidR="00C37EE5">
        <w:rPr>
          <w:highlight w:val="yellow"/>
        </w:rPr>
        <w:t>FinFET</w:t>
      </w:r>
      <w:r w:rsidRPr="00E4035B">
        <w:rPr>
          <w:highlight w:val="yellow"/>
        </w:rPr>
        <w:t xml:space="preserve"> can be done using nonplanar technologies. The procedure of fabrication as shown in Fig. 1(c) is explained as follows:</w:t>
      </w:r>
      <w:r>
        <w:t xml:space="preserve"> </w:t>
      </w:r>
    </w:p>
    <w:p w14:paraId="6C0EBEDD" w14:textId="4E92AC2F" w:rsidR="0055266E" w:rsidRDefault="00C37EE5" w:rsidP="00C37EE5">
      <w:pPr>
        <w:pStyle w:val="MDPI21heading1"/>
      </w:pPr>
      <w:r w:rsidRPr="00C37EE5">
        <w:rPr>
          <w:highlight w:val="yellow"/>
        </w:rPr>
        <w:t>Fabrication of channel can be done by Bosch processes or deep reactive ion etching [32]; (ii) Deposition of gate oxide can be done by using low pressure chemical vapor deposition (LPCVD) [32]; (iii) The patterning of window, which defines region of tunneling can be done using plasma etching [35]; (iv) Successively, deposition of HfO2 layer can be done by using Atomic Layer Deposition at 200° C, which can be followed by annealing in O2 ambient [36]. (v) Formation of source/drain contact can be done by growing it epitaxially over the substrate [31]; Successively, patterning of the polarity gates (PGs) can be done by using the process of e-beam lithography [32]; and (vii) Finally, the spacer formation and contact deposition can be done [32].</w:t>
      </w:r>
    </w:p>
    <w:p w14:paraId="658E7180" w14:textId="77777777" w:rsidR="0055266E" w:rsidRDefault="0055266E" w:rsidP="003E0789">
      <w:pPr>
        <w:pStyle w:val="MDPI21heading1"/>
      </w:pPr>
    </w:p>
    <w:p w14:paraId="2626A75C" w14:textId="54D76019" w:rsidR="00AB6167" w:rsidRPr="00A14C2E" w:rsidRDefault="003E0789" w:rsidP="003E0789">
      <w:pPr>
        <w:pStyle w:val="MDPI21heading1"/>
      </w:pPr>
      <w:r w:rsidRPr="00A14C2E">
        <w:t xml:space="preserve">3. </w:t>
      </w:r>
      <w:r w:rsidR="00B74086">
        <w:t xml:space="preserve">Materials and </w:t>
      </w:r>
      <w:r w:rsidRPr="00A14C2E">
        <w:t>Method</w:t>
      </w:r>
      <w:r w:rsidR="00B74086">
        <w:t>s</w:t>
      </w:r>
    </w:p>
    <w:p w14:paraId="33EF44F9" w14:textId="4CEDB4D3" w:rsidR="00AB6167" w:rsidRPr="00A14C2E" w:rsidRDefault="00AB6167" w:rsidP="003E0789">
      <w:pPr>
        <w:pStyle w:val="MDPI31text"/>
      </w:pPr>
      <w:r w:rsidRPr="00A14C2E">
        <w:t xml:space="preserve">As we target to prove that FGM gate oxide dielectric structures behave and perform better than single material dielectric structure in </w:t>
      </w:r>
      <w:r w:rsidR="00E4035B">
        <w:t>FinFET</w:t>
      </w:r>
      <w:r w:rsidRPr="00A14C2E">
        <w:t xml:space="preserve"> design, our method will be 5 steps. We need to analyze, model and evaluate the nanoscaled dielectric structures decreasing thickness will reduce the bulk capacitance and dielectric constant of the dielectric. First in IIIa, Modified Penn Model </w:t>
      </w:r>
      <w:sdt>
        <w:sdtPr>
          <w:tag w:val="MENDELEY_CITATION_v3_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"/>
          <w:id w:val="508113671"/>
          <w:placeholder>
            <w:docPart w:val="3C35DAA605FF46B19CBFEDCAD574A14C"/>
          </w:placeholder>
        </w:sdtPr>
        <w:sdtContent>
          <w:r w:rsidR="00E70CE5" w:rsidRPr="00E70CE5">
            <w:t>[9], [10]</w:t>
          </w:r>
        </w:sdtContent>
      </w:sdt>
      <w:r w:rsidRPr="00A14C2E">
        <w:t xml:space="preserve"> is used to calculate the </w:t>
      </w:r>
      <w:r w:rsidRPr="00A14C2E">
        <w:rPr>
          <w:color w:val="000000" w:themeColor="text1"/>
        </w:rPr>
        <w:t xml:space="preserve">dielectric constant </w:t>
      </w:r>
      <w:r w:rsidRPr="00A14C2E">
        <w:t xml:space="preserve">of thin nanolaminate material forming each FGM laminate, using </w:t>
      </w:r>
      <w:r w:rsidRPr="00A14C2E">
        <w:rPr>
          <w:color w:val="000000" w:themeColor="text1"/>
        </w:rPr>
        <w:t xml:space="preserve">their </w:t>
      </w:r>
      <w:r w:rsidRPr="00A14C2E">
        <w:t xml:space="preserve">bulk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r>
          <w:rPr>
            <w:rFonts w:ascii="Cambria Math" w:hAnsi="Cambria Math"/>
          </w:rPr>
          <m:t xml:space="preserve">, </m:t>
        </m:r>
      </m:oMath>
      <w:r w:rsidRPr="00A14C2E">
        <w:t>bandgap energy E</w:t>
      </w:r>
      <w:r w:rsidRPr="00A14C2E">
        <w:rPr>
          <w:vertAlign w:val="subscript"/>
        </w:rPr>
        <w:t>G</w:t>
      </w:r>
      <w:r w:rsidRPr="00A14C2E">
        <w:t xml:space="preserve">, high frequency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m:t>
            </m:r>
          </m:sub>
        </m:sSub>
        <m:r>
          <w:rPr>
            <w:rFonts w:ascii="Cambria Math" w:hAnsi="Cambria Math"/>
          </w:rPr>
          <m:t xml:space="preserve"> </m:t>
        </m:r>
      </m:oMath>
      <w:r w:rsidRPr="00A14C2E">
        <w:t xml:space="preserve">and its Fermi wave vector </w:t>
      </w:r>
      <w:r w:rsidRPr="00A14C2E">
        <w:rPr>
          <w:i/>
          <w:iCs/>
        </w:rPr>
        <w:t>K</w:t>
      </w:r>
      <w:r w:rsidRPr="00A14C2E">
        <w:rPr>
          <w:vertAlign w:val="subscript"/>
        </w:rPr>
        <w:t>f</w:t>
      </w:r>
      <w:r w:rsidRPr="00A14C2E">
        <w:t xml:space="preserve">. In part IIIb thru IIIc, Maxwell-Garnet (MG) approximation </w:t>
      </w:r>
      <w:sdt>
        <w:sdtPr>
          <w:tag w:val="MENDELEY_CITATION_v3_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"/>
          <w:id w:val="-442386741"/>
          <w:placeholder>
            <w:docPart w:val="5A9B7CEC48324254AEC8BE3B6124B0FA"/>
          </w:placeholder>
        </w:sdtPr>
        <w:sdtContent>
          <w:r w:rsidR="00E70CE5" w:rsidRPr="00E70CE5">
            <w:t>[5]</w:t>
          </w:r>
        </w:sdtContent>
      </w:sdt>
      <w:r w:rsidRPr="00A14C2E">
        <w:t xml:space="preserve"> is selected to calculate the </w:t>
      </w:r>
      <w:r w:rsidRPr="00A14C2E">
        <w:rPr>
          <w:color w:val="000000" w:themeColor="text1"/>
        </w:rPr>
        <w:t xml:space="preserve">effective dielectric constant </w:t>
      </w:r>
      <w:r w:rsidRPr="00A14C2E">
        <w:t>(</w:t>
      </w:r>
      <m:oMath>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EFF</m:t>
            </m:r>
          </m:sub>
        </m:sSub>
      </m:oMath>
      <w:r w:rsidRPr="00A14C2E">
        <w:t xml:space="preserve">) for the 2-and 3-layered FGM dielectrics. In IIId and IIIe, </w:t>
      </w:r>
      <w:r w:rsidR="00E4035B">
        <w:t>FinFET</w:t>
      </w:r>
      <w:r w:rsidRPr="00A14C2E">
        <w:t xml:space="preserve"> model in Figure 1 is implemented via ATLAS language and Hot Electron / Hot Hole Injection (HEI-HHI) model </w:t>
      </w:r>
      <w:sdt>
        <w:sdtPr>
          <w:tag w:val="MENDELEY_CITATION_v3_eyJjaXRhdGlvbklEIjoiTUVOREVMRVlfQ0lUQVRJT05fOTEzMmZmNWYtYjQwYi00ZGIxLWIwN2QtMTc0YmYzODg5NWVjIiwicHJvcGVydGllcyI6eyJub3RlSW5kZXgiOjB9LCJpc0VkaXRlZCI6ZmFsc2UsIm1hbnVhbE92ZXJyaWRlIjp7ImlzTWFudWFsbHlPdmVycmlkZGVuIjpmYWxzZSwiY2l0ZXByb2NUZXh0IjoiWzExXSIsIm1hbnVhbE92ZXJyaWRlVGV4dCI6Ii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
          <w:id w:val="-64962308"/>
          <w:placeholder>
            <w:docPart w:val="3C35DAA605FF46B19CBFEDCAD574A14C"/>
          </w:placeholder>
        </w:sdtPr>
        <w:sdtContent>
          <w:r w:rsidR="00E70CE5" w:rsidRPr="00E70CE5">
            <w:t>[11]</w:t>
          </w:r>
        </w:sdtContent>
      </w:sdt>
      <w:r w:rsidRPr="00A14C2E">
        <w:t xml:space="preserve"> is used to model gate leakage current within SILVACO ATLAS/Deckbuild simulation tools are used to calculate with experimental results within </w:t>
      </w:r>
      <w:del w:id="287" w:author="Ayperi Ülkü" w:date="2024-03-16T23:16:00Z">
        <w:r w:rsidRPr="00A14C2E" w:rsidDel="00394086">
          <w:delText>[5]</w:delText>
        </w:r>
      </w:del>
      <w:sdt>
        <w:sdtPr>
          <w:tag w:val="MENDELEY_CITATION_v3_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"/>
          <w:id w:val="-481543522"/>
          <w:placeholder>
            <w:docPart w:val="3C35DAA605FF46B19CBFEDCAD574A14C"/>
          </w:placeholder>
        </w:sdtPr>
        <w:sdtContent>
          <w:r w:rsidR="00E70CE5" w:rsidRPr="00E70CE5">
            <w:t>[12]</w:t>
          </w:r>
        </w:sdtContent>
      </w:sdt>
      <w:r w:rsidRPr="00A14C2E">
        <w:t xml:space="preserve">, with systematically varying thickness of mentioned dielectric layers to form a graded structured 3 nm-thickness FGM gate dielectrics. </w:t>
      </w:r>
      <w:del w:id="288" w:author="Ayperi Ülkü" w:date="2024-03-16T23:17:00Z">
        <w:r w:rsidRPr="00A14C2E" w:rsidDel="00394086">
          <w:delText xml:space="preserve">18 </w:delText>
        </w:r>
      </w:del>
      <w:ins w:id="289" w:author="Ayperi Ülkü" w:date="2024-03-16T23:17:00Z">
        <w:r w:rsidR="00394086">
          <w:t>Eighteen</w:t>
        </w:r>
        <w:r w:rsidR="00394086" w:rsidRPr="00A14C2E">
          <w:t xml:space="preserve"> </w:t>
        </w:r>
      </w:ins>
      <w:r w:rsidRPr="00A14C2E">
        <w:t xml:space="preserve">different </w:t>
      </w:r>
      <w:r w:rsidR="00E4035B">
        <w:t>FinFET</w:t>
      </w:r>
      <w:r w:rsidRPr="00A14C2E">
        <w:t xml:space="preserve"> model simulations</w:t>
      </w:r>
      <w:r w:rsidRPr="00A14C2E">
        <w:rPr>
          <w:b/>
        </w:rPr>
        <w:t xml:space="preserve"> </w:t>
      </w:r>
      <w:r w:rsidRPr="00A14C2E">
        <w:t xml:space="preserve">are performed in Silvaco Atlas Deckbuild, </w:t>
      </w:r>
      <w:ins w:id="290" w:author="Ayperi Ülkü" w:date="2024-03-16T23:17:00Z">
        <w:r w:rsidR="00394086">
          <w:t xml:space="preserve">first five </w:t>
        </w:r>
      </w:ins>
      <w:ins w:id="291" w:author="Ayperi Ülkü" w:date="2024-03-16T23:18:00Z">
        <w:r w:rsidR="00394086">
          <w:t xml:space="preserve">models </w:t>
        </w:r>
      </w:ins>
      <w:del w:id="292" w:author="Ayperi Ülkü" w:date="2024-03-16T23:17:00Z">
        <w:r w:rsidRPr="00A14C2E" w:rsidDel="00394086">
          <w:delText xml:space="preserve">5 </w:delText>
        </w:r>
      </w:del>
      <w:del w:id="293" w:author="Ayperi Ülkü" w:date="2024-03-16T23:16:00Z">
        <w:r w:rsidRPr="00A14C2E" w:rsidDel="00394086">
          <w:delText xml:space="preserve">of which </w:delText>
        </w:r>
      </w:del>
      <w:r w:rsidRPr="00A14C2E">
        <w:t>includ</w:t>
      </w:r>
      <w:ins w:id="294" w:author="Ayperi Ülkü" w:date="2024-03-16T23:17:00Z">
        <w:r w:rsidR="00394086">
          <w:t>e</w:t>
        </w:r>
      </w:ins>
      <w:del w:id="295" w:author="Ayperi Ülkü" w:date="2024-03-16T23:17:00Z">
        <w:r w:rsidRPr="00A14C2E" w:rsidDel="00394086">
          <w:delText>e</w:delText>
        </w:r>
      </w:del>
      <w:r w:rsidRPr="00A14C2E">
        <w:t xml:space="preserve"> single material gate oxide dielectrics in Table 4A</w:t>
      </w:r>
      <w:ins w:id="296" w:author="Ayperi Ülkü" w:date="2024-03-16T23:17:00Z">
        <w:r w:rsidR="00394086">
          <w:t xml:space="preserve"> and subsequent </w:t>
        </w:r>
      </w:ins>
      <w:del w:id="297" w:author="Ayperi Ülkü" w:date="2024-03-16T23:17:00Z">
        <w:r w:rsidRPr="00A14C2E" w:rsidDel="00394086">
          <w:delText>, 13</w:delText>
        </w:r>
      </w:del>
      <w:ins w:id="298" w:author="Ayperi Ülkü" w:date="2024-03-16T23:17:00Z">
        <w:r w:rsidR="00394086">
          <w:t>thirteen</w:t>
        </w:r>
      </w:ins>
      <w:r w:rsidRPr="00A14C2E">
        <w:t xml:space="preserve"> </w:t>
      </w:r>
      <w:ins w:id="299" w:author="Ayperi Ülkü" w:date="2024-03-16T23:18:00Z">
        <w:r w:rsidR="00394086">
          <w:t xml:space="preserve">models </w:t>
        </w:r>
      </w:ins>
      <w:del w:id="300" w:author="Ayperi Ülkü" w:date="2024-03-16T23:16:00Z">
        <w:r w:rsidRPr="00A14C2E" w:rsidDel="00394086">
          <w:delText xml:space="preserve">of which </w:delText>
        </w:r>
      </w:del>
      <w:r w:rsidRPr="00A14C2E">
        <w:t>include FGM dielectrics as gate</w:t>
      </w:r>
      <w:ins w:id="301" w:author="Ayperi Ülkü" w:date="2024-03-16T23:18:00Z">
        <w:r w:rsidR="00394086">
          <w:t>-</w:t>
        </w:r>
      </w:ins>
      <w:del w:id="302" w:author="Ayperi Ülkü" w:date="2024-03-16T23:18:00Z">
        <w:r w:rsidRPr="00A14C2E" w:rsidDel="00394086">
          <w:delText xml:space="preserve"> </w:delText>
        </w:r>
      </w:del>
      <w:r w:rsidRPr="00A14C2E">
        <w:t>oxide (in Table 4B). Thru IIIf and IIIg, key electrical performance parameters like threshold voltage (</w:t>
      </w:r>
      <w:r w:rsidRPr="00A14C2E">
        <w:rPr>
          <w:b/>
        </w:rPr>
        <w:t>V</w:t>
      </w:r>
      <w:r w:rsidRPr="00A14C2E">
        <w:rPr>
          <w:vertAlign w:val="subscript"/>
        </w:rPr>
        <w:t>TH</w:t>
      </w:r>
      <w:r w:rsidRPr="00A14C2E">
        <w:t>), on-state current (</w:t>
      </w:r>
      <w:r w:rsidRPr="00A14C2E">
        <w:rPr>
          <w:b/>
        </w:rPr>
        <w:t>I</w:t>
      </w:r>
      <w:r w:rsidRPr="00A14C2E">
        <w:rPr>
          <w:vertAlign w:val="subscript"/>
        </w:rPr>
        <w:t>ON</w:t>
      </w:r>
      <w:r w:rsidRPr="00A14C2E">
        <w:t>), off-state current (</w:t>
      </w:r>
      <w:r w:rsidRPr="00A14C2E">
        <w:rPr>
          <w:b/>
        </w:rPr>
        <w:t>I</w:t>
      </w:r>
      <w:r w:rsidRPr="00A14C2E">
        <w:rPr>
          <w:vertAlign w:val="subscript"/>
        </w:rPr>
        <w:t>OFF</w:t>
      </w:r>
      <w:r w:rsidRPr="00A14C2E">
        <w:t>), drain-induced barrier lowering (</w:t>
      </w:r>
      <w:r w:rsidRPr="00A14C2E">
        <w:rPr>
          <w:b/>
        </w:rPr>
        <w:t>DIBL</w:t>
      </w:r>
      <w:r w:rsidRPr="00A14C2E">
        <w:t>) and subthreshold slope (</w:t>
      </w:r>
      <w:r w:rsidRPr="00A14C2E">
        <w:rPr>
          <w:b/>
        </w:rPr>
        <w:t>SS</w:t>
      </w:r>
      <w:r w:rsidRPr="00A14C2E">
        <w:t xml:space="preserve">), </w:t>
      </w:r>
      <w:r w:rsidRPr="00A14C2E">
        <w:rPr>
          <w:b/>
          <w:iCs/>
        </w:rPr>
        <w:t>I</w:t>
      </w:r>
      <w:r w:rsidRPr="00A14C2E">
        <w:rPr>
          <w:iCs/>
          <w:vertAlign w:val="subscript"/>
        </w:rPr>
        <w:t>ON</w:t>
      </w:r>
      <w:r w:rsidRPr="00A14C2E">
        <w:rPr>
          <w:iCs/>
        </w:rPr>
        <w:t>/I</w:t>
      </w:r>
      <w:r w:rsidRPr="00A14C2E">
        <w:rPr>
          <w:iCs/>
          <w:vertAlign w:val="subscript"/>
        </w:rPr>
        <w:t>OFF</w:t>
      </w:r>
      <w:r w:rsidRPr="00A14C2E">
        <w:t xml:space="preserve"> ratio and gate metal-to-silicon leakage current (</w:t>
      </w:r>
      <w:r w:rsidRPr="00A14C2E">
        <w:rPr>
          <w:b/>
        </w:rPr>
        <w:t>I</w:t>
      </w:r>
      <w:r w:rsidRPr="00A14C2E">
        <w:rPr>
          <w:b/>
          <w:vertAlign w:val="subscript"/>
        </w:rPr>
        <w:t>GL</w:t>
      </w:r>
      <w:r w:rsidRPr="00A14C2E">
        <w:t xml:space="preserve">) are selected and evaluated for each simulation. We also design a customized figure of merit in order to justly evaluate each </w:t>
      </w:r>
      <w:r w:rsidR="00E4035B">
        <w:t>FinFET</w:t>
      </w:r>
      <w:r w:rsidRPr="00A14C2E">
        <w:t xml:space="preserve"> performance with respect to each other. Here we present details each step as below:</w:t>
      </w:r>
    </w:p>
    <w:p w14:paraId="12622C0A" w14:textId="56126E49" w:rsidR="00AB6167" w:rsidRPr="00A14C2E" w:rsidRDefault="003E0789" w:rsidP="003E0789">
      <w:pPr>
        <w:pStyle w:val="MDPI22heading2"/>
        <w:spacing w:before="240"/>
      </w:pPr>
      <w:r w:rsidRPr="00A14C2E">
        <w:t xml:space="preserve">3.1. </w:t>
      </w:r>
      <w:r w:rsidR="00AB6167" w:rsidRPr="00A14C2E">
        <w:t>Thickness Dependence of</w:t>
      </w:r>
      <w:del w:id="303" w:author="Ayperi Ülkü" w:date="2024-03-16T23:19:00Z">
        <w:r w:rsidR="00AB6167" w:rsidRPr="00A14C2E" w:rsidDel="00394086">
          <w:delText xml:space="preserve"> </w:delText>
        </w:r>
      </w:del>
      <w:r w:rsidR="00AB6167" w:rsidRPr="00A14C2E">
        <w:t xml:space="preserve"> </w:t>
      </w:r>
      <w:r w:rsidRPr="00A14C2E">
        <w:t>Under Quantum Confinement Effects</w:t>
      </w:r>
    </w:p>
    <w:p w14:paraId="5B4041D7" w14:textId="4F68EAAB" w:rsidR="00AB6167" w:rsidRPr="00A14C2E" w:rsidRDefault="00AB6167" w:rsidP="003E0789">
      <w:pPr>
        <w:pStyle w:val="MDPI31text"/>
      </w:pPr>
      <w:r w:rsidRPr="00A14C2E">
        <w:t xml:space="preserve">Theoretical foundation for constructing a </w:t>
      </w:r>
      <m:oMath>
        <m:r>
          <m:rPr>
            <m:sty m:val="p"/>
          </m:rPr>
          <w:rPr>
            <w:rFonts w:ascii="Cambria Math" w:hAnsi="Cambria Math"/>
          </w:rPr>
          <w:sym w:font="Symbol" w:char="F06B"/>
        </m:r>
      </m:oMath>
      <w:r w:rsidRPr="00A14C2E">
        <w:t xml:space="preserve">-graded FGM is given in US Patent 8110469 by Gealy et.al. </w:t>
      </w:r>
      <w:sdt>
        <w:sdtPr>
          <w:tag w:val="MENDELEY_CITATION_v3_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"/>
          <w:id w:val="-2026472445"/>
          <w:placeholder>
            <w:docPart w:val="9E492FEA7C4442B39AB313D3152752E3"/>
          </w:placeholder>
        </w:sdtPr>
        <w:sdtContent>
          <w:r w:rsidR="00E70CE5" w:rsidRPr="00E70CE5">
            <w:t>[19]</w:t>
          </w:r>
        </w:sdtContent>
      </w:sdt>
      <w:r w:rsidRPr="00A14C2E">
        <w:t xml:space="preserve"> and we model our gate oxide for </w:t>
      </w:r>
      <w:r w:rsidR="00E4035B">
        <w:t>FinFET</w:t>
      </w:r>
      <w:r w:rsidRPr="00A14C2E">
        <w:t xml:space="preserve"> as below:</w:t>
      </w:r>
    </w:p>
    <w:p w14:paraId="4B2AB683" w14:textId="77777777" w:rsidR="00AB6167" w:rsidRPr="00A14C2E" w:rsidRDefault="00AB6167" w:rsidP="003E0789">
      <w:pPr>
        <w:pStyle w:val="MDPI52figure"/>
        <w:ind w:left="2608"/>
        <w:jc w:val="left"/>
      </w:pPr>
      <w:r w:rsidRPr="00A14C2E">
        <w:rPr>
          <w:noProof/>
        </w:rPr>
        <w:lastRenderedPageBreak/>
        <w:drawing>
          <wp:inline distT="0" distB="0" distL="0" distR="0" wp14:anchorId="27D06E9D" wp14:editId="02303982">
            <wp:extent cx="3920179" cy="1765446"/>
            <wp:effectExtent l="0" t="0" r="4445" b="6350"/>
            <wp:docPr id="68600746" name="Resim 1" descr="metin, diyagram,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00746" name="Resim 1" descr="metin, diyagram, ekran görüntüsü, çizgi içeren bir resim&#10;&#10;Açıklama otomatik olarak oluşturuldu"/>
                    <pic:cNvPicPr/>
                  </pic:nvPicPr>
                  <pic:blipFill>
                    <a:blip r:embed="rId13"/>
                    <a:stretch>
                      <a:fillRect/>
                    </a:stretch>
                  </pic:blipFill>
                  <pic:spPr>
                    <a:xfrm>
                      <a:off x="0" y="0"/>
                      <a:ext cx="3939289" cy="1774052"/>
                    </a:xfrm>
                    <a:prstGeom prst="rect">
                      <a:avLst/>
                    </a:prstGeom>
                  </pic:spPr>
                </pic:pic>
              </a:graphicData>
            </a:graphic>
          </wp:inline>
        </w:drawing>
      </w:r>
    </w:p>
    <w:p w14:paraId="40A89E86" w14:textId="4CD5861A" w:rsidR="00AB6167" w:rsidRPr="00A14C2E" w:rsidRDefault="003E0789" w:rsidP="003E0789">
      <w:pPr>
        <w:pStyle w:val="MDPI51figurecaption"/>
        <w:jc w:val="both"/>
      </w:pPr>
      <w:r w:rsidRPr="00A14C2E">
        <w:rPr>
          <w:b/>
        </w:rPr>
        <w:t xml:space="preserve">Figure 2. </w:t>
      </w:r>
      <w:r w:rsidR="00AB6167" w:rsidRPr="00A14C2E">
        <w:t>Stepwise Grading Profile for an example FGM (FGM-H in Table 4B.) as gate oxide dielectric</w:t>
      </w:r>
      <w:r w:rsidRPr="00A14C2E">
        <w:t>.</w:t>
      </w:r>
    </w:p>
    <w:p w14:paraId="7D415ACD" w14:textId="77777777" w:rsidR="00AB6167" w:rsidRPr="00A14C2E" w:rsidRDefault="00AB6167" w:rsidP="003E0789">
      <w:pPr>
        <w:pStyle w:val="MDPI31text"/>
        <w:rPr>
          <w:lang w:val="tr-TR"/>
        </w:rPr>
      </w:pPr>
      <w:r w:rsidRPr="00A14C2E">
        <w:rPr>
          <w:lang w:val="tr-TR"/>
        </w:rPr>
        <w:t>Gate oxide dielectric constant has to be evaluated for according to the formula, Equation-1,</w:t>
      </w:r>
    </w:p>
    <w:p w14:paraId="4F457889" w14:textId="77777777" w:rsidR="00AB6167" w:rsidRPr="00A14C2E" w:rsidRDefault="00C37EE5" w:rsidP="003E0789">
      <w:pPr>
        <w:pStyle w:val="MDPI31text"/>
        <w:rPr>
          <w:lang w:val="tr-TR"/>
        </w:rPr>
      </w:pPr>
      <m:oMathPara>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r>
            <m:rPr>
              <m:sty m:val="p"/>
            </m:rPr>
            <w:rPr>
              <w:rFonts w:ascii="Cambria Math" w:hAnsi="Cambria Math" w:cs="Cambria Math"/>
              <w:lang w:val="tr-TR"/>
            </w:rPr>
            <m:t>=1+</m:t>
          </m:r>
          <m:f>
            <m:fPr>
              <m:ctrlPr>
                <w:rPr>
                  <w:rFonts w:ascii="Cambria Math" w:hAnsi="Cambria Math"/>
                  <w:lang w:val="tr-TR"/>
                </w:rPr>
              </m:ctrlPr>
            </m:fPr>
            <m:num>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r>
                <m:rPr>
                  <m:sty m:val="p"/>
                </m:rPr>
                <w:rPr>
                  <w:rFonts w:ascii="Cambria Math" w:hAnsi="Cambria Math"/>
                </w:rPr>
                <m:t>-1</m:t>
              </m:r>
            </m:num>
            <m:den>
              <m:r>
                <m:rPr>
                  <m:sty m:val="p"/>
                </m:rPr>
                <w:rPr>
                  <w:rFonts w:ascii="Cambria Math" w:hAnsi="Cambria Math" w:cs="Cambria Math"/>
                  <w:lang w:val="tr-TR"/>
                </w:rPr>
                <m:t>1+</m:t>
              </m:r>
              <m:sSup>
                <m:sSupPr>
                  <m:ctrlPr>
                    <w:rPr>
                      <w:rFonts w:ascii="Cambria Math" w:hAnsi="Cambria Math"/>
                    </w:rPr>
                  </m:ctrlPr>
                </m:sSupPr>
                <m:e>
                  <m:d>
                    <m:dPr>
                      <m:ctrlPr>
                        <w:rPr>
                          <w:rFonts w:ascii="Cambria Math" w:hAnsi="Cambria Math" w:cs="Cambria Math"/>
                          <w:lang w:val="tr-TR"/>
                        </w:rPr>
                      </m:ctrlPr>
                    </m:dPr>
                    <m:e>
                      <m:f>
                        <m:fPr>
                          <m:ctrlPr>
                            <w:rPr>
                              <w:rFonts w:ascii="Cambria Math" w:hAnsi="Cambria Math"/>
                            </w:rPr>
                          </m:ctrlPr>
                        </m:fPr>
                        <m:num>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m:t>
                              </m:r>
                            </m:sub>
                          </m:sSub>
                          <m:r>
                            <m:rPr>
                              <m:sty m:val="p"/>
                            </m:rPr>
                            <w:rPr>
                              <w:rFonts w:ascii="Cambria Math" w:hAnsi="Cambria Math"/>
                            </w:rPr>
                            <m:t>2</m:t>
                          </m:r>
                          <m:r>
                            <w:rPr>
                              <w:rFonts w:ascii="Cambria Math" w:hAnsi="Cambria Math"/>
                            </w:rPr>
                            <m:t>π</m:t>
                          </m:r>
                        </m:num>
                        <m:den>
                          <m:sSub>
                            <m:sSubPr>
                              <m:ctrlPr>
                                <w:rPr>
                                  <w:rFonts w:ascii="Cambria Math" w:hAnsi="Cambria Math"/>
                                </w:rPr>
                              </m:ctrlPr>
                            </m:sSubPr>
                            <m:e>
                              <m:r>
                                <w:rPr>
                                  <w:rFonts w:ascii="Cambria Math" w:hAnsi="Cambria Math"/>
                                </w:rPr>
                                <m:t>K</m:t>
                              </m:r>
                            </m:e>
                            <m:sub>
                              <m:r>
                                <w:rPr>
                                  <w:rFonts w:ascii="Cambria Math" w:hAnsi="Cambria Math"/>
                                </w:rPr>
                                <m:t>f</m:t>
                              </m:r>
                            </m:sub>
                          </m:sSub>
                          <m:sSub>
                            <m:sSubPr>
                              <m:ctrlPr>
                                <w:rPr>
                                  <w:rFonts w:ascii="Cambria Math" w:hAnsi="Cambria Math"/>
                                </w:rPr>
                              </m:ctrlPr>
                            </m:sSubPr>
                            <m:e>
                              <m:r>
                                <w:rPr>
                                  <w:rFonts w:ascii="Cambria Math" w:hAnsi="Cambria Math"/>
                                </w:rPr>
                                <m:t>t</m:t>
                              </m:r>
                            </m:e>
                            <m:sub>
                              <m:r>
                                <w:rPr>
                                  <w:rFonts w:ascii="Cambria Math" w:hAnsi="Cambria Math"/>
                                </w:rPr>
                                <m:t>ox</m:t>
                              </m:r>
                            </m:sub>
                          </m:sSub>
                        </m:den>
                      </m:f>
                      <m:ctrlPr>
                        <w:rPr>
                          <w:rFonts w:ascii="Cambria Math" w:hAnsi="Cambria Math"/>
                        </w:rPr>
                      </m:ctrlPr>
                    </m:e>
                  </m:d>
                </m:e>
                <m:sup>
                  <m:r>
                    <m:rPr>
                      <m:sty m:val="p"/>
                    </m:rPr>
                    <w:rPr>
                      <w:rFonts w:ascii="Cambria Math" w:hAnsi="Cambria Math"/>
                    </w:rPr>
                    <m:t>2</m:t>
                  </m:r>
                </m:sup>
              </m:sSup>
            </m:den>
          </m:f>
        </m:oMath>
      </m:oMathPara>
    </w:p>
    <w:p w14:paraId="372E0898" w14:textId="540799F6" w:rsidR="00AB6167" w:rsidRPr="00A14C2E" w:rsidRDefault="00AB6167" w:rsidP="003E0789">
      <w:pPr>
        <w:pStyle w:val="MDPI32textnoindent"/>
      </w:pPr>
      <w:r w:rsidRPr="00A14C2E">
        <w:rPr>
          <w:lang w:val="tr-TR"/>
        </w:rPr>
        <w:t xml:space="preserve">where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oMath>
      <w:r w:rsidRPr="00A14C2E">
        <w:t xml:space="preserve">is the bulk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m:t>
            </m:r>
          </m:sub>
        </m:sSub>
      </m:oMath>
      <w:r w:rsidRPr="00A14C2E">
        <w:t xml:space="preserve"> is the high frequency dielectric constant, </w:t>
      </w:r>
      <m:oMath>
        <m:sSub>
          <m:sSubPr>
            <m:ctrlPr>
              <w:rPr>
                <w:rFonts w:ascii="Cambria Math" w:hAnsi="Cambria Math"/>
                <w:i/>
              </w:rPr>
            </m:ctrlPr>
          </m:sSubPr>
          <m:e>
            <m:r>
              <w:rPr>
                <w:rFonts w:ascii="Cambria Math" w:hAnsi="Cambria Math"/>
              </w:rPr>
              <m:t>K</m:t>
            </m:r>
          </m:e>
          <m:sub>
            <m:r>
              <w:rPr>
                <w:rFonts w:ascii="Cambria Math" w:hAnsi="Cambria Math"/>
              </w:rPr>
              <m:t>f</m:t>
            </m:r>
          </m:sub>
        </m:sSub>
      </m:oMath>
      <w:r w:rsidRPr="00A14C2E">
        <w:t xml:space="preserve"> is Fermi wave vector, </w:t>
      </w:r>
      <m:oMath>
        <m:sSub>
          <m:sSubPr>
            <m:ctrlPr>
              <w:rPr>
                <w:rFonts w:ascii="Cambria Math" w:hAnsi="Cambria Math"/>
                <w:i/>
              </w:rPr>
            </m:ctrlPr>
          </m:sSubPr>
          <m:e>
            <m:r>
              <w:rPr>
                <w:rFonts w:ascii="Cambria Math" w:hAnsi="Cambria Math"/>
              </w:rPr>
              <m:t>t</m:t>
            </m:r>
          </m:e>
          <m:sub>
            <m:r>
              <w:rPr>
                <w:rFonts w:ascii="Cambria Math" w:hAnsi="Cambria Math"/>
              </w:rPr>
              <m:t>ox</m:t>
            </m:r>
          </m:sub>
        </m:sSub>
      </m:oMath>
      <w:r w:rsidRPr="00A14C2E">
        <w:t xml:space="preserve"> is the thickness of the nanoscaled dielectric material </w:t>
      </w:r>
      <w:sdt>
        <w:sdtPr>
          <w:tag w:val="MENDELEY_CITATION_v3_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"/>
          <w:id w:val="-936982488"/>
          <w:placeholder>
            <w:docPart w:val="9E492FEA7C4442B39AB313D3152752E3"/>
          </w:placeholder>
        </w:sdtPr>
        <w:sdtContent>
          <w:r w:rsidR="00E70CE5" w:rsidRPr="00E70CE5">
            <w:t>[9]</w:t>
          </w:r>
        </w:sdtContent>
      </w:sdt>
      <w:r w:rsidRPr="00A14C2E">
        <w:t xml:space="preserve">. </w:t>
      </w:r>
    </w:p>
    <w:p w14:paraId="089C6E7F" w14:textId="14E6D460" w:rsidR="00AB6167" w:rsidRDefault="00AB6167" w:rsidP="004635A0">
      <w:pPr>
        <w:pStyle w:val="MDPI52figure"/>
        <w:ind w:left="2608"/>
        <w:rPr>
          <w:noProof/>
        </w:rPr>
      </w:pPr>
      <w:r w:rsidRPr="00A14C2E">
        <w:rPr>
          <w:noProof/>
        </w:rPr>
        <w:drawing>
          <wp:inline distT="0" distB="0" distL="0" distR="0" wp14:anchorId="0F1AD3BF" wp14:editId="2CDFDBE4">
            <wp:extent cx="2400300" cy="1547202"/>
            <wp:effectExtent l="0" t="0" r="0" b="0"/>
            <wp:docPr id="908144236" name="Resim 1" descr="metin, diyagram, çizgi, öykü gelişim çizgisi; kumpas; grafiğini çıkarma içeren bir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144236" name="Resim 1" descr="metin, diyagram, çizgi, öykü gelişim çizgisi; kumpas; grafiğini çıkarma içeren bir resim"/>
                    <pic:cNvPicPr/>
                  </pic:nvPicPr>
                  <pic:blipFill>
                    <a:blip r:embed="rId14"/>
                    <a:stretch>
                      <a:fillRect/>
                    </a:stretch>
                  </pic:blipFill>
                  <pic:spPr>
                    <a:xfrm>
                      <a:off x="0" y="0"/>
                      <a:ext cx="2449254" cy="1578757"/>
                    </a:xfrm>
                    <a:prstGeom prst="rect">
                      <a:avLst/>
                    </a:prstGeom>
                  </pic:spPr>
                </pic:pic>
              </a:graphicData>
            </a:graphic>
          </wp:inline>
        </w:drawing>
      </w:r>
      <w:r w:rsidRPr="00A14C2E">
        <w:rPr>
          <w:noProof/>
        </w:rPr>
        <w:drawing>
          <wp:inline distT="0" distB="0" distL="0" distR="0" wp14:anchorId="32C3357F" wp14:editId="3F789B4A">
            <wp:extent cx="2381250" cy="1541114"/>
            <wp:effectExtent l="0" t="0" r="0" b="2540"/>
            <wp:docPr id="864118553" name="Resim 1" descr="metin, diyagram, çizgi,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118553" name="Resim 1" descr="metin, diyagram, çizgi, öykü gelişim çizgisi; kumpas; grafiğini çıkarma içeren bir resim&#10;&#10;Açıklama otomatik olarak oluşturuldu"/>
                    <pic:cNvPicPr/>
                  </pic:nvPicPr>
                  <pic:blipFill>
                    <a:blip r:embed="rId15"/>
                    <a:stretch>
                      <a:fillRect/>
                    </a:stretch>
                  </pic:blipFill>
                  <pic:spPr>
                    <a:xfrm>
                      <a:off x="0" y="0"/>
                      <a:ext cx="2403117" cy="1555266"/>
                    </a:xfrm>
                    <a:prstGeom prst="rect">
                      <a:avLst/>
                    </a:prstGeom>
                  </pic:spPr>
                </pic:pic>
              </a:graphicData>
            </a:graphic>
          </wp:inline>
        </w:drawing>
      </w:r>
    </w:p>
    <w:p w14:paraId="719980E0" w14:textId="2F634E38" w:rsidR="004635A0" w:rsidRPr="004635A0" w:rsidRDefault="004635A0" w:rsidP="003E0789">
      <w:pPr>
        <w:pStyle w:val="MDPI52figure"/>
        <w:ind w:left="2608"/>
        <w:jc w:val="left"/>
        <w:rPr>
          <w:noProof/>
        </w:rPr>
      </w:pPr>
      <w:r w:rsidRPr="004635A0">
        <w:rPr>
          <w:noProof/>
          <w:highlight w:val="yellow"/>
        </w:rPr>
        <w:t>Iki grafiği tek grafikte birleştir ve yazılar daha okunur olsun.</w:t>
      </w:r>
    </w:p>
    <w:p w14:paraId="7447A446" w14:textId="0D3ACC42" w:rsidR="00AB6167" w:rsidRPr="00A14C2E" w:rsidRDefault="003E0789" w:rsidP="003E0789">
      <w:pPr>
        <w:pStyle w:val="MDPI51figurecaption"/>
        <w:rPr>
          <w:rFonts w:eastAsiaTheme="minorHAnsi"/>
        </w:rPr>
      </w:pPr>
      <w:r w:rsidRPr="004635A0">
        <w:rPr>
          <w:rFonts w:eastAsiaTheme="minorHAnsi"/>
          <w:b/>
        </w:rPr>
        <w:t xml:space="preserve">Figure 3. </w:t>
      </w:r>
      <w:r w:rsidR="00AB6167" w:rsidRPr="00A14C2E">
        <w:rPr>
          <w:rFonts w:eastAsiaTheme="minorHAnsi"/>
        </w:rPr>
        <w:t>Modified Penn Model for dielectric constant against thickness applied to TiO</w:t>
      </w:r>
      <w:r w:rsidR="00AB6167" w:rsidRPr="00A14C2E">
        <w:rPr>
          <w:rFonts w:eastAsiaTheme="minorHAnsi"/>
          <w:vertAlign w:val="subscript"/>
        </w:rPr>
        <w:t>2</w:t>
      </w:r>
      <w:r w:rsidR="00AB6167" w:rsidRPr="00A14C2E">
        <w:rPr>
          <w:rFonts w:eastAsiaTheme="minorHAnsi"/>
        </w:rPr>
        <w:t xml:space="preserve"> </w:t>
      </w:r>
      <w:sdt>
        <w:sdtPr>
          <w:rPr>
            <w:rFonts w:eastAsiaTheme="minorHAnsi"/>
          </w:rPr>
          <w:tag w:val="MENDELEY_CITATION_v3_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"/>
          <w:id w:val="-1629462032"/>
          <w:placeholder>
            <w:docPart w:val="3328E82A4696426B87B9B47DF6368BE9"/>
          </w:placeholder>
        </w:sdtPr>
        <w:sdtContent>
          <w:r w:rsidR="00E70CE5" w:rsidRPr="00E70CE5">
            <w:rPr>
              <w:rFonts w:eastAsiaTheme="minorHAnsi"/>
            </w:rPr>
            <w:t>[9], [10]</w:t>
          </w:r>
        </w:sdtContent>
      </w:sdt>
      <w:r w:rsidR="00AB6167" w:rsidRPr="00A14C2E">
        <w:rPr>
          <w:rFonts w:eastAsiaTheme="minorHAnsi"/>
        </w:rPr>
        <w:t>.</w:t>
      </w:r>
    </w:p>
    <w:p w14:paraId="786D499A" w14:textId="6C855BF4" w:rsidR="00AB6167" w:rsidRPr="00A14C2E" w:rsidRDefault="00AB6167" w:rsidP="003E0789">
      <w:pPr>
        <w:pStyle w:val="MDPI31text"/>
      </w:pPr>
      <w:r w:rsidRPr="00A14C2E">
        <w:rPr>
          <w:lang w:val="tr-TR"/>
        </w:rPr>
        <w:t xml:space="preserve">For silicon (Si), it has been shown that for thicknesses greater than 10 </w:t>
      </w:r>
      <w:r w:rsidRPr="00A14C2E">
        <w:rPr>
          <w:rFonts w:ascii="Times New Roman" w:hAnsi="Times New Roman"/>
          <w:lang w:val="tr-TR"/>
        </w:rPr>
        <w:t>Å</w:t>
      </w:r>
      <w:r w:rsidRPr="00A14C2E">
        <w:rPr>
          <w:lang w:val="tr-TR"/>
        </w:rPr>
        <w:t xml:space="preserve"> (1 nm), bulk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r>
          <m:rPr>
            <m:sty m:val="p"/>
          </m:rPr>
          <w:rPr>
            <w:rFonts w:ascii="Cambria Math" w:hAnsi="Cambria Math"/>
          </w:rPr>
          <m:t xml:space="preserve"> </m:t>
        </m:r>
      </m:oMath>
      <w:r w:rsidRPr="00A14C2E">
        <w:rPr>
          <w:lang w:val="tr-TR"/>
        </w:rPr>
        <w:t xml:space="preserve">can be considered to be unchanged and equivalent to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oMath>
      <w:r w:rsidRPr="00A14C2E">
        <w:rPr>
          <w:lang w:val="tr-TR"/>
        </w:rPr>
        <w:t xml:space="preserve"> </w:t>
      </w:r>
      <w:sdt>
        <w:sdtPr>
          <w:rPr>
            <w:lang w:val="tr-TR"/>
          </w:rPr>
          <w:tag w:val="MENDELEY_CITATION_v3_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"/>
          <w:id w:val="-843781143"/>
          <w:placeholder>
            <w:docPart w:val="9E492FEA7C4442B39AB313D3152752E3"/>
          </w:placeholder>
        </w:sdtPr>
        <w:sdtContent>
          <w:r w:rsidR="00E70CE5" w:rsidRPr="00E70CE5">
            <w:rPr>
              <w:lang w:val="tr-TR"/>
            </w:rPr>
            <w:t>[10]</w:t>
          </w:r>
        </w:sdtContent>
      </w:sdt>
      <w:r w:rsidRPr="00A14C2E">
        <w:rPr>
          <w:lang w:val="tr-TR"/>
        </w:rPr>
        <w:t xml:space="preserve">. If  </w:t>
      </w:r>
      <m:oMath>
        <m:sSub>
          <m:sSubPr>
            <m:ctrlPr>
              <w:rPr>
                <w:rFonts w:ascii="Cambria Math" w:hAnsi="Cambria Math"/>
                <w:i/>
              </w:rPr>
            </m:ctrlPr>
          </m:sSubPr>
          <m:e>
            <m:r>
              <w:rPr>
                <w:rFonts w:ascii="Cambria Math" w:hAnsi="Cambria Math"/>
              </w:rPr>
              <m:t>t</m:t>
            </m:r>
          </m:e>
          <m:sub>
            <m:r>
              <w:rPr>
                <w:rFonts w:ascii="Cambria Math" w:hAnsi="Cambria Math"/>
              </w:rPr>
              <m:t>ox</m:t>
            </m:r>
          </m:sub>
        </m:sSub>
      </m:oMath>
      <w:r w:rsidRPr="00A14C2E">
        <w:t xml:space="preserve"> is less than </w:t>
      </w:r>
      <w:r w:rsidRPr="00A14C2E">
        <w:rPr>
          <w:lang w:val="tr-TR"/>
        </w:rPr>
        <w:t xml:space="preserve">10 </w:t>
      </w:r>
      <w:r w:rsidRPr="00A14C2E">
        <w:rPr>
          <w:rFonts w:ascii="Times New Roman" w:hAnsi="Times New Roman"/>
          <w:lang w:val="tr-TR"/>
        </w:rPr>
        <w:t>Å</w:t>
      </w:r>
      <w:r w:rsidRPr="00A14C2E">
        <w:t xml:space="preserve"> then we </w:t>
      </w:r>
      <w:r w:rsidRPr="00A14C2E">
        <w:rPr>
          <w:lang w:val="tr-TR"/>
        </w:rPr>
        <w:t xml:space="preserve">need to consider generalized Penn model </w:t>
      </w:r>
      <w:sdt>
        <w:sdtPr>
          <w:rPr>
            <w:lang w:val="tr-TR"/>
          </w:rPr>
          <w:tag w:val="MENDELEY_CITATION_v3_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"/>
          <w:id w:val="-978610081"/>
          <w:placeholder>
            <w:docPart w:val="3328E82A4696426B87B9B47DF6368BE9"/>
          </w:placeholder>
        </w:sdtPr>
        <w:sdtContent>
          <w:r w:rsidR="00E70CE5" w:rsidRPr="00E70CE5">
            <w:rPr>
              <w:lang w:val="tr-TR"/>
            </w:rPr>
            <w:t>[20]</w:t>
          </w:r>
        </w:sdtContent>
      </w:sdt>
      <w:r w:rsidRPr="00A14C2E">
        <w:rPr>
          <w:lang w:val="tr-TR"/>
        </w:rPr>
        <w:t xml:space="preserve"> for modelling dielectric constant </w:t>
      </w:r>
      <m:oMath>
        <m:r>
          <m:rPr>
            <m:sty m:val="p"/>
          </m:rPr>
          <w:rPr>
            <w:rFonts w:ascii="Cambria Math" w:hAnsi="Cambria Math"/>
          </w:rPr>
          <w:sym w:font="Symbol" w:char="F06B"/>
        </m:r>
      </m:oMath>
      <w:r w:rsidRPr="00A14C2E">
        <w:rPr>
          <w:lang w:val="tr-TR"/>
        </w:rPr>
        <w:t xml:space="preserve"> as against thickness, under quantum confinement effects for nanolaminates for each FGM’s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 xml:space="preserve">EFF </m:t>
            </m:r>
          </m:sub>
        </m:sSub>
        <m:r>
          <w:rPr>
            <w:rFonts w:ascii="Cambria Math" w:hAnsi="Cambria Math"/>
          </w:rPr>
          <m:t xml:space="preserve"> </m:t>
        </m:r>
      </m:oMath>
      <w:r w:rsidRPr="00A14C2E">
        <w:rPr>
          <w:lang w:val="tr-TR"/>
        </w:rPr>
        <w:t xml:space="preserve">to be calculated correctly. As we herein try to model nanolaminates around 5-30 </w:t>
      </w:r>
      <w:r w:rsidRPr="00A14C2E">
        <w:rPr>
          <w:rFonts w:ascii="Times New Roman" w:hAnsi="Times New Roman"/>
          <w:lang w:val="tr-TR"/>
        </w:rPr>
        <w:t>Å</w:t>
      </w:r>
      <w:r w:rsidRPr="00A14C2E">
        <w:rPr>
          <w:lang w:val="tr-TR"/>
        </w:rPr>
        <w:t>, we calculated</w:t>
      </w:r>
      <m:oMath>
        <m:r>
          <w:rPr>
            <w:rFonts w:ascii="Cambria Math" w:hAnsi="Cambria Math"/>
            <w:lang w:val="tr-TR"/>
          </w:rPr>
          <m:t xml:space="preserve"> </m:t>
        </m:r>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oMath>
      <w:r w:rsidRPr="00A14C2E">
        <w:rPr>
          <w:lang w:val="tr-TR"/>
        </w:rPr>
        <w:t xml:space="preserve"> of interlayer nanolaminate </w:t>
      </w:r>
      <w:r w:rsidRPr="00A14C2E">
        <w:t xml:space="preserve">according to </w:t>
      </w:r>
      <w:r w:rsidRPr="00A14C2E">
        <w:rPr>
          <w:lang w:val="tr-TR"/>
        </w:rPr>
        <w:t>Equation-1</w:t>
      </w:r>
      <w:r w:rsidRPr="00A14C2E">
        <w:t xml:space="preserve">. This can be numerically further fitted to the Equation-2 in </w:t>
      </w:r>
      <w:sdt>
        <w:sdtPr>
          <w:tag w:val="MENDELEY_CITATION_v3_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"/>
          <w:id w:val="-2035033926"/>
          <w:placeholder>
            <w:docPart w:val="9E492FEA7C4442B39AB313D3152752E3"/>
          </w:placeholder>
        </w:sdtPr>
        <w:sdtContent>
          <w:r w:rsidR="00E70CE5" w:rsidRPr="00E70CE5">
            <w:t>[20]</w:t>
          </w:r>
        </w:sdtContent>
      </w:sdt>
      <w:r w:rsidRPr="00A14C2E">
        <w:t xml:space="preserve"> ;</w:t>
      </w:r>
    </w:p>
    <w:p w14:paraId="13AD97A7" w14:textId="77777777" w:rsidR="00AB6167" w:rsidRPr="00074C7C" w:rsidRDefault="00C37EE5" w:rsidP="003E0789">
      <w:pPr>
        <w:pStyle w:val="MDPI31text"/>
        <w:rPr>
          <w:lang w:val="tr-TR"/>
        </w:rPr>
      </w:pPr>
      <m:oMathPara>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r>
            <m:rPr>
              <m:sty m:val="p"/>
            </m:rPr>
            <w:rPr>
              <w:rFonts w:ascii="Cambria Math" w:hAnsi="Cambria Math" w:cs="Cambria Math"/>
              <w:lang w:val="tr-TR"/>
            </w:rPr>
            <m:t>=1+</m:t>
          </m:r>
          <m:f>
            <m:fPr>
              <m:ctrlPr>
                <w:rPr>
                  <w:rFonts w:ascii="Cambria Math" w:hAnsi="Cambria Math"/>
                  <w:lang w:val="tr-TR"/>
                </w:rPr>
              </m:ctrlPr>
            </m:fPr>
            <m:num>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r>
                <m:rPr>
                  <m:sty m:val="p"/>
                </m:rPr>
                <w:rPr>
                  <w:rFonts w:ascii="Cambria Math" w:hAnsi="Cambria Math"/>
                </w:rPr>
                <m:t>-1</m:t>
              </m:r>
            </m:num>
            <m:den>
              <m:r>
                <m:rPr>
                  <m:sty m:val="p"/>
                </m:rPr>
                <w:rPr>
                  <w:rFonts w:ascii="Cambria Math" w:hAnsi="Cambria Math" w:cs="Cambria Math"/>
                  <w:lang w:val="tr-TR"/>
                </w:rPr>
                <m:t>1+</m:t>
              </m:r>
              <m:f>
                <m:fPr>
                  <m:ctrlPr>
                    <w:rPr>
                      <w:rFonts w:ascii="Cambria Math" w:hAnsi="Cambria Math"/>
                    </w:rPr>
                  </m:ctrlPr>
                </m:fPr>
                <m:num>
                  <m:r>
                    <m:rPr>
                      <m:sty m:val="p"/>
                    </m:rPr>
                    <w:rPr>
                      <w:rFonts w:ascii="Cambria Math" w:hAnsi="Cambria Math"/>
                    </w:rPr>
                    <m:t>1.7</m:t>
                  </m:r>
                </m:num>
                <m:den>
                  <m:sSup>
                    <m:sSupPr>
                      <m:ctrlPr>
                        <w:rPr>
                          <w:rFonts w:ascii="Cambria Math" w:hAnsi="Cambria Math"/>
                        </w:rPr>
                      </m:ctrlPr>
                    </m:sSupPr>
                    <m:e>
                      <m:sSub>
                        <m:sSubPr>
                          <m:ctrlPr>
                            <w:rPr>
                              <w:rFonts w:ascii="Cambria Math" w:hAnsi="Cambria Math"/>
                            </w:rPr>
                          </m:ctrlPr>
                        </m:sSubPr>
                        <m:e>
                          <m:r>
                            <w:rPr>
                              <w:rFonts w:ascii="Cambria Math" w:hAnsi="Cambria Math"/>
                            </w:rPr>
                            <m:t>t</m:t>
                          </m:r>
                        </m:e>
                        <m:sub>
                          <m:r>
                            <w:rPr>
                              <w:rFonts w:ascii="Cambria Math" w:hAnsi="Cambria Math"/>
                            </w:rPr>
                            <m:t>ox</m:t>
                          </m:r>
                        </m:sub>
                      </m:sSub>
                    </m:e>
                    <m:sup>
                      <m:r>
                        <m:rPr>
                          <m:sty m:val="p"/>
                        </m:rPr>
                        <w:rPr>
                          <w:rFonts w:ascii="Cambria Math" w:hAnsi="Cambria Math"/>
                        </w:rPr>
                        <m:t>1.8</m:t>
                      </m:r>
                    </m:sup>
                  </m:sSup>
                </m:den>
              </m:f>
            </m:den>
          </m:f>
        </m:oMath>
      </m:oMathPara>
    </w:p>
    <w:p w14:paraId="0A7B2F04" w14:textId="1FC75FBB" w:rsidR="00074C7C" w:rsidRPr="00074C7C" w:rsidRDefault="00074C7C" w:rsidP="003E0789">
      <w:pPr>
        <w:pStyle w:val="MDPI31text"/>
        <w:rPr>
          <w:lang w:val="tr-TR"/>
        </w:rPr>
      </w:pPr>
      <w:r w:rsidRPr="00074C7C">
        <w:rPr>
          <w:highlight w:val="yellow"/>
          <w:lang w:val="tr-TR"/>
        </w:rPr>
        <w:t>FORMÜL TEKRAR YAZILACAK FORMÜL No VERİLECEK</w:t>
      </w:r>
    </w:p>
    <w:p w14:paraId="059F9B24" w14:textId="77777777" w:rsidR="00AB6167" w:rsidRPr="00A14C2E" w:rsidRDefault="00AB6167" w:rsidP="003E0789">
      <w:pPr>
        <w:pStyle w:val="MDPI32textnoindent"/>
      </w:pPr>
      <w:r w:rsidRPr="00A14C2E">
        <w:t xml:space="preserve">and when we calculate the resultant kappa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oMath>
      <w:r w:rsidRPr="00A14C2E">
        <w:t xml:space="preserve"> of same material due to its nanolaminate thickness </w:t>
      </w:r>
      <m:oMath>
        <m:sSub>
          <m:sSubPr>
            <m:ctrlPr>
              <w:rPr>
                <w:rFonts w:ascii="Cambria Math" w:hAnsi="Cambria Math"/>
                <w:i/>
              </w:rPr>
            </m:ctrlPr>
          </m:sSubPr>
          <m:e>
            <m:r>
              <w:rPr>
                <w:rFonts w:ascii="Cambria Math" w:hAnsi="Cambria Math"/>
              </w:rPr>
              <m:t>t</m:t>
            </m:r>
          </m:e>
          <m:sub>
            <m:r>
              <w:rPr>
                <w:rFonts w:ascii="Cambria Math" w:hAnsi="Cambria Math"/>
              </w:rPr>
              <m:t>ox</m:t>
            </m:r>
          </m:sub>
        </m:sSub>
      </m:oMath>
      <w:r w:rsidRPr="00A14C2E">
        <w:t xml:space="preserve"> and observe the significant loss in dielectric effect when we observe Table-2. This numerical approximation is depicted in Figure 4, showing that in orders of few nanometers nanolaminate TiO</w:t>
      </w:r>
      <w:r w:rsidRPr="00A14C2E">
        <w:rPr>
          <w:vertAlign w:val="subscript"/>
        </w:rPr>
        <w:t>2</w:t>
      </w:r>
      <w:r w:rsidRPr="00A14C2E">
        <w:t xml:space="preserve"> thickness, kappa reduction is significant.</w:t>
      </w:r>
    </w:p>
    <w:p w14:paraId="570F73C4" w14:textId="77777777" w:rsidR="00AB6167" w:rsidRDefault="00AB6167" w:rsidP="003E0789">
      <w:pPr>
        <w:pStyle w:val="MDPI52figure"/>
        <w:ind w:left="2608"/>
        <w:jc w:val="left"/>
      </w:pPr>
      <w:r w:rsidRPr="00A14C2E">
        <w:rPr>
          <w:noProof/>
        </w:rPr>
        <w:lastRenderedPageBreak/>
        <w:drawing>
          <wp:inline distT="0" distB="0" distL="0" distR="0" wp14:anchorId="32036B7D" wp14:editId="483F75D3">
            <wp:extent cx="2614612" cy="1672263"/>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27592" cy="1680565"/>
                    </a:xfrm>
                    <a:prstGeom prst="rect">
                      <a:avLst/>
                    </a:prstGeom>
                    <a:noFill/>
                    <a:ln>
                      <a:noFill/>
                    </a:ln>
                  </pic:spPr>
                </pic:pic>
              </a:graphicData>
            </a:graphic>
          </wp:inline>
        </w:drawing>
      </w:r>
    </w:p>
    <w:p w14:paraId="3174AA65" w14:textId="7E69BBBB" w:rsidR="00074C7C" w:rsidRPr="00A14C2E" w:rsidRDefault="00074C7C" w:rsidP="003E0789">
      <w:pPr>
        <w:pStyle w:val="MDPI52figure"/>
        <w:ind w:left="2608"/>
        <w:jc w:val="left"/>
      </w:pPr>
      <w:r w:rsidRPr="00074C7C">
        <w:rPr>
          <w:highlight w:val="yellow"/>
        </w:rPr>
        <w:t>YENİDEN ÇİZİLECEK 2 eksen kullanılacak</w:t>
      </w:r>
    </w:p>
    <w:p w14:paraId="06D90F2E" w14:textId="642CD227" w:rsidR="00AB6167" w:rsidRPr="00A14C2E" w:rsidRDefault="003E0789" w:rsidP="003E0789">
      <w:pPr>
        <w:pStyle w:val="MDPI51figurecaption"/>
      </w:pPr>
      <w:r w:rsidRPr="00A14C2E">
        <w:rPr>
          <w:rFonts w:eastAsiaTheme="minorHAnsi" w:cs="AdvTT3713a231+03"/>
          <w:b/>
          <w:color w:val="131413"/>
        </w:rPr>
        <w:t xml:space="preserve">Figure 4. </w:t>
      </w:r>
      <w:r w:rsidR="00AB6167" w:rsidRPr="00A14C2E">
        <w:t>A numerical approximation for Penn Model evaluated by Equation-2</w:t>
      </w:r>
      <w:r w:rsidRPr="00A14C2E">
        <w:t>.</w:t>
      </w:r>
    </w:p>
    <w:p w14:paraId="50281D8B" w14:textId="27CB98DE" w:rsidR="00AB6167" w:rsidRPr="00A14C2E" w:rsidRDefault="003E0789" w:rsidP="003E0789">
      <w:pPr>
        <w:pStyle w:val="MDPI41tablecaption"/>
        <w:jc w:val="both"/>
      </w:pPr>
      <w:r w:rsidRPr="00A14C2E">
        <w:rPr>
          <w:b/>
        </w:rPr>
        <w:t xml:space="preserve">Table 2. </w:t>
      </w:r>
      <w:r w:rsidR="00AB6167" w:rsidRPr="00A14C2E">
        <w:t xml:space="preserve">Bulk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r>
          <w:rPr>
            <w:rFonts w:ascii="Cambria Math" w:hAnsi="Cambria Math"/>
          </w:rPr>
          <m:t xml:space="preserve"> </m:t>
        </m:r>
      </m:oMath>
      <w:r w:rsidR="00AB6167" w:rsidRPr="00A14C2E">
        <w:t xml:space="preserve">and resultant oxide kappa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r>
          <w:rPr>
            <w:rFonts w:ascii="Cambria Math" w:hAnsi="Cambria Math"/>
          </w:rPr>
          <m:t xml:space="preserve"> </m:t>
        </m:r>
      </m:oMath>
      <w:r w:rsidR="00AB6167" w:rsidRPr="00A14C2E">
        <w:t xml:space="preserve">with respect to nanolaminate thickness </w:t>
      </w:r>
      <w:r w:rsidR="00AB6167" w:rsidRPr="00A14C2E">
        <w:rPr>
          <w:i/>
        </w:rPr>
        <w:t>t</w:t>
      </w:r>
      <w:r w:rsidR="00AB6167" w:rsidRPr="00A14C2E">
        <w:rPr>
          <w:i/>
          <w:vertAlign w:val="subscript"/>
        </w:rPr>
        <w:t>ox</w:t>
      </w:r>
      <w:r w:rsidR="00AB6167" w:rsidRPr="00A14C2E">
        <w:t xml:space="preserve"> of dielectric materials calculated with Equation-2.</w:t>
      </w:r>
    </w:p>
    <w:p w14:paraId="2E02426D" w14:textId="77777777" w:rsidR="00AB6167" w:rsidRDefault="00AB6167" w:rsidP="003E0789">
      <w:pPr>
        <w:pStyle w:val="MDPI52figure"/>
        <w:ind w:left="2608"/>
        <w:jc w:val="left"/>
      </w:pPr>
      <w:r w:rsidRPr="00A14C2E">
        <w:rPr>
          <w:noProof/>
        </w:rPr>
        <w:drawing>
          <wp:inline distT="0" distB="0" distL="0" distR="0" wp14:anchorId="4597EA35" wp14:editId="7000C2D3">
            <wp:extent cx="2670298" cy="133643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19683" cy="1361147"/>
                    </a:xfrm>
                    <a:prstGeom prst="rect">
                      <a:avLst/>
                    </a:prstGeom>
                    <a:noFill/>
                    <a:ln>
                      <a:noFill/>
                    </a:ln>
                  </pic:spPr>
                </pic:pic>
              </a:graphicData>
            </a:graphic>
          </wp:inline>
        </w:drawing>
      </w:r>
    </w:p>
    <w:p w14:paraId="73B0336D" w14:textId="412E5A3A" w:rsidR="00074C7C" w:rsidRPr="00A14C2E" w:rsidRDefault="00074C7C" w:rsidP="003E0789">
      <w:pPr>
        <w:pStyle w:val="MDPI52figure"/>
        <w:ind w:left="2608"/>
        <w:jc w:val="left"/>
      </w:pPr>
      <w:r w:rsidRPr="00074C7C">
        <w:rPr>
          <w:highlight w:val="yellow"/>
        </w:rPr>
        <w:t>TEKRAR TABLO YAPILACAK</w:t>
      </w:r>
    </w:p>
    <w:p w14:paraId="504BB537" w14:textId="184A80F8" w:rsidR="00AB6167" w:rsidRPr="00A14C2E" w:rsidRDefault="003E0789" w:rsidP="003E0789">
      <w:pPr>
        <w:pStyle w:val="MDPI22heading2"/>
        <w:spacing w:before="240"/>
      </w:pPr>
      <w:r w:rsidRPr="00A14C2E">
        <w:t xml:space="preserve">3.2. </w:t>
      </w:r>
      <w:r w:rsidR="00AB6167" w:rsidRPr="00A14C2E">
        <w:t xml:space="preserve">Modelling </w:t>
      </w:r>
      <w:r w:rsidRPr="00A14C2E">
        <w:t xml:space="preserve">Oxide Nanolaminates </w:t>
      </w:r>
      <w:r w:rsidR="00AB6167" w:rsidRPr="00A14C2E">
        <w:t xml:space="preserve">as </w:t>
      </w:r>
      <w:r w:rsidR="00E4035B">
        <w:t>FinFET</w:t>
      </w:r>
      <w:r w:rsidR="00AB6167" w:rsidRPr="00A14C2E">
        <w:t xml:space="preserve"> </w:t>
      </w:r>
      <w:r w:rsidRPr="00A14C2E">
        <w:t xml:space="preserve">Gate </w:t>
      </w:r>
      <w:r w:rsidR="00AB6167" w:rsidRPr="00A14C2E">
        <w:t xml:space="preserve">oxide </w:t>
      </w:r>
      <w:r w:rsidRPr="00A14C2E">
        <w:t>Dielectrics</w:t>
      </w:r>
    </w:p>
    <w:p w14:paraId="0373DE4B" w14:textId="5A7DAC0A" w:rsidR="00AB6167" w:rsidRPr="00A14C2E" w:rsidRDefault="00AB6167" w:rsidP="003E0789">
      <w:pPr>
        <w:pStyle w:val="MDPI31text"/>
      </w:pPr>
      <w:r w:rsidRPr="00A14C2E">
        <w:t>In order to isolate the gate metal and form a proper electric field to control the drain current</w:t>
      </w:r>
      <w:r w:rsidRPr="00A14C2E">
        <w:rPr>
          <w:lang w:val="tr-TR"/>
        </w:rPr>
        <w:t>,</w:t>
      </w:r>
      <w:r w:rsidRPr="00A14C2E">
        <w:t xml:space="preserve"> gate dielectric</w:t>
      </w:r>
      <w:r w:rsidRPr="00A14C2E">
        <w:rPr>
          <w:lang w:val="tr-TR"/>
        </w:rPr>
        <w:t>s</w:t>
      </w:r>
      <w:r w:rsidRPr="00A14C2E">
        <w:t xml:space="preserve"> </w:t>
      </w:r>
      <w:r w:rsidRPr="00A14C2E">
        <w:rPr>
          <w:lang w:val="tr-TR"/>
        </w:rPr>
        <w:t>are</w:t>
      </w:r>
      <w:r w:rsidRPr="00A14C2E">
        <w:t xml:space="preserve"> of great importance. Dielectric constants (</w:t>
      </w:r>
      <w:r w:rsidRPr="00A14C2E">
        <w:sym w:font="Symbol" w:char="F06B"/>
      </w:r>
      <w:r w:rsidRPr="00A14C2E">
        <w:t>) of some selected gate oxides vary from 3.9 to 95 and thei</w:t>
      </w:r>
      <w:r w:rsidRPr="00A14C2E">
        <w:rPr>
          <w:lang w:val="tr-TR"/>
        </w:rPr>
        <w:t>r</w:t>
      </w:r>
      <w:r w:rsidRPr="00A14C2E">
        <w:t xml:space="preserve"> respective bandgap</w:t>
      </w:r>
      <w:r w:rsidRPr="00A14C2E">
        <w:rPr>
          <w:lang w:val="tr-TR"/>
        </w:rPr>
        <w:t>s</w:t>
      </w:r>
      <w:r w:rsidRPr="00A14C2E">
        <w:t xml:space="preserve"> var</w:t>
      </w:r>
      <w:r w:rsidRPr="00A14C2E">
        <w:rPr>
          <w:lang w:val="tr-TR"/>
        </w:rPr>
        <w:t>y</w:t>
      </w:r>
      <w:r w:rsidRPr="00A14C2E">
        <w:t xml:space="preserve"> from 9 eV down to 3.5 eV in Table </w:t>
      </w:r>
      <w:r w:rsidR="00227BFE">
        <w:t>3</w:t>
      </w:r>
      <w:r w:rsidRPr="00A14C2E">
        <w:t>.</w:t>
      </w:r>
    </w:p>
    <w:p w14:paraId="0F239886" w14:textId="33B976FA" w:rsidR="00AB6167" w:rsidRPr="00A14C2E" w:rsidRDefault="003E0789" w:rsidP="003E0789">
      <w:pPr>
        <w:pStyle w:val="MDPI41tablecaption"/>
        <w:rPr>
          <w:bCs/>
        </w:rPr>
      </w:pPr>
      <w:r w:rsidRPr="00A14C2E">
        <w:rPr>
          <w:b/>
        </w:rPr>
        <w:t xml:space="preserve">Table 3. </w:t>
      </w:r>
      <w:r w:rsidR="00AB6167" w:rsidRPr="00A14C2E">
        <w:t>Bandgap and dielectric constant for simple binary oxides used in this paper</w:t>
      </w:r>
      <w:r w:rsidR="00AB6167" w:rsidRPr="00A14C2E">
        <w:rPr>
          <w:bCs/>
        </w:rPr>
        <w:t xml:space="preserve"> </w:t>
      </w:r>
      <w:sdt>
        <w:sdtPr>
          <w:rPr>
            <w:bCs/>
          </w:rPr>
          <w:tag w:val="MENDELEY_CITATION_v3_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"/>
          <w:id w:val="2035990072"/>
          <w:placeholder>
            <w:docPart w:val="712F00F421F24FAB8B5D9CC213BC749C"/>
          </w:placeholder>
        </w:sdtPr>
        <w:sdtContent>
          <w:r w:rsidR="00E70CE5" w:rsidRPr="00E70CE5">
            <w:rPr>
              <w:bCs/>
            </w:rPr>
            <w:t>[22], [23.]</w:t>
          </w:r>
        </w:sdtContent>
      </w:sdt>
    </w:p>
    <w:p w14:paraId="639F05C6" w14:textId="0D6D27C3" w:rsidR="00AB6167" w:rsidRPr="00A14C2E" w:rsidRDefault="00074C7C" w:rsidP="003E0789">
      <w:pPr>
        <w:pStyle w:val="MDPI52figure"/>
        <w:ind w:left="2608"/>
        <w:jc w:val="left"/>
      </w:pPr>
      <w:r w:rsidRPr="00A14C2E">
        <w:rPr>
          <w:noProof/>
        </w:rPr>
        <mc:AlternateContent>
          <mc:Choice Requires="wps">
            <w:drawing>
              <wp:anchor distT="0" distB="0" distL="114300" distR="114300" simplePos="0" relativeHeight="251668480" behindDoc="0" locked="0" layoutInCell="1" allowOverlap="1" wp14:anchorId="1053A861" wp14:editId="012CEF2D">
                <wp:simplePos x="0" y="0"/>
                <wp:positionH relativeFrom="page">
                  <wp:posOffset>2102068</wp:posOffset>
                </wp:positionH>
                <wp:positionV relativeFrom="paragraph">
                  <wp:posOffset>443552</wp:posOffset>
                </wp:positionV>
                <wp:extent cx="2661557" cy="0"/>
                <wp:effectExtent l="0" t="0" r="24765" b="19050"/>
                <wp:wrapNone/>
                <wp:docPr id="1940913240" name="Straight Connector 3"/>
                <wp:cNvGraphicFramePr/>
                <a:graphic xmlns:a="http://schemas.openxmlformats.org/drawingml/2006/main">
                  <a:graphicData uri="http://schemas.microsoft.com/office/word/2010/wordprocessingShape">
                    <wps:wsp>
                      <wps:cNvCnPr/>
                      <wps:spPr>
                        <a:xfrm>
                          <a:off x="0" y="0"/>
                          <a:ext cx="266155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0BDEC7" id="Straight Connector 3" o:spid="_x0000_s1026" style="position:absolute;z-index:251668480;visibility:visible;mso-wrap-style:square;mso-wrap-distance-left:9pt;mso-wrap-distance-top:0;mso-wrap-distance-right:9pt;mso-wrap-distance-bottom:0;mso-position-horizontal:absolute;mso-position-horizontal-relative:page;mso-position-vertical:absolute;mso-position-vertical-relative:text" from="165.5pt,34.95pt" to="375.05pt,3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" strokecolor="black [3200]" strokeweight=".5pt">
                <v:stroke joinstyle="miter"/>
                <w10:wrap anchorx="page"/>
              </v:line>
            </w:pict>
          </mc:Fallback>
        </mc:AlternateContent>
      </w:r>
      <w:r w:rsidR="003E0789" w:rsidRPr="00A14C2E">
        <w:rPr>
          <w:noProof/>
        </w:rPr>
        <mc:AlternateContent>
          <mc:Choice Requires="wps">
            <w:drawing>
              <wp:anchor distT="0" distB="0" distL="114300" distR="114300" simplePos="0" relativeHeight="251666432" behindDoc="0" locked="0" layoutInCell="1" allowOverlap="1" wp14:anchorId="683F151B" wp14:editId="3136DE5A">
                <wp:simplePos x="0" y="0"/>
                <wp:positionH relativeFrom="page">
                  <wp:posOffset>2132330</wp:posOffset>
                </wp:positionH>
                <wp:positionV relativeFrom="paragraph">
                  <wp:posOffset>1374140</wp:posOffset>
                </wp:positionV>
                <wp:extent cx="2661557" cy="0"/>
                <wp:effectExtent l="0" t="0" r="24765" b="19050"/>
                <wp:wrapNone/>
                <wp:docPr id="3" name="Straight Connector 3"/>
                <wp:cNvGraphicFramePr/>
                <a:graphic xmlns:a="http://schemas.openxmlformats.org/drawingml/2006/main">
                  <a:graphicData uri="http://schemas.microsoft.com/office/word/2010/wordprocessingShape">
                    <wps:wsp>
                      <wps:cNvCnPr/>
                      <wps:spPr>
                        <a:xfrm>
                          <a:off x="0" y="0"/>
                          <a:ext cx="266155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0569D1" id="Straight Connector 3" o:spid="_x0000_s1026" style="position:absolute;z-index:251666432;visibility:visible;mso-wrap-style:square;mso-wrap-distance-left:9pt;mso-wrap-distance-top:0;mso-wrap-distance-right:9pt;mso-wrap-distance-bottom:0;mso-position-horizontal:absolute;mso-position-horizontal-relative:page;mso-position-vertical:absolute;mso-position-vertical-relative:text" from="167.9pt,108.2pt" to="377.45pt,10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" strokecolor="black [3200]" strokeweight=".5pt">
                <v:stroke joinstyle="miter"/>
                <w10:wrap anchorx="page"/>
              </v:line>
            </w:pict>
          </mc:Fallback>
        </mc:AlternateContent>
      </w:r>
      <w:r w:rsidR="00AB6167" w:rsidRPr="00A14C2E">
        <w:rPr>
          <w:noProof/>
        </w:rPr>
        <w:drawing>
          <wp:inline distT="0" distB="0" distL="0" distR="0" wp14:anchorId="6799F63E" wp14:editId="5D7899C4">
            <wp:extent cx="2647950" cy="13011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47950" cy="1301140"/>
                    </a:xfrm>
                    <a:prstGeom prst="rect">
                      <a:avLst/>
                    </a:prstGeom>
                    <a:noFill/>
                    <a:ln>
                      <a:noFill/>
                    </a:ln>
                  </pic:spPr>
                </pic:pic>
              </a:graphicData>
            </a:graphic>
          </wp:inline>
        </w:drawing>
      </w:r>
    </w:p>
    <w:p w14:paraId="66AD6680" w14:textId="179B9278" w:rsidR="00AB6167" w:rsidRPr="00A14C2E" w:rsidRDefault="00AB6167" w:rsidP="003E0789">
      <w:pPr>
        <w:pStyle w:val="MDPI31text"/>
        <w:rPr>
          <w:bCs/>
          <w:lang w:val="tr-TR"/>
        </w:rPr>
      </w:pPr>
      <w:r w:rsidRPr="00A14C2E">
        <w:t>HfO</w:t>
      </w:r>
      <w:r w:rsidRPr="00A14C2E">
        <w:rPr>
          <w:vertAlign w:val="subscript"/>
        </w:rPr>
        <w:t>2</w:t>
      </w:r>
      <w:r w:rsidRPr="00A14C2E">
        <w:t xml:space="preserve"> thin films have wide band gap of ≈ 5.8 eV, high dielectric constant (κ ≈ 25) and suitable band offset values relative to Si substrate. In addition to their excellent thermodynamic and chemical stability, HfO</w:t>
      </w:r>
      <w:r w:rsidRPr="00A14C2E">
        <w:rPr>
          <w:vertAlign w:val="subscript"/>
        </w:rPr>
        <w:t>2</w:t>
      </w:r>
      <w:r w:rsidRPr="00A14C2E">
        <w:t xml:space="preserve"> has been strongest candidate material for replacing single layer SiO</w:t>
      </w:r>
      <w:r w:rsidRPr="00A14C2E">
        <w:rPr>
          <w:vertAlign w:val="subscript"/>
        </w:rPr>
        <w:t>2</w:t>
      </w:r>
      <w:r w:rsidRPr="00A14C2E">
        <w:t xml:space="preserve"> gate dielectrics. </w:t>
      </w:r>
      <w:r w:rsidRPr="00A14C2E">
        <w:rPr>
          <w:bCs/>
          <w:lang w:val="tr-TR"/>
        </w:rPr>
        <w:t xml:space="preserve">There exists no simple binary oxide dielectric between the </w:t>
      </w:r>
      <w:r w:rsidRPr="00A14C2E">
        <w:t>κ</w:t>
      </w:r>
      <w:r w:rsidRPr="00A14C2E">
        <w:rPr>
          <w:bCs/>
          <w:lang w:val="tr-TR"/>
        </w:rPr>
        <w:t xml:space="preserve"> greater than 35 (of Nb</w:t>
      </w:r>
      <w:r w:rsidRPr="00A14C2E">
        <w:rPr>
          <w:bCs/>
          <w:vertAlign w:val="subscript"/>
          <w:lang w:val="tr-TR"/>
        </w:rPr>
        <w:t>2</w:t>
      </w:r>
      <w:r w:rsidRPr="00A14C2E">
        <w:rPr>
          <w:bCs/>
          <w:lang w:val="tr-TR"/>
        </w:rPr>
        <w:t>O</w:t>
      </w:r>
      <w:r w:rsidRPr="00A14C2E">
        <w:rPr>
          <w:bCs/>
          <w:vertAlign w:val="subscript"/>
          <w:lang w:val="tr-TR"/>
        </w:rPr>
        <w:t>5</w:t>
      </w:r>
      <w:r w:rsidRPr="00A14C2E">
        <w:rPr>
          <w:bCs/>
          <w:lang w:val="tr-TR"/>
        </w:rPr>
        <w:t>) and less than 95 (of TiO</w:t>
      </w:r>
      <w:r w:rsidRPr="00A14C2E">
        <w:rPr>
          <w:bCs/>
          <w:vertAlign w:val="subscript"/>
          <w:lang w:val="tr-TR"/>
        </w:rPr>
        <w:t>2</w:t>
      </w:r>
      <w:r w:rsidRPr="00A14C2E">
        <w:rPr>
          <w:bCs/>
          <w:lang w:val="tr-TR"/>
        </w:rPr>
        <w:t xml:space="preserve">).  Thus there starts the possibility and opportunity to generate materials with </w:t>
      </w:r>
      <w:r w:rsidRPr="00A14C2E">
        <w:t>κ</w:t>
      </w:r>
      <w:r w:rsidRPr="00A14C2E">
        <w:rPr>
          <w:bCs/>
          <w:lang w:val="tr-TR"/>
        </w:rPr>
        <w:t xml:space="preserve"> in the range of 35-95 through FGMs, that have the potential to show better performance properties than HfO</w:t>
      </w:r>
      <w:r w:rsidRPr="00A14C2E">
        <w:rPr>
          <w:bCs/>
          <w:vertAlign w:val="subscript"/>
          <w:lang w:val="tr-TR"/>
        </w:rPr>
        <w:t>2</w:t>
      </w:r>
      <w:r w:rsidRPr="00A14C2E">
        <w:rPr>
          <w:bCs/>
          <w:lang w:val="tr-TR"/>
        </w:rPr>
        <w:t xml:space="preserve">, especially when we utilize a method to calculate the equivalent dielectric constant of the stacked FGM materials. Among existing methods Maxwell-Garnet equation </w:t>
      </w:r>
      <w:sdt>
        <w:sdtPr>
          <w:rPr>
            <w:bCs/>
            <w:lang w:val="tr-TR"/>
          </w:rPr>
          <w:tag w:val="MENDELEY_CITATION_v3_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"/>
          <w:id w:val="815455177"/>
          <w:placeholder>
            <w:docPart w:val="930E5C1D77804AC8ACE7773DA3B31F16"/>
          </w:placeholder>
        </w:sdtPr>
        <w:sdtContent>
          <w:r w:rsidR="00E70CE5" w:rsidRPr="00E70CE5">
            <w:rPr>
              <w:bCs/>
              <w:lang w:val="tr-TR"/>
            </w:rPr>
            <w:t>[5]</w:t>
          </w:r>
        </w:sdtContent>
      </w:sdt>
      <w:r w:rsidRPr="00A14C2E">
        <w:rPr>
          <w:bCs/>
          <w:lang w:val="tr-TR"/>
        </w:rPr>
        <w:t xml:space="preserve"> for calculation of </w:t>
      </w:r>
      <w:r w:rsidRPr="00A14C2E">
        <w:rPr>
          <w:bCs/>
          <w:lang w:val="tr-TR"/>
        </w:rPr>
        <w:lastRenderedPageBreak/>
        <w:t xml:space="preserve">effective </w:t>
      </w:r>
      <w:r w:rsidRPr="00A14C2E">
        <w:rPr>
          <w:rFonts w:cstheme="minorBidi"/>
          <w:color w:val="000000" w:themeColor="text1"/>
          <w:kern w:val="24"/>
          <w:sz w:val="28"/>
          <w:szCs w:val="28"/>
          <w:lang w:val="tr-TR"/>
        </w:rPr>
        <w:t></w:t>
      </w:r>
      <w:r w:rsidRPr="00A14C2E">
        <w:rPr>
          <w:rFonts w:cstheme="minorBidi"/>
          <w:color w:val="000000" w:themeColor="text1"/>
          <w:kern w:val="24"/>
          <w:lang w:val="tr-TR"/>
        </w:rPr>
        <w:t></w:t>
      </w:r>
      <w:r w:rsidRPr="00A14C2E">
        <w:rPr>
          <w:bCs/>
          <w:lang w:val="tr-TR"/>
        </w:rPr>
        <w:t xml:space="preserve">for 2 layer dielectrics. As we need 3-layer effective </w:t>
      </w:r>
      <w:r w:rsidRPr="00A14C2E">
        <w:rPr>
          <w:rFonts w:cstheme="minorBidi"/>
          <w:color w:val="000000" w:themeColor="text1"/>
          <w:kern w:val="24"/>
          <w:sz w:val="28"/>
          <w:szCs w:val="28"/>
          <w:lang w:val="tr-TR"/>
        </w:rPr>
        <w:t></w:t>
      </w:r>
      <w:r w:rsidRPr="00A14C2E">
        <w:rPr>
          <w:rFonts w:cstheme="minorBidi"/>
          <w:color w:val="000000" w:themeColor="text1"/>
          <w:kern w:val="24"/>
          <w:lang w:val="tr-TR"/>
        </w:rPr>
        <w:t></w:t>
      </w:r>
      <w:r w:rsidRPr="00A14C2E">
        <w:rPr>
          <w:bCs/>
          <w:lang w:val="tr-TR"/>
        </w:rPr>
        <w:t>calculation we need to derive the two equations for 3-layer dielectrics as follows:</w:t>
      </w:r>
    </w:p>
    <w:p w14:paraId="78BAFB96" w14:textId="032B58D1" w:rsidR="00AB6167" w:rsidRPr="00A14C2E" w:rsidRDefault="003E0789" w:rsidP="003E0789">
      <w:pPr>
        <w:pStyle w:val="MDPI22heading2"/>
        <w:spacing w:before="240"/>
      </w:pPr>
      <w:r w:rsidRPr="00A14C2E">
        <w:t xml:space="preserve">3.3. </w:t>
      </w:r>
      <m:oMath>
        <m:sSub>
          <m:sSubPr>
            <m:ctrlPr>
              <w:rPr>
                <w:rFonts w:ascii="Cambria Math" w:hAnsi="Cambria Math"/>
                <w:b/>
              </w:rPr>
            </m:ctrlPr>
          </m:sSubPr>
          <m:e>
            <m:r>
              <m:rPr>
                <m:sty m:val="bi"/>
              </m:rPr>
              <w:rPr>
                <w:rFonts w:ascii="Cambria Math" w:hAnsi="Cambria Math"/>
                <w:b/>
              </w:rPr>
              <w:sym w:font="Symbol" w:char="F06B"/>
            </m:r>
          </m:e>
          <m:sub>
            <m:r>
              <m:rPr>
                <m:sty m:val="bi"/>
              </m:rPr>
              <w:rPr>
                <w:rFonts w:ascii="Cambria Math" w:hAnsi="Cambria Math"/>
              </w:rPr>
              <m:t>EFF</m:t>
            </m:r>
          </m:sub>
        </m:sSub>
      </m:oMath>
      <w:r w:rsidRPr="00A14C2E">
        <w:rPr>
          <w:b/>
        </w:rPr>
        <w:t xml:space="preserve"> </w:t>
      </w:r>
      <w:r w:rsidRPr="00A14C2E">
        <w:t xml:space="preserve">Derivations </w:t>
      </w:r>
      <w:r w:rsidR="00AB6167" w:rsidRPr="00A14C2E">
        <w:t>for 3-</w:t>
      </w:r>
      <w:r w:rsidRPr="00A14C2E">
        <w:t xml:space="preserve">Stage </w:t>
      </w:r>
      <w:r w:rsidR="00AB6167" w:rsidRPr="00A14C2E">
        <w:t xml:space="preserve">FGM with </w:t>
      </w:r>
      <w:r w:rsidRPr="00A14C2E">
        <w:t xml:space="preserve">Materials </w:t>
      </w:r>
      <w:r w:rsidR="00AB6167" w:rsidRPr="00A14C2E">
        <w:t>A,B,C</w:t>
      </w:r>
    </w:p>
    <w:p w14:paraId="3852A008" w14:textId="49FDBB88" w:rsidR="00AB6167" w:rsidRPr="00A14C2E" w:rsidRDefault="00AB6167" w:rsidP="003E0789">
      <w:pPr>
        <w:pStyle w:val="MDPI31text"/>
      </w:pPr>
      <w:r w:rsidRPr="00A14C2E">
        <w:t xml:space="preserve">When two layers or phases of dielectric materials are deposited on top of each other, calculation of their effective or resultant dielectric constant of this serially connected sheets of two dielectric materials, also called as, effective dielectric constant for A-B material (effective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AB</m:t>
            </m:r>
          </m:sub>
        </m:sSub>
      </m:oMath>
      <w:r w:rsidRPr="00A14C2E">
        <w:t xml:space="preserve">) would be calculated by two models, first by Maxwell-Garnet approximation model </w:t>
      </w:r>
      <w:sdt>
        <w:sdtPr>
          <w:tag w:val="MENDELEY_CITATION_v3_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"/>
          <w:id w:val="-2119133308"/>
          <w:placeholder>
            <w:docPart w:val="9E492FEA7C4442B39AB313D3152752E3"/>
          </w:placeholder>
        </w:sdtPr>
        <w:sdtContent>
          <w:r w:rsidR="00E70CE5" w:rsidRPr="00E70CE5">
            <w:t>[5], [23]</w:t>
          </w:r>
        </w:sdtContent>
      </w:sdt>
      <w:r w:rsidRPr="00A14C2E">
        <w:t xml:space="preserve"> as Eq.2;</w:t>
      </w:r>
    </w:p>
    <w:p w14:paraId="54D2142B" w14:textId="77777777" w:rsidR="00AB6167" w:rsidRPr="00A14C2E" w:rsidRDefault="00AB6167" w:rsidP="003E0789">
      <w:pPr>
        <w:pStyle w:val="MDPI31text"/>
      </w:pPr>
      <m:oMathPara>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EFF,AB</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B</m:t>
              </m:r>
            </m:sub>
          </m:sSub>
          <m:f>
            <m:fPr>
              <m:ctrlPr>
                <w:rPr>
                  <w:rFonts w:ascii="Cambria Math" w:hAnsi="Cambria Math"/>
                </w:rPr>
              </m:ctrlPr>
            </m:fPr>
            <m:num>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B</m:t>
                  </m:r>
                </m:sub>
              </m:sSub>
              <m:r>
                <m:rPr>
                  <m:sty m:val="p"/>
                </m:rPr>
                <w:rPr>
                  <w:rFonts w:ascii="Cambria Math" w:hAnsi="Cambria Math"/>
                </w:rPr>
                <m:t>+2</m:t>
              </m:r>
              <m: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B</m:t>
                      </m:r>
                    </m:sub>
                  </m:sSub>
                </m:e>
              </m:d>
            </m:num>
            <m:den>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B</m:t>
                  </m:r>
                </m:sub>
              </m:sSub>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B</m:t>
                      </m:r>
                    </m:sub>
                  </m:sSub>
                </m:e>
              </m:d>
            </m:den>
          </m:f>
        </m:oMath>
      </m:oMathPara>
    </w:p>
    <w:p w14:paraId="1A5C977B" w14:textId="77777777" w:rsidR="00AB6167" w:rsidRPr="00A14C2E" w:rsidRDefault="00AB6167" w:rsidP="003E0789">
      <w:pPr>
        <w:pStyle w:val="MDPI32textnoindent"/>
      </w:pPr>
      <w:r w:rsidRPr="00A14C2E">
        <w:t xml:space="preserve">where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m:t>
            </m:r>
          </m:sub>
        </m:sSub>
        <m:r>
          <w:rPr>
            <w:rFonts w:ascii="Cambria Math" w:hAnsi="Cambria Math"/>
          </w:rPr>
          <m:t xml:space="preserve">, </m:t>
        </m:r>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B</m:t>
            </m:r>
          </m:sub>
        </m:sSub>
      </m:oMath>
      <w:r w:rsidRPr="00A14C2E">
        <w:t xml:space="preserve"> are dielectric constants for material A and B and </w:t>
      </w:r>
      <w:r w:rsidRPr="00A14C2E">
        <w:rPr>
          <w:i/>
        </w:rPr>
        <w:t>f</w:t>
      </w:r>
      <w:r w:rsidRPr="00A14C2E">
        <w:t xml:space="preserve"> is the volumetric filling factor for material A and (1 – </w:t>
      </w:r>
      <w:r w:rsidRPr="00A14C2E">
        <w:rPr>
          <w:i/>
        </w:rPr>
        <w:t xml:space="preserve">f </w:t>
      </w:r>
      <w:r w:rsidRPr="00A14C2E">
        <w:t xml:space="preserve">) is the volumetric filling factor for material B in the two phase dielectric system of Fig 5. </w:t>
      </w:r>
    </w:p>
    <w:p w14:paraId="6D2C05B3" w14:textId="77777777" w:rsidR="00AB6167" w:rsidRPr="00A14C2E" w:rsidRDefault="00AB6167" w:rsidP="003E0789">
      <w:pPr>
        <w:pStyle w:val="MDPI52figure"/>
        <w:ind w:left="2608"/>
        <w:jc w:val="left"/>
      </w:pPr>
      <w:r w:rsidRPr="00A14C2E">
        <w:rPr>
          <w:noProof/>
        </w:rPr>
        <w:drawing>
          <wp:inline distT="0" distB="0" distL="0" distR="0" wp14:anchorId="4A4E20D1" wp14:editId="324DC65F">
            <wp:extent cx="1312576" cy="830304"/>
            <wp:effectExtent l="0" t="0" r="1905" b="825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91685" cy="880347"/>
                    </a:xfrm>
                    <a:prstGeom prst="rect">
                      <a:avLst/>
                    </a:prstGeom>
                    <a:noFill/>
                    <a:ln>
                      <a:noFill/>
                    </a:ln>
                  </pic:spPr>
                </pic:pic>
              </a:graphicData>
            </a:graphic>
          </wp:inline>
        </w:drawing>
      </w:r>
    </w:p>
    <w:p w14:paraId="4CE390D3" w14:textId="73BFFE5A" w:rsidR="00AB6167" w:rsidRPr="00A14C2E" w:rsidRDefault="003E0789" w:rsidP="003E0789">
      <w:pPr>
        <w:pStyle w:val="MDPI51figurecaption"/>
        <w:rPr>
          <w:rFonts w:eastAsiaTheme="minorHAnsi"/>
        </w:rPr>
      </w:pPr>
      <w:r w:rsidRPr="00A14C2E">
        <w:rPr>
          <w:rFonts w:eastAsiaTheme="minorHAnsi"/>
          <w:b/>
        </w:rPr>
        <w:t xml:space="preserve">Figure 5. </w:t>
      </w:r>
      <w:r w:rsidR="00AB6167" w:rsidRPr="00A14C2E">
        <w:rPr>
          <w:rFonts w:eastAsiaTheme="minorHAnsi"/>
        </w:rPr>
        <w:t>Two phase dielectric system connected in series</w:t>
      </w:r>
      <w:r w:rsidRPr="00A14C2E">
        <w:rPr>
          <w:rFonts w:eastAsiaTheme="minorHAnsi"/>
        </w:rPr>
        <w:t>.</w:t>
      </w:r>
    </w:p>
    <w:p w14:paraId="6297EC84" w14:textId="77777777" w:rsidR="00AB6167" w:rsidRPr="00A14C2E" w:rsidRDefault="00AB6167" w:rsidP="003E0789">
      <w:pPr>
        <w:pStyle w:val="MDPI31text"/>
      </w:pPr>
      <w:r w:rsidRPr="00A14C2E">
        <w:t xml:space="preserve">To extend this theory for a three-phase system, we need to consider additional complexities due to the interaction between three different dielectric materials. If we denote the dielectric constants of the three materials as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m:t>
            </m:r>
          </m:sub>
        </m:sSub>
      </m:oMath>
      <w:r w:rsidRPr="00A14C2E">
        <w:rPr>
          <w:lang w:val="tr-TR"/>
        </w:rPr>
        <w:t>​</w:t>
      </w:r>
      <w:r w:rsidRPr="00A14C2E">
        <w:t xml:space="preserv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B</m:t>
            </m:r>
          </m:sub>
        </m:sSub>
      </m:oMath>
      <w:r w:rsidRPr="00A14C2E">
        <w:rPr>
          <w:lang w:val="tr-TR"/>
        </w:rPr>
        <w:t xml:space="preserve">​ </w:t>
      </w:r>
      <w:r w:rsidRPr="00A14C2E">
        <w:t xml:space="preserve">​, and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C</m:t>
            </m:r>
          </m:sub>
        </m:sSub>
      </m:oMath>
      <w:r w:rsidRPr="00A14C2E">
        <w:rPr>
          <w:lang w:val="tr-TR"/>
        </w:rPr>
        <w:t xml:space="preserve">​ </w:t>
      </w:r>
      <w:r w:rsidRPr="00A14C2E">
        <w:t xml:space="preserve">and their respective volumetric filling factors as </w:t>
      </w:r>
      <w:r w:rsidRPr="00A14C2E">
        <w:rPr>
          <w:i/>
          <w:iCs/>
        </w:rPr>
        <w:t>f</w:t>
      </w:r>
      <w:r w:rsidRPr="00A14C2E">
        <w:rPr>
          <w:vertAlign w:val="subscript"/>
        </w:rPr>
        <w:t>A</w:t>
      </w:r>
      <w:r w:rsidRPr="00A14C2E">
        <w:t xml:space="preserve">​, </w:t>
      </w:r>
      <w:r w:rsidRPr="00A14C2E">
        <w:rPr>
          <w:i/>
          <w:iCs/>
        </w:rPr>
        <w:t>f</w:t>
      </w:r>
      <w:r w:rsidRPr="00A14C2E">
        <w:rPr>
          <w:vertAlign w:val="subscript"/>
        </w:rPr>
        <w:t>B</w:t>
      </w:r>
      <w:r w:rsidRPr="00A14C2E">
        <w:t xml:space="preserve">​, and </w:t>
      </w:r>
      <w:r w:rsidRPr="00A14C2E">
        <w:rPr>
          <w:i/>
          <w:iCs/>
        </w:rPr>
        <w:t>f</w:t>
      </w:r>
      <w:r w:rsidRPr="00A14C2E">
        <w:rPr>
          <w:vertAlign w:val="subscript"/>
        </w:rPr>
        <w:t>C</w:t>
      </w:r>
      <w:r w:rsidRPr="00A14C2E">
        <w:t xml:space="preserve">​ with </w:t>
      </w:r>
      <w:r w:rsidRPr="00A14C2E">
        <w:rPr>
          <w:i/>
          <w:iCs/>
        </w:rPr>
        <w:t>f</w:t>
      </w:r>
      <w:r w:rsidRPr="00A14C2E">
        <w:rPr>
          <w:vertAlign w:val="subscript"/>
        </w:rPr>
        <w:t>A</w:t>
      </w:r>
      <w:r w:rsidRPr="00A14C2E">
        <w:t xml:space="preserve">​ + </w:t>
      </w:r>
      <w:r w:rsidRPr="00A14C2E">
        <w:rPr>
          <w:i/>
          <w:iCs/>
        </w:rPr>
        <w:t>f</w:t>
      </w:r>
      <w:r w:rsidRPr="00A14C2E">
        <w:rPr>
          <w:vertAlign w:val="subscript"/>
        </w:rPr>
        <w:t>B</w:t>
      </w:r>
      <w:r w:rsidRPr="00A14C2E">
        <w:t xml:space="preserve">​ + </w:t>
      </w:r>
      <w:r w:rsidRPr="00A14C2E">
        <w:rPr>
          <w:i/>
          <w:iCs/>
        </w:rPr>
        <w:t>f</w:t>
      </w:r>
      <w:r w:rsidRPr="00A14C2E">
        <w:rPr>
          <w:vertAlign w:val="subscript"/>
        </w:rPr>
        <w:t>C</w:t>
      </w:r>
      <w:r w:rsidRPr="00A14C2E">
        <w:rPr>
          <w:i/>
          <w:iCs/>
          <w:vertAlign w:val="subscript"/>
        </w:rPr>
        <w:t xml:space="preserve"> </w:t>
      </w:r>
      <w:r w:rsidRPr="00A14C2E">
        <w:t>​= 1, we need to derive an expression that considers all three materials. Thus we can;</w:t>
      </w:r>
    </w:p>
    <w:p w14:paraId="7959643C" w14:textId="77777777" w:rsidR="00AB6167" w:rsidRPr="00A14C2E" w:rsidRDefault="00AB6167" w:rsidP="003E0789">
      <w:pPr>
        <w:pStyle w:val="MDPI38bullet"/>
        <w:spacing w:before="60"/>
        <w:rPr>
          <w:lang w:val="tr-TR"/>
        </w:rPr>
      </w:pPr>
      <w:r w:rsidRPr="00A14C2E">
        <w:rPr>
          <w:lang w:val="tr-TR"/>
        </w:rPr>
        <w:t xml:space="preserve">Calculate the effective dielectric constant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AB</m:t>
            </m:r>
          </m:sub>
        </m:sSub>
      </m:oMath>
      <w:r w:rsidRPr="00A14C2E">
        <w:rPr>
          <w:lang w:val="tr-TR"/>
        </w:rPr>
        <w:t>​​ for materials A and B using the Maxwell-Garnett equation.</w:t>
      </w:r>
    </w:p>
    <w:p w14:paraId="75673B4B" w14:textId="77777777" w:rsidR="00AB6167" w:rsidRPr="00A14C2E" w:rsidRDefault="00AB6167" w:rsidP="003E0789">
      <w:pPr>
        <w:pStyle w:val="MDPI38bullet"/>
        <w:spacing w:after="60"/>
        <w:rPr>
          <w:lang w:val="tr-TR"/>
        </w:rPr>
      </w:pPr>
      <w:r w:rsidRPr="00A14C2E">
        <w:rPr>
          <w:lang w:val="tr-TR"/>
        </w:rPr>
        <w:t xml:space="preserve">Consider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AB</m:t>
            </m:r>
          </m:sub>
        </m:sSub>
      </m:oMath>
      <w:r w:rsidRPr="00A14C2E">
        <w:rPr>
          <w:lang w:val="tr-TR"/>
        </w:rPr>
        <w:t xml:space="preserve">​ as one material and apply the Maxwell-Garnett equation again with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AB</m:t>
            </m:r>
          </m:sub>
        </m:sSub>
      </m:oMath>
      <w:r w:rsidRPr="00A14C2E">
        <w:rPr>
          <w:lang w:val="tr-TR"/>
        </w:rPr>
        <w:t xml:space="preserve">​ and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C</m:t>
            </m:r>
          </m:sub>
        </m:sSub>
      </m:oMath>
      <w:r w:rsidRPr="00A14C2E">
        <w:rPr>
          <w:lang w:val="tr-TR"/>
        </w:rPr>
        <w:t xml:space="preserve">​ to find the overall effective dielectric constant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EFF</m:t>
            </m:r>
          </m:sub>
        </m:sSub>
      </m:oMath>
      <w:r w:rsidRPr="00A14C2E">
        <w:rPr>
          <w:lang w:val="tr-TR"/>
        </w:rPr>
        <w:t xml:space="preserve">, with </w:t>
      </w:r>
      <w:r w:rsidRPr="00A14C2E">
        <w:rPr>
          <w:i/>
          <w:iCs/>
        </w:rPr>
        <w:t>f</w:t>
      </w:r>
      <w:r w:rsidRPr="00A14C2E">
        <w:rPr>
          <w:vertAlign w:val="subscript"/>
        </w:rPr>
        <w:t>A</w:t>
      </w:r>
      <w:r w:rsidRPr="00A14C2E">
        <w:t>​</w:t>
      </w:r>
      <w:r w:rsidRPr="00A14C2E">
        <w:rPr>
          <w:vertAlign w:val="subscript"/>
        </w:rPr>
        <w:t>B</w:t>
      </w:r>
      <w:r w:rsidRPr="00A14C2E">
        <w:t xml:space="preserve">​ + </w:t>
      </w:r>
      <w:r w:rsidRPr="00A14C2E">
        <w:rPr>
          <w:i/>
          <w:iCs/>
        </w:rPr>
        <w:t>f</w:t>
      </w:r>
      <w:r w:rsidRPr="00A14C2E">
        <w:rPr>
          <w:vertAlign w:val="subscript"/>
        </w:rPr>
        <w:t>C</w:t>
      </w:r>
      <w:r w:rsidRPr="00A14C2E">
        <w:rPr>
          <w:i/>
          <w:iCs/>
          <w:vertAlign w:val="subscript"/>
        </w:rPr>
        <w:t xml:space="preserve"> </w:t>
      </w:r>
      <w:r w:rsidRPr="00A14C2E">
        <w:t>​= 1, finally as Eq.3,</w:t>
      </w:r>
    </w:p>
    <w:p w14:paraId="145AA2DC" w14:textId="77777777" w:rsidR="00AB6167" w:rsidRPr="00A14C2E" w:rsidRDefault="00C37EE5" w:rsidP="003E0789">
      <w:pPr>
        <w:pStyle w:val="MDPI31text"/>
        <w:rPr>
          <w:lang w:val="tr-TR"/>
        </w:rPr>
      </w:pPr>
      <m:oMathPara>
        <m:oMath>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EFF,  ABC</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C</m:t>
              </m:r>
            </m:sub>
          </m:sSub>
          <m:f>
            <m:fPr>
              <m:ctrlPr>
                <w:rPr>
                  <w:rFonts w:ascii="Cambria Math" w:hAnsi="Cambria Math"/>
                </w:rPr>
              </m:ctrlPr>
            </m:fPr>
            <m:num>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AB</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C</m:t>
                  </m:r>
                </m:sub>
              </m:sSub>
              <m:r>
                <m:rPr>
                  <m:sty m:val="p"/>
                </m:rPr>
                <w:rPr>
                  <w:rFonts w:ascii="Cambria Math" w:hAnsi="Cambria Math"/>
                </w:rPr>
                <m:t>+2</m:t>
              </m:r>
              <m:sSub>
                <m:sSubPr>
                  <m:ctrlPr>
                    <w:rPr>
                      <w:rFonts w:ascii="Cambria Math" w:hAnsi="Cambria Math"/>
                    </w:rPr>
                  </m:ctrlPr>
                </m:sSubPr>
                <m:e>
                  <m:r>
                    <w:rPr>
                      <w:rFonts w:ascii="Cambria Math" w:hAnsi="Cambria Math"/>
                    </w:rPr>
                    <m:t>f</m:t>
                  </m:r>
                </m:e>
                <m:sub>
                  <m:r>
                    <w:rPr>
                      <w:rFonts w:ascii="Cambria Math" w:hAnsi="Cambria Math"/>
                    </w:rPr>
                    <m:t>AB</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C</m:t>
                      </m:r>
                    </m:sub>
                  </m:sSub>
                </m:e>
              </m:d>
            </m:num>
            <m:den>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AB</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AB</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C</m:t>
                      </m:r>
                    </m:sub>
                  </m:sSub>
                </m:e>
              </m:d>
            </m:den>
          </m:f>
        </m:oMath>
      </m:oMathPara>
    </w:p>
    <w:p w14:paraId="07F1C809" w14:textId="7CB4B8AA" w:rsidR="00AB6167" w:rsidRPr="00A14C2E" w:rsidRDefault="003E0789" w:rsidP="003E0789">
      <w:pPr>
        <w:pStyle w:val="MDPI41tablecaption"/>
        <w:jc w:val="both"/>
      </w:pPr>
      <w:r w:rsidRPr="00A14C2E">
        <w:rPr>
          <w:b/>
        </w:rPr>
        <w:t>Table 4A.</w:t>
      </w:r>
      <w:r w:rsidR="00AB6167" w:rsidRPr="00A14C2E">
        <w:t xml:space="preserve"> Control Group: Thickness and bulk </w:t>
      </w:r>
      <w:r w:rsidR="00AB6167" w:rsidRPr="00A14C2E">
        <w:rPr>
          <w:color w:val="000000" w:themeColor="text1"/>
          <w:kern w:val="24"/>
          <w:lang w:val="tr-TR"/>
        </w:rPr>
        <w:t></w:t>
      </w:r>
      <w:r w:rsidR="00AB6167" w:rsidRPr="00A14C2E">
        <w:rPr>
          <w:color w:val="000000" w:themeColor="text1"/>
          <w:kern w:val="24"/>
          <w:lang w:val="tr-TR"/>
        </w:rPr>
        <w:t></w:t>
      </w:r>
      <w:r w:rsidR="00AB6167" w:rsidRPr="00A14C2E">
        <w:t>values and calculated (modified Penn model) dielectric constants values of 5 single material gate dielectrics for 3 nm thickness.</w:t>
      </w:r>
    </w:p>
    <w:p w14:paraId="6193C1EE" w14:textId="77777777" w:rsidR="00AB6167" w:rsidRPr="00A14C2E" w:rsidRDefault="00AB6167" w:rsidP="003E0789">
      <w:pPr>
        <w:pStyle w:val="MDPI52figure"/>
        <w:ind w:left="2608"/>
        <w:jc w:val="left"/>
      </w:pPr>
      <w:r w:rsidRPr="00A14C2E">
        <w:rPr>
          <w:noProof/>
        </w:rPr>
        <w:drawing>
          <wp:inline distT="0" distB="0" distL="0" distR="0" wp14:anchorId="6CBFF92F" wp14:editId="1BC775A4">
            <wp:extent cx="3111187" cy="633046"/>
            <wp:effectExtent l="0" t="0" r="0" b="0"/>
            <wp:docPr id="864118532" name="Picture 864118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27718" cy="656757"/>
                    </a:xfrm>
                    <a:prstGeom prst="rect">
                      <a:avLst/>
                    </a:prstGeom>
                    <a:noFill/>
                    <a:ln>
                      <a:noFill/>
                    </a:ln>
                  </pic:spPr>
                </pic:pic>
              </a:graphicData>
            </a:graphic>
          </wp:inline>
        </w:drawing>
      </w:r>
    </w:p>
    <w:p w14:paraId="65284698" w14:textId="06156C78" w:rsidR="00AB6167" w:rsidRPr="00A14C2E" w:rsidRDefault="003E0789" w:rsidP="003E0789">
      <w:pPr>
        <w:pStyle w:val="MDPI41tablecaption"/>
        <w:jc w:val="both"/>
      </w:pPr>
      <w:r w:rsidRPr="00A14C2E">
        <w:rPr>
          <w:b/>
        </w:rPr>
        <w:t xml:space="preserve">Table 4B. </w:t>
      </w:r>
      <w:r w:rsidR="00AB6167" w:rsidRPr="00A14C2E">
        <w:t>FGM Group: Thickness and</w:t>
      </w:r>
      <w:r w:rsidR="00227BFE">
        <w:t xml:space="preserv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 xml:space="preserve">EFF </m:t>
            </m:r>
          </m:sub>
        </m:sSub>
      </m:oMath>
      <w:r w:rsidR="00AB6167" w:rsidRPr="00A14C2E">
        <w:t>(applying modified Penn + MG model) values of 13 FGM gate oxide dielectrics between SiO</w:t>
      </w:r>
      <w:r w:rsidR="00AB6167" w:rsidRPr="00A14C2E">
        <w:rPr>
          <w:vertAlign w:val="subscript"/>
        </w:rPr>
        <w:t>2</w:t>
      </w:r>
      <w:r w:rsidR="00AB6167" w:rsidRPr="00A14C2E">
        <w:t xml:space="preserve"> and TiO</w:t>
      </w:r>
      <w:r w:rsidR="00AB6167" w:rsidRPr="00A14C2E">
        <w:rPr>
          <w:vertAlign w:val="subscript"/>
        </w:rPr>
        <w:t>2</w:t>
      </w:r>
      <w:r w:rsidR="00AB6167" w:rsidRPr="00A14C2E">
        <w:t xml:space="preserve">, shown as lower and upper limits of achievable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 xml:space="preserve">EFF </m:t>
            </m:r>
          </m:sub>
        </m:sSub>
      </m:oMath>
      <w:r w:rsidR="00AB6167" w:rsidRPr="00A14C2E">
        <w:t>within 3nm material thickness.</w:t>
      </w:r>
    </w:p>
    <w:p w14:paraId="55291F17" w14:textId="77777777" w:rsidR="00AB6167" w:rsidRPr="00A14C2E" w:rsidRDefault="00AB6167" w:rsidP="003E0789">
      <w:pPr>
        <w:pStyle w:val="MDPI52figure"/>
        <w:rPr>
          <w:lang w:val="tr-TR"/>
        </w:rPr>
      </w:pPr>
      <w:r w:rsidRPr="00A14C2E">
        <w:rPr>
          <w:noProof/>
        </w:rPr>
        <w:lastRenderedPageBreak/>
        <w:drawing>
          <wp:inline distT="0" distB="0" distL="0" distR="0" wp14:anchorId="4DF8C7E7" wp14:editId="5C19D304">
            <wp:extent cx="6103620" cy="1127760"/>
            <wp:effectExtent l="0" t="0" r="0" b="0"/>
            <wp:docPr id="864118530" name="Picture 864118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03620" cy="1127760"/>
                    </a:xfrm>
                    <a:prstGeom prst="rect">
                      <a:avLst/>
                    </a:prstGeom>
                    <a:noFill/>
                    <a:ln>
                      <a:noFill/>
                    </a:ln>
                  </pic:spPr>
                </pic:pic>
              </a:graphicData>
            </a:graphic>
          </wp:inline>
        </w:drawing>
      </w:r>
    </w:p>
    <w:p w14:paraId="393CF741" w14:textId="6B5E1346" w:rsidR="00AB6167" w:rsidRPr="00A14C2E" w:rsidRDefault="003E0789" w:rsidP="003E0789">
      <w:pPr>
        <w:pStyle w:val="MDPI22heading2"/>
        <w:spacing w:before="240"/>
      </w:pPr>
      <w:r w:rsidRPr="00A14C2E">
        <w:t xml:space="preserve">3.4. </w:t>
      </w:r>
      <w:r w:rsidR="00E4035B">
        <w:t>FinFET</w:t>
      </w:r>
      <w:r w:rsidR="00AB6167" w:rsidRPr="00A14C2E">
        <w:t xml:space="preserve"> </w:t>
      </w:r>
      <w:r w:rsidRPr="00A14C2E">
        <w:t xml:space="preserve">Modelling </w:t>
      </w:r>
      <w:r w:rsidR="00AB6167" w:rsidRPr="00A14C2E">
        <w:t>in Silvaco ATLAS Deckbuild Tool</w:t>
      </w:r>
    </w:p>
    <w:p w14:paraId="72E64A48" w14:textId="653D71D6" w:rsidR="00AB6167" w:rsidRPr="00A14C2E" w:rsidRDefault="00AB6167" w:rsidP="003E0789">
      <w:pPr>
        <w:pStyle w:val="MDPI31text"/>
        <w:rPr>
          <w:shd w:val="clear" w:color="auto" w:fill="FFFFFF"/>
        </w:rPr>
      </w:pPr>
      <w:r w:rsidRPr="00A14C2E">
        <w:t xml:space="preserve">We start with modeling our </w:t>
      </w:r>
      <w:r w:rsidR="00E4035B">
        <w:t>FinFET</w:t>
      </w:r>
      <w:r w:rsidRPr="00A14C2E">
        <w:t xml:space="preserve"> in Silvaco’s Atlas/Deckbuild. </w:t>
      </w:r>
      <w:r w:rsidRPr="00A14C2E">
        <w:rPr>
          <w:shd w:val="clear" w:color="auto" w:fill="FFFFFF"/>
        </w:rPr>
        <w:t xml:space="preserve">The family of such tools were used in many research to design and simulate the </w:t>
      </w:r>
      <w:r w:rsidR="00E4035B">
        <w:rPr>
          <w:shd w:val="clear" w:color="auto" w:fill="FFFFFF"/>
        </w:rPr>
        <w:t>FinFET</w:t>
      </w:r>
      <w:r w:rsidRPr="00A14C2E">
        <w:rPr>
          <w:shd w:val="clear" w:color="auto" w:fill="FFFFFF"/>
        </w:rPr>
        <w:t xml:space="preserve"> devices. The ATLAS Deckbuild simulation employing many standard recombination and continuity models like Shockley-Read-Hall, Schrödinger and Auger; used widespread for 2D/3D simulations of normal or heterogated single, double or triple-gated </w:t>
      </w:r>
      <w:r w:rsidR="00E4035B">
        <w:rPr>
          <w:shd w:val="clear" w:color="auto" w:fill="FFFFFF"/>
        </w:rPr>
        <w:t>FinFET</w:t>
      </w:r>
      <w:r w:rsidRPr="00A14C2E">
        <w:rPr>
          <w:shd w:val="clear" w:color="auto" w:fill="FFFFFF"/>
        </w:rPr>
        <w:t xml:space="preserve">s </w:t>
      </w:r>
      <w:sdt>
        <w:sdtPr>
          <w:rPr>
            <w:shd w:val="clear" w:color="auto" w:fill="FFFFFF"/>
          </w:rPr>
          <w:tag w:val="MENDELEY_CITATION_v3_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"/>
          <w:id w:val="867959373"/>
          <w:placeholder>
            <w:docPart w:val="85E1AEDFA3684AC9B6A4DD3209243364"/>
          </w:placeholder>
        </w:sdtPr>
        <w:sdtContent>
          <w:r w:rsidR="00E70CE5" w:rsidRPr="00E70CE5">
            <w:rPr>
              <w:shd w:val="clear" w:color="auto" w:fill="FFFFFF"/>
            </w:rPr>
            <w:t>[14]</w:t>
          </w:r>
        </w:sdtContent>
      </w:sdt>
      <w:r w:rsidRPr="00A14C2E">
        <w:rPr>
          <w:shd w:val="clear" w:color="auto" w:fill="FFFFFF"/>
        </w:rPr>
        <w:t>,</w:t>
      </w:r>
      <w:sdt>
        <w:sdtPr>
          <w:rPr>
            <w:shd w:val="clear" w:color="auto" w:fill="FFFFFF"/>
          </w:rPr>
          <w:tag w:val="MENDELEY_CITATION_v3_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"/>
          <w:id w:val="-860437510"/>
          <w:placeholder>
            <w:docPart w:val="1839B1B977164410914E70811F54F1EC"/>
          </w:placeholder>
        </w:sdtPr>
        <w:sdtContent>
          <w:r w:rsidR="00E70CE5" w:rsidRPr="00E70CE5">
            <w:rPr>
              <w:shd w:val="clear" w:color="auto" w:fill="FFFFFF"/>
            </w:rPr>
            <w:t>[17]</w:t>
          </w:r>
        </w:sdtContent>
      </w:sdt>
      <w:r w:rsidRPr="00A14C2E">
        <w:rPr>
          <w:shd w:val="clear" w:color="auto" w:fill="FFFFFF"/>
        </w:rPr>
        <w:t>,</w:t>
      </w:r>
      <w:sdt>
        <w:sdtPr>
          <w:rPr>
            <w:shd w:val="clear" w:color="auto" w:fill="FFFFFF"/>
          </w:rPr>
          <w:tag w:val="MENDELEY_CITATION_v3_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"/>
          <w:id w:val="-1380695344"/>
          <w:placeholder>
            <w:docPart w:val="E8987A71E9A3457FA08BBED422209AA9"/>
          </w:placeholder>
        </w:sdtPr>
        <w:sdtContent>
          <w:r w:rsidR="00E70CE5" w:rsidRPr="00E70CE5">
            <w:rPr>
              <w:shd w:val="clear" w:color="auto" w:fill="FFFFFF"/>
            </w:rPr>
            <w:t>[6]</w:t>
          </w:r>
        </w:sdtContent>
      </w:sdt>
      <w:r w:rsidRPr="00A14C2E">
        <w:rPr>
          <w:shd w:val="clear" w:color="auto" w:fill="FFFFFF"/>
        </w:rPr>
        <w:t xml:space="preserve">. </w:t>
      </w:r>
    </w:p>
    <w:p w14:paraId="07BCABEA" w14:textId="1C958D08" w:rsidR="00AB6167" w:rsidRPr="00A14C2E" w:rsidRDefault="003E0789" w:rsidP="003E0789">
      <w:pPr>
        <w:pStyle w:val="MDPI22heading2"/>
        <w:spacing w:before="240"/>
      </w:pPr>
      <w:r w:rsidRPr="00A14C2E">
        <w:t xml:space="preserve">3.5. </w:t>
      </w:r>
      <w:r w:rsidR="00AB6167" w:rsidRPr="00A14C2E">
        <w:t>Gate Leakage Current Modelling</w:t>
      </w:r>
    </w:p>
    <w:p w14:paraId="6C1BD7F1" w14:textId="11BC2595" w:rsidR="00AB6167" w:rsidRPr="00A14C2E" w:rsidRDefault="00AB6167" w:rsidP="003E0789">
      <w:pPr>
        <w:pStyle w:val="MDPI31text"/>
        <w:rPr>
          <w:shd w:val="clear" w:color="auto" w:fill="FFFFFF"/>
        </w:rPr>
      </w:pPr>
      <w:r w:rsidRPr="00A14C2E">
        <w:t xml:space="preserve">In devices that have a metal-insulator-semiconductor (MIS) formation, the conductance of the insulating film would ideally be considered as zero. However, for the sub 0.5um generation of MOS devices there is considerable conductance being measured on the gate contacts </w:t>
      </w:r>
      <w:sdt>
        <w:sdtPr>
          <w:tag w:val="MENDELEY_CITATION_v3_eyJjaXRhdGlvbklEIjoiTUVOREVMRVlfQ0lUQVRJT05fM2EyZTg5ODUtYmFmNC00NjU1LWE5YTAtMzcyNmQzZWNjMTM0IiwicHJvcGVydGllcyI6eyJub3RlSW5kZXgiOjB9LCJpc0VkaXRlZCI6ZmFsc2UsIm1hbnVhbE92ZXJyaWRlIjp7ImlzTWFudWFsbHlPdmVycmlkZGVuIjpmYWxzZSwiY2l0ZXByb2NUZXh0IjoiWzExXSIsIm1hbnVhbE92ZXJyaWRlVGV4dCI6Ii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
          <w:id w:val="1738591908"/>
          <w:placeholder>
            <w:docPart w:val="E8987A71E9A3457FA08BBED422209AA9"/>
          </w:placeholder>
        </w:sdtPr>
        <w:sdtContent>
          <w:r w:rsidR="00E70CE5" w:rsidRPr="00E70CE5">
            <w:t>[11]</w:t>
          </w:r>
        </w:sdtContent>
      </w:sdt>
      <w:r w:rsidRPr="00A14C2E">
        <w:t xml:space="preserve">. </w:t>
      </w:r>
      <w:r w:rsidRPr="00A14C2E">
        <w:rPr>
          <w:color w:val="030303"/>
          <w:shd w:val="clear" w:color="auto" w:fill="FFFFFF"/>
        </w:rPr>
        <w:t xml:space="preserve">In our case we used two lines of code for proper solvers to be activated in ATLAS/Deckbuild given in Appendix A, among tunneling-through-dielectric models available we used the </w:t>
      </w:r>
      <w:r w:rsidRPr="00A14C2E">
        <w:t xml:space="preserve">hot electron/hole injection </w:t>
      </w:r>
      <w:r w:rsidRPr="00A14C2E">
        <w:rPr>
          <w:color w:val="030303"/>
          <w:shd w:val="clear" w:color="auto" w:fill="FFFFFF"/>
        </w:rPr>
        <w:t xml:space="preserve">(HEI-HHI) </w:t>
      </w:r>
      <w:r w:rsidRPr="00A14C2E">
        <w:t xml:space="preserve">tunneling </w:t>
      </w:r>
      <w:r w:rsidRPr="00A14C2E">
        <w:rPr>
          <w:color w:val="030303"/>
          <w:shd w:val="clear" w:color="auto" w:fill="FFFFFF"/>
        </w:rPr>
        <w:t xml:space="preserve">model within ATLAS tool </w:t>
      </w:r>
      <w:sdt>
        <w:sdtPr>
          <w:rPr>
            <w:shd w:val="clear" w:color="auto" w:fill="FFFFFF"/>
          </w:rPr>
          <w:tag w:val="MENDELEY_CITATION_v3_eyJjaXRhdGlvbklEIjoiTUVOREVMRVlfQ0lUQVRJT05fMjVkODFkY2EtMTAwNC00ZTYzLWIxNjItYjJhNjMzZjBiNzAxIiwicHJvcGVydGllcyI6eyJub3RlSW5kZXgiOjB9LCJpc0VkaXRlZCI6ZmFsc2UsIm1hbnVhbE92ZXJyaWRlIjp7ImlzTWFudWFsbHlPdmVycmlkZGVuIjpmYWxzZSwiY2l0ZXByb2NUZXh0IjoiWzExXSIsIm1hbnVhbE92ZXJyaWRlVGV4dCI6Ii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
          <w:id w:val="368030620"/>
          <w:placeholder>
            <w:docPart w:val="E8987A71E9A3457FA08BBED422209AA9"/>
          </w:placeholder>
        </w:sdtPr>
        <w:sdtContent>
          <w:r w:rsidR="00E70CE5" w:rsidRPr="00E70CE5">
            <w:rPr>
              <w:shd w:val="clear" w:color="auto" w:fill="FFFFFF"/>
            </w:rPr>
            <w:t>[11]</w:t>
          </w:r>
        </w:sdtContent>
      </w:sdt>
      <w:r w:rsidRPr="00A14C2E">
        <w:rPr>
          <w:color w:val="030303"/>
          <w:shd w:val="clear" w:color="auto" w:fill="FFFFFF"/>
        </w:rPr>
        <w:t xml:space="preserve">, so that gate-to-dielectric leakage current was properly and realistically modeled, which gave most accurate results comparable with </w:t>
      </w:r>
      <w:sdt>
        <w:sdtPr>
          <w:rPr>
            <w:shd w:val="clear" w:color="auto" w:fill="FFFFFF"/>
          </w:rPr>
          <w:tag w:val="MENDELEY_CITATION_v3_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"/>
          <w:id w:val="1354224644"/>
          <w:placeholder>
            <w:docPart w:val="D69CA684FFBB4008AD0015DD1982051E"/>
          </w:placeholder>
        </w:sdtPr>
        <w:sdtContent>
          <w:r w:rsidR="00E70CE5" w:rsidRPr="00E70CE5">
            <w:rPr>
              <w:shd w:val="clear" w:color="auto" w:fill="FFFFFF"/>
            </w:rPr>
            <w:t>[12]</w:t>
          </w:r>
        </w:sdtContent>
      </w:sdt>
      <w:r w:rsidRPr="00A14C2E">
        <w:rPr>
          <w:shd w:val="clear" w:color="auto" w:fill="FFFFFF"/>
        </w:rPr>
        <w:t>.</w:t>
      </w:r>
    </w:p>
    <w:p w14:paraId="7E72D781" w14:textId="343157CD" w:rsidR="00AB6167" w:rsidRPr="00A14C2E" w:rsidRDefault="003E0789" w:rsidP="003E0789">
      <w:pPr>
        <w:pStyle w:val="MDPI41tablecaption"/>
        <w:jc w:val="both"/>
        <w:rPr>
          <w:lang w:val="tr-TR"/>
        </w:rPr>
      </w:pPr>
      <w:r w:rsidRPr="00A14C2E">
        <w:rPr>
          <w:b/>
          <w:lang w:val="tr-TR"/>
        </w:rPr>
        <w:t xml:space="preserve">Table </w:t>
      </w:r>
      <w:r w:rsidR="00A32E3F">
        <w:rPr>
          <w:b/>
          <w:lang w:val="tr-TR"/>
        </w:rPr>
        <w:t>5</w:t>
      </w:r>
      <w:r w:rsidRPr="00A14C2E">
        <w:rPr>
          <w:b/>
          <w:lang w:val="tr-TR"/>
        </w:rPr>
        <w:t xml:space="preserve">. </w:t>
      </w:r>
      <w:r w:rsidR="00AB6167" w:rsidRPr="00A14C2E">
        <w:rPr>
          <w:lang w:val="tr-TR"/>
        </w:rPr>
        <w:t xml:space="preserve">Summary of used models for tunneling and carrier injection for gate-dielectric leakage current in ATLAS </w:t>
      </w:r>
      <w:sdt>
        <w:sdtPr>
          <w:rPr>
            <w:lang w:val="tr-TR"/>
          </w:rPr>
          <w:tag w:val="MENDELEY_CITATION_v3_eyJjaXRhdGlvbklEIjoiTUVOREVMRVlfQ0lUQVRJT05fNDI2MDA1YzMtNTQ2Ni00MTExLThkNjctMWI4ZjU5YjZmN2Q4IiwicHJvcGVydGllcyI6eyJub3RlSW5kZXgiOjB9LCJpc0VkaXRlZCI6ZmFsc2UsIm1hbnVhbE92ZXJyaWRlIjp7ImlzTWFudWFsbHlPdmVycmlkZGVuIjp0cnVlLCJjaXRlcHJvY1RleHQiOiJbMTFdIiwibWFudWFsT3ZlcnJpZGVUZXh0IjoiWzQuXS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
          <w:id w:val="1362711944"/>
          <w:placeholder>
            <w:docPart w:val="E8987A71E9A3457FA08BBED422209AA9"/>
          </w:placeholder>
        </w:sdtPr>
        <w:sdtContent>
          <w:r w:rsidR="00E70CE5" w:rsidRPr="00E70CE5">
            <w:rPr>
              <w:lang w:val="tr-TR"/>
            </w:rPr>
            <w:t>[4.]</w:t>
          </w:r>
        </w:sdtContent>
      </w:sdt>
    </w:p>
    <w:p w14:paraId="16C26414" w14:textId="77777777" w:rsidR="00AB6167" w:rsidRPr="00A14C2E" w:rsidRDefault="00AB6167" w:rsidP="003E0789">
      <w:pPr>
        <w:pStyle w:val="MDPI52figure"/>
        <w:ind w:left="2608"/>
        <w:jc w:val="left"/>
        <w:rPr>
          <w:rFonts w:eastAsiaTheme="minorHAnsi"/>
        </w:rPr>
      </w:pPr>
      <w:r w:rsidRPr="00A14C2E">
        <w:rPr>
          <w:rFonts w:eastAsiaTheme="minorHAnsi"/>
          <w:noProof/>
        </w:rPr>
        <w:drawing>
          <wp:inline distT="0" distB="0" distL="0" distR="0" wp14:anchorId="65C12215" wp14:editId="3D457378">
            <wp:extent cx="3800318" cy="2455334"/>
            <wp:effectExtent l="0" t="0" r="0" b="2540"/>
            <wp:docPr id="29" name="Picture 29" descr="metin, ekran görüntüsü, sayı, numara, yazı tipi içeren bir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metin, ekran görüntüsü, sayı, numara, yazı tipi içeren bir resim"/>
                    <pic:cNvPicPr/>
                  </pic:nvPicPr>
                  <pic:blipFill>
                    <a:blip r:embed="rId22">
                      <a:extLst>
                        <a:ext uri="{28A0092B-C50C-407E-A947-70E740481C1C}">
                          <a14:useLocalDpi xmlns:a14="http://schemas.microsoft.com/office/drawing/2010/main" val="0"/>
                        </a:ext>
                      </a:extLst>
                    </a:blip>
                    <a:stretch>
                      <a:fillRect/>
                    </a:stretch>
                  </pic:blipFill>
                  <pic:spPr>
                    <a:xfrm>
                      <a:off x="0" y="0"/>
                      <a:ext cx="3830025" cy="2474527"/>
                    </a:xfrm>
                    <a:prstGeom prst="rect">
                      <a:avLst/>
                    </a:prstGeom>
                  </pic:spPr>
                </pic:pic>
              </a:graphicData>
            </a:graphic>
          </wp:inline>
        </w:drawing>
      </w:r>
    </w:p>
    <w:p w14:paraId="3A86229E" w14:textId="5A6D5E30" w:rsidR="00AB6167" w:rsidRPr="00A14C2E" w:rsidRDefault="003E0789" w:rsidP="003E0789">
      <w:pPr>
        <w:pStyle w:val="MDPI22heading2"/>
        <w:spacing w:before="240"/>
      </w:pPr>
      <w:r w:rsidRPr="00A14C2E">
        <w:t xml:space="preserve">3.6. </w:t>
      </w:r>
      <w:r w:rsidR="00AB6167" w:rsidRPr="00A14C2E">
        <w:t xml:space="preserve">Choice of </w:t>
      </w:r>
      <w:r w:rsidRPr="00A14C2E">
        <w:t>Performance Me</w:t>
      </w:r>
      <w:r w:rsidR="00AB6167" w:rsidRPr="00A14C2E">
        <w:t>trics</w:t>
      </w:r>
    </w:p>
    <w:p w14:paraId="46EAC896" w14:textId="77777777" w:rsidR="00AB6167" w:rsidRPr="00A14C2E" w:rsidRDefault="00AB6167" w:rsidP="003E0789">
      <w:pPr>
        <w:pStyle w:val="MDPI31text"/>
      </w:pPr>
      <w:r w:rsidRPr="00A14C2E">
        <w:t xml:space="preserve">Our performance metrics were selected as: </w:t>
      </w:r>
    </w:p>
    <w:p w14:paraId="381DFD62" w14:textId="69DD261F" w:rsidR="00AB6167" w:rsidRPr="00A14C2E" w:rsidRDefault="00AB6167" w:rsidP="003E0789">
      <w:pPr>
        <w:pStyle w:val="MDPI38bullet"/>
        <w:spacing w:before="60"/>
      </w:pPr>
      <w:r w:rsidRPr="00A14C2E">
        <w:rPr>
          <w:b/>
        </w:rPr>
        <w:t>I</w:t>
      </w:r>
      <w:r w:rsidRPr="00A14C2E">
        <w:rPr>
          <w:b/>
          <w:vertAlign w:val="subscript"/>
        </w:rPr>
        <w:t>G</w:t>
      </w:r>
      <w:r w:rsidRPr="00A14C2E">
        <w:t xml:space="preserve">, On-state </w:t>
      </w:r>
      <w:r w:rsidR="004635A0">
        <w:t>gate l</w:t>
      </w:r>
      <w:r w:rsidRPr="00A14C2E">
        <w:t xml:space="preserve">eakage Current, in Amperes, leaks from </w:t>
      </w:r>
      <w:r w:rsidR="004635A0">
        <w:t>g</w:t>
      </w:r>
      <w:r w:rsidRPr="00A14C2E">
        <w:t>ate metal through dielectric into the channel, when V</w:t>
      </w:r>
      <w:r w:rsidRPr="00A14C2E">
        <w:rPr>
          <w:vertAlign w:val="subscript"/>
        </w:rPr>
        <w:t>GS</w:t>
      </w:r>
      <w:r w:rsidRPr="00A14C2E">
        <w:t xml:space="preserve"> = 0.75V in our case, needs to be minimized.</w:t>
      </w:r>
    </w:p>
    <w:p w14:paraId="718E58BD" w14:textId="77777777" w:rsidR="00AB6167" w:rsidRPr="00A14C2E" w:rsidRDefault="00AB6167" w:rsidP="003E0789">
      <w:pPr>
        <w:pStyle w:val="MDPI38bullet"/>
      </w:pPr>
      <w:r w:rsidRPr="00A14C2E">
        <w:rPr>
          <w:b/>
        </w:rPr>
        <w:t>I</w:t>
      </w:r>
      <w:r w:rsidRPr="00A14C2E">
        <w:rPr>
          <w:b/>
          <w:vertAlign w:val="subscript"/>
        </w:rPr>
        <w:t>ON</w:t>
      </w:r>
      <w:r w:rsidRPr="00A14C2E">
        <w:t>, On-state Drain Current, in Amperes, when V</w:t>
      </w:r>
      <w:r w:rsidRPr="00A14C2E">
        <w:rPr>
          <w:vertAlign w:val="subscript"/>
        </w:rPr>
        <w:t>DS</w:t>
      </w:r>
      <w:r w:rsidRPr="00A14C2E">
        <w:t xml:space="preserve"> = V</w:t>
      </w:r>
      <w:r w:rsidRPr="00A14C2E">
        <w:rPr>
          <w:vertAlign w:val="subscript"/>
        </w:rPr>
        <w:t>DD</w:t>
      </w:r>
      <w:r w:rsidRPr="00A14C2E">
        <w:t xml:space="preserve"> (=1.2V in our case) and V</w:t>
      </w:r>
      <w:r w:rsidRPr="00A14C2E">
        <w:rPr>
          <w:vertAlign w:val="subscript"/>
        </w:rPr>
        <w:t>GS</w:t>
      </w:r>
      <w:r w:rsidRPr="00A14C2E">
        <w:t>= V</w:t>
      </w:r>
      <w:r w:rsidRPr="00A14C2E">
        <w:rPr>
          <w:vertAlign w:val="subscript"/>
        </w:rPr>
        <w:t xml:space="preserve">DD </w:t>
      </w:r>
      <w:r w:rsidRPr="00A14C2E">
        <w:t>, needs to be maximized.</w:t>
      </w:r>
    </w:p>
    <w:p w14:paraId="7CEF3714" w14:textId="77777777" w:rsidR="00AB6167" w:rsidRPr="00A14C2E" w:rsidRDefault="00AB6167" w:rsidP="003E0789">
      <w:pPr>
        <w:pStyle w:val="MDPI38bullet"/>
      </w:pPr>
      <w:r w:rsidRPr="00A14C2E">
        <w:rPr>
          <w:b/>
        </w:rPr>
        <w:t>I</w:t>
      </w:r>
      <w:r w:rsidRPr="00A14C2E">
        <w:rPr>
          <w:b/>
          <w:vertAlign w:val="subscript"/>
        </w:rPr>
        <w:t>OFF</w:t>
      </w:r>
      <w:r w:rsidRPr="00A14C2E">
        <w:t>, Off-state Drain Current, in Amperes, when V</w:t>
      </w:r>
      <w:r w:rsidRPr="00A14C2E">
        <w:rPr>
          <w:vertAlign w:val="subscript"/>
        </w:rPr>
        <w:t>DS</w:t>
      </w:r>
      <w:r w:rsidRPr="00A14C2E">
        <w:t xml:space="preserve"> = V</w:t>
      </w:r>
      <w:r w:rsidRPr="00A14C2E">
        <w:rPr>
          <w:vertAlign w:val="subscript"/>
        </w:rPr>
        <w:t>DD</w:t>
      </w:r>
      <w:r w:rsidRPr="00A14C2E">
        <w:t xml:space="preserve"> and V</w:t>
      </w:r>
      <w:r w:rsidRPr="00A14C2E">
        <w:rPr>
          <w:vertAlign w:val="subscript"/>
        </w:rPr>
        <w:t xml:space="preserve">GS </w:t>
      </w:r>
      <w:r w:rsidRPr="00A14C2E">
        <w:t>= 0.0V, needs to be minimized.</w:t>
      </w:r>
    </w:p>
    <w:p w14:paraId="0020F42E" w14:textId="77777777" w:rsidR="00AB6167" w:rsidRPr="00A14C2E" w:rsidRDefault="00AB6167" w:rsidP="003E0789">
      <w:pPr>
        <w:pStyle w:val="MDPI38bullet"/>
      </w:pPr>
      <w:r w:rsidRPr="00A14C2E">
        <w:rPr>
          <w:b/>
        </w:rPr>
        <w:lastRenderedPageBreak/>
        <w:t>I</w:t>
      </w:r>
      <w:r w:rsidRPr="00A14C2E">
        <w:rPr>
          <w:b/>
          <w:vertAlign w:val="subscript"/>
        </w:rPr>
        <w:t>ON</w:t>
      </w:r>
      <w:r w:rsidRPr="00A14C2E">
        <w:rPr>
          <w:b/>
        </w:rPr>
        <w:t>/I</w:t>
      </w:r>
      <w:r w:rsidRPr="00A14C2E">
        <w:rPr>
          <w:b/>
          <w:vertAlign w:val="subscript"/>
        </w:rPr>
        <w:t>OFF</w:t>
      </w:r>
      <w:r w:rsidRPr="00A14C2E">
        <w:rPr>
          <w:b/>
        </w:rPr>
        <w:t xml:space="preserve"> </w:t>
      </w:r>
      <w:r w:rsidRPr="00A14C2E">
        <w:rPr>
          <w:b/>
          <w:lang w:val="tr-TR"/>
        </w:rPr>
        <w:t>Ratio</w:t>
      </w:r>
      <w:r w:rsidRPr="00A14C2E">
        <w:rPr>
          <w:lang w:val="tr-TR"/>
        </w:rPr>
        <w:t>,</w:t>
      </w:r>
      <w:r w:rsidRPr="00A14C2E">
        <w:t xml:space="preserve"> unitless, accepted and powerful measure of TFT design quality, needs to be maximized.</w:t>
      </w:r>
    </w:p>
    <w:p w14:paraId="0B442A35" w14:textId="77777777" w:rsidR="00AB6167" w:rsidRPr="00A14C2E" w:rsidRDefault="00AB6167" w:rsidP="003E0789">
      <w:pPr>
        <w:pStyle w:val="MDPI38bullet"/>
      </w:pPr>
      <w:r w:rsidRPr="00A14C2E">
        <w:rPr>
          <w:b/>
        </w:rPr>
        <w:t>V</w:t>
      </w:r>
      <w:r w:rsidRPr="00A14C2E">
        <w:rPr>
          <w:b/>
          <w:vertAlign w:val="subscript"/>
        </w:rPr>
        <w:t>TH</w:t>
      </w:r>
      <w:r w:rsidRPr="00A14C2E">
        <w:t>, Threshold Voltage, in Volts, the minimum V</w:t>
      </w:r>
      <w:r w:rsidRPr="00A14C2E">
        <w:rPr>
          <w:vertAlign w:val="subscript"/>
        </w:rPr>
        <w:t>GS</w:t>
      </w:r>
      <w:r w:rsidRPr="00A14C2E">
        <w:t xml:space="preserve"> voltage that drain current I</w:t>
      </w:r>
      <w:r w:rsidRPr="00A14C2E">
        <w:rPr>
          <w:vertAlign w:val="subscript"/>
        </w:rPr>
        <w:t>D</w:t>
      </w:r>
      <w:r w:rsidRPr="00A14C2E">
        <w:t xml:space="preserve"> slightly exceeds a limit current (1x10</w:t>
      </w:r>
      <w:r w:rsidRPr="00A14C2E">
        <w:rPr>
          <w:vertAlign w:val="superscript"/>
        </w:rPr>
        <w:t>-7</w:t>
      </w:r>
      <w:r w:rsidRPr="00A14C2E">
        <w:t xml:space="preserve"> A in our case) significant for the design, needs to be minimized.</w:t>
      </w:r>
    </w:p>
    <w:p w14:paraId="5113EE26" w14:textId="77777777" w:rsidR="00AB6167" w:rsidRPr="00A14C2E" w:rsidRDefault="00AB6167" w:rsidP="003E0789">
      <w:pPr>
        <w:pStyle w:val="MDPI38bullet"/>
      </w:pPr>
      <w:r w:rsidRPr="00A14C2E">
        <w:rPr>
          <w:b/>
        </w:rPr>
        <w:t>SS</w:t>
      </w:r>
      <w:r w:rsidRPr="00A14C2E">
        <w:t>, Subthreshold Slope, in mV/decade, change in the gate voltage required to decrease the drain current I</w:t>
      </w:r>
      <w:r w:rsidRPr="00A14C2E">
        <w:rPr>
          <w:vertAlign w:val="subscript"/>
        </w:rPr>
        <w:t>D</w:t>
      </w:r>
      <w:r w:rsidRPr="00A14C2E">
        <w:t xml:space="preserve"> by one decade, SS = ∆V</w:t>
      </w:r>
      <w:r w:rsidRPr="00A14C2E">
        <w:rPr>
          <w:vertAlign w:val="subscript"/>
        </w:rPr>
        <w:t>GS</w:t>
      </w:r>
      <w:r w:rsidRPr="00A14C2E">
        <w:t>/∆log(I</w:t>
      </w:r>
      <w:r w:rsidRPr="00A14C2E">
        <w:rPr>
          <w:vertAlign w:val="subscript"/>
        </w:rPr>
        <w:t>D</w:t>
      </w:r>
      <w:r w:rsidRPr="00A14C2E">
        <w:t>) , needs to be minimized.</w:t>
      </w:r>
    </w:p>
    <w:p w14:paraId="04A4072F" w14:textId="77777777" w:rsidR="00AB6167" w:rsidRPr="00A14C2E" w:rsidRDefault="00AB6167" w:rsidP="003E0789">
      <w:pPr>
        <w:pStyle w:val="MDPI38bullet"/>
        <w:spacing w:after="60"/>
      </w:pPr>
      <w:r w:rsidRPr="00A14C2E">
        <w:rPr>
          <w:b/>
        </w:rPr>
        <w:t>DIBL</w:t>
      </w:r>
      <w:r w:rsidRPr="00A14C2E">
        <w:t>, Drain-Induced Barrier Lowering, in mV/V, represents the drain voltage V</w:t>
      </w:r>
      <w:r w:rsidRPr="00A14C2E">
        <w:rPr>
          <w:vertAlign w:val="subscript"/>
        </w:rPr>
        <w:t>DS</w:t>
      </w:r>
      <w:r w:rsidRPr="00A14C2E">
        <w:t xml:space="preserve"> influence on the threshold voltage V</w:t>
      </w:r>
      <w:r w:rsidRPr="00A14C2E">
        <w:rPr>
          <w:vertAlign w:val="subscript"/>
        </w:rPr>
        <w:t>TH</w:t>
      </w:r>
      <w:r w:rsidRPr="00A14C2E">
        <w:t>, defined as DIBL = |∆V</w:t>
      </w:r>
      <w:r w:rsidRPr="00A14C2E">
        <w:rPr>
          <w:vertAlign w:val="subscript"/>
        </w:rPr>
        <w:t>TH</w:t>
      </w:r>
      <w:r w:rsidRPr="00A14C2E">
        <w:t>|/|∆V</w:t>
      </w:r>
      <w:r w:rsidRPr="00A14C2E">
        <w:rPr>
          <w:vertAlign w:val="subscript"/>
        </w:rPr>
        <w:t>DS</w:t>
      </w:r>
      <w:r w:rsidRPr="00A14C2E">
        <w:t>| , needs to be minimized.</w:t>
      </w:r>
    </w:p>
    <w:p w14:paraId="23B44309" w14:textId="1575DF55" w:rsidR="00AB6167" w:rsidRPr="00A14C2E" w:rsidRDefault="00AB6167" w:rsidP="003E0789">
      <w:pPr>
        <w:pStyle w:val="MDPI31text"/>
      </w:pPr>
      <w:r w:rsidRPr="00A14C2E">
        <w:t xml:space="preserve">as these are the primary parameters for evaluation of thin film transistors’ performance. </w:t>
      </w:r>
      <w:sdt>
        <w:sdtPr>
          <w:tag w:val="MENDELEY_CITATION_v3_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"/>
          <w:id w:val="908651961"/>
          <w:placeholder>
            <w:docPart w:val="E8987A71E9A3457FA08BBED422209AA9"/>
          </w:placeholder>
        </w:sdtPr>
        <w:sdtContent>
          <w:r w:rsidR="00E70CE5" w:rsidRPr="00E70CE5">
            <w:t>[24]</w:t>
          </w:r>
        </w:sdtContent>
      </w:sdt>
    </w:p>
    <w:p w14:paraId="557C6325" w14:textId="06E03FA4" w:rsidR="00AB6167" w:rsidRPr="00A14C2E" w:rsidRDefault="003E0789" w:rsidP="003E0789">
      <w:pPr>
        <w:pStyle w:val="MDPI22heading2"/>
        <w:spacing w:before="240"/>
      </w:pPr>
      <w:r w:rsidRPr="00A14C2E">
        <w:t xml:space="preserve">3.7. </w:t>
      </w:r>
      <w:r w:rsidR="00AB6167" w:rsidRPr="00A14C2E">
        <w:t xml:space="preserve">Selection </w:t>
      </w:r>
      <w:r w:rsidRPr="00A14C2E">
        <w:t xml:space="preserve">Process </w:t>
      </w:r>
      <w:r w:rsidR="00AB6167" w:rsidRPr="00A14C2E">
        <w:t xml:space="preserve">for the FGM – </w:t>
      </w:r>
      <w:r w:rsidRPr="00A14C2E">
        <w:t xml:space="preserve">Creation </w:t>
      </w:r>
      <w:r w:rsidR="00AB6167" w:rsidRPr="00A14C2E">
        <w:t xml:space="preserve">of a </w:t>
      </w:r>
      <w:r w:rsidRPr="00A14C2E">
        <w:t xml:space="preserve">Custom Figure </w:t>
      </w:r>
      <w:r w:rsidR="00AB6167" w:rsidRPr="00A14C2E">
        <w:t xml:space="preserve">of </w:t>
      </w:r>
      <w:r w:rsidRPr="00A14C2E">
        <w:t>Merit</w:t>
      </w:r>
    </w:p>
    <w:p w14:paraId="1FF46918" w14:textId="77777777" w:rsidR="00AB6167" w:rsidRPr="00A14C2E" w:rsidRDefault="00AB6167" w:rsidP="003E0789">
      <w:pPr>
        <w:pStyle w:val="MDPI31text"/>
      </w:pPr>
      <w:r w:rsidRPr="00A14C2E">
        <w:t>At the end of calculation process, we introduce and propose a unitless figure of merit as Equation-4:</w:t>
      </w:r>
    </w:p>
    <w:p w14:paraId="7E7091B6" w14:textId="4637CED3" w:rsidR="00AB6167" w:rsidRPr="00A14C2E" w:rsidRDefault="00C37EE5" w:rsidP="003E0789">
      <w:pPr>
        <w:pStyle w:val="MDPI31text"/>
      </w:pPr>
      <m:oMathPara>
        <m:oMath>
          <m:sSub>
            <m:sSubPr>
              <m:ctrlPr>
                <w:rPr>
                  <w:rFonts w:ascii="Cambria Math" w:hAnsi="Cambria Math"/>
                </w:rPr>
              </m:ctrlPr>
            </m:sSubPr>
            <m:e>
              <m:r>
                <w:rPr>
                  <w:rFonts w:ascii="Cambria Math" w:hAnsi="Cambria Math"/>
                </w:rPr>
                <m:t>FOM</m:t>
              </m:r>
            </m:e>
            <m:sub>
              <m:r>
                <w:rPr>
                  <w:rFonts w:ascii="Cambria Math" w:hAnsi="Cambria Math"/>
                </w:rPr>
                <m:t>FET</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97.62(</m:t>
                  </m:r>
                  <m:func>
                    <m:funcPr>
                      <m:ctrlPr>
                        <w:rPr>
                          <w:rFonts w:ascii="Cambria Math" w:hAnsi="Cambria Math"/>
                        </w:rPr>
                      </m:ctrlPr>
                    </m:funcPr>
                    <m:fName>
                      <m:r>
                        <w:rPr>
                          <w:rFonts w:ascii="Cambria Math" w:hAnsi="Cambria Math"/>
                        </w:rPr>
                        <m:t>log</m:t>
                      </m:r>
                    </m:fName>
                    <m:e>
                      <m:sSub>
                        <m:sSubPr>
                          <m:ctrlPr>
                            <w:rPr>
                              <w:rFonts w:ascii="Cambria Math" w:hAnsi="Cambria Math"/>
                            </w:rPr>
                          </m:ctrlPr>
                        </m:sSubPr>
                        <m:e>
                          <m:r>
                            <m:rPr>
                              <m:sty m:val="p"/>
                            </m:rPr>
                            <w:rPr>
                              <w:rFonts w:ascii="Cambria Math" w:hAnsi="Cambria Math"/>
                            </w:rPr>
                            <m:t>(</m:t>
                          </m:r>
                          <m:r>
                            <w:rPr>
                              <w:rFonts w:ascii="Cambria Math" w:hAnsi="Cambria Math"/>
                            </w:rPr>
                            <m:t>I</m:t>
                          </m:r>
                        </m:e>
                        <m:sub>
                          <m:r>
                            <w:rPr>
                              <w:rFonts w:ascii="Cambria Math" w:hAnsi="Cambria Math"/>
                            </w:rPr>
                            <m:t>ON</m:t>
                          </m:r>
                        </m:sub>
                      </m:sSub>
                      <m:r>
                        <m:rPr>
                          <m:lit/>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OFF</m:t>
                          </m:r>
                        </m:sub>
                      </m:sSub>
                      <m:r>
                        <m:rPr>
                          <m:sty m:val="p"/>
                        </m:rPr>
                        <w:rPr>
                          <w:rFonts w:ascii="Cambria Math" w:hAnsi="Cambria Math"/>
                        </w:rPr>
                        <m:t>))</m:t>
                      </m:r>
                    </m:e>
                  </m:func>
                </m:e>
                <m:sup>
                  <m:r>
                    <m:rPr>
                      <m:sty m:val="p"/>
                    </m:rPr>
                    <w:rPr>
                      <w:rFonts w:ascii="Cambria Math" w:hAnsi="Cambria Math"/>
                    </w:rPr>
                    <m:t>3</m:t>
                  </m:r>
                </m:sup>
              </m:sSup>
              <m:sSup>
                <m:sSupPr>
                  <m:ctrlPr>
                    <w:rPr>
                      <w:rFonts w:ascii="Cambria Math" w:hAnsi="Cambria Math"/>
                    </w:rPr>
                  </m:ctrlPr>
                </m:sSupPr>
                <m:e>
                  <m:r>
                    <m:rPr>
                      <m:sty m:val="p"/>
                    </m:rPr>
                    <w:rPr>
                      <w:rFonts w:ascii="Cambria Math" w:hAnsi="Cambria Math"/>
                    </w:rPr>
                    <m:t>(-</m:t>
                  </m:r>
                  <m:r>
                    <w:rPr>
                      <w:rFonts w:ascii="Cambria Math" w:hAnsi="Cambria Math"/>
                    </w:rPr>
                    <m:t>log</m:t>
                  </m:r>
                  <m:sSub>
                    <m:sSubPr>
                      <m:ctrlPr>
                        <w:rPr>
                          <w:rFonts w:ascii="Cambria Math" w:hAnsi="Cambria Math"/>
                        </w:rPr>
                      </m:ctrlPr>
                    </m:sSubPr>
                    <m:e>
                      <m:r>
                        <m:rPr>
                          <m:sty m:val="p"/>
                        </m:rPr>
                        <w:rPr>
                          <w:rFonts w:ascii="Cambria Math" w:hAnsi="Cambria Math"/>
                        </w:rPr>
                        <m:t>(</m:t>
                      </m:r>
                      <m:r>
                        <w:rPr>
                          <w:rFonts w:ascii="Cambria Math" w:hAnsi="Cambria Math"/>
                        </w:rPr>
                        <m:t>I</m:t>
                      </m:r>
                    </m:e>
                    <m:sub>
                      <m:r>
                        <w:rPr>
                          <w:rFonts w:ascii="Cambria Math" w:hAnsi="Cambria Math"/>
                        </w:rPr>
                        <m:t>GL</m:t>
                      </m:r>
                    </m:sub>
                  </m:sSub>
                  <m:r>
                    <m:rPr>
                      <m:sty m:val="p"/>
                    </m:rPr>
                    <w:rPr>
                      <w:rFonts w:ascii="Cambria Math" w:hAnsi="Cambria Math"/>
                    </w:rPr>
                    <m:t>))</m:t>
                  </m:r>
                </m:e>
                <m:sup>
                  <m:r>
                    <m:rPr>
                      <m:sty m:val="p"/>
                    </m:rPr>
                    <w:rPr>
                      <w:rFonts w:ascii="Cambria Math" w:hAnsi="Cambria Math"/>
                    </w:rPr>
                    <m:t>3</m:t>
                  </m:r>
                </m:sup>
              </m:sSup>
            </m:num>
            <m:den>
              <m:sSup>
                <m:sSupPr>
                  <m:ctrlPr>
                    <w:rPr>
                      <w:rFonts w:ascii="Cambria Math" w:hAnsi="Cambria Math"/>
                    </w:rPr>
                  </m:ctrlPr>
                </m:sSupPr>
                <m:e>
                  <m:d>
                    <m:dPr>
                      <m:ctrlPr>
                        <w:rPr>
                          <w:rFonts w:ascii="Cambria Math" w:hAnsi="Cambria Math"/>
                        </w:rPr>
                      </m:ctrlPr>
                    </m:dPr>
                    <m:e>
                      <m:r>
                        <m:rPr>
                          <m:sty m:val="p"/>
                        </m:rPr>
                        <w:rPr>
                          <w:rFonts w:ascii="Cambria Math" w:hAnsi="Cambria Math"/>
                        </w:rPr>
                        <m:t>10</m:t>
                      </m:r>
                      <m:sSub>
                        <m:sSubPr>
                          <m:ctrlPr>
                            <w:rPr>
                              <w:rFonts w:ascii="Cambria Math" w:hAnsi="Cambria Math"/>
                            </w:rPr>
                          </m:ctrlPr>
                        </m:sSubPr>
                        <m:e>
                          <m:r>
                            <w:rPr>
                              <w:rFonts w:ascii="Cambria Math" w:hAnsi="Cambria Math"/>
                            </w:rPr>
                            <m:t>V</m:t>
                          </m:r>
                        </m:e>
                        <m:sub>
                          <m:r>
                            <w:rPr>
                              <w:rFonts w:ascii="Cambria Math" w:hAnsi="Cambria Math"/>
                            </w:rPr>
                            <m:t>TH</m:t>
                          </m:r>
                        </m:sub>
                      </m:sSub>
                    </m:e>
                  </m:d>
                </m:e>
                <m:sup>
                  <m:r>
                    <m:rPr>
                      <m:sty m:val="p"/>
                    </m:rPr>
                    <w:rPr>
                      <w:rFonts w:ascii="Cambria Math" w:hAnsi="Cambria Math"/>
                    </w:rPr>
                    <m:t>3</m:t>
                  </m:r>
                </m:sup>
              </m:sSup>
              <m:r>
                <m:rPr>
                  <m:sty m:val="p"/>
                </m:rPr>
                <w:rPr>
                  <w:rFonts w:ascii="Cambria Math" w:hAnsi="Cambria Math"/>
                </w:rPr>
                <m:t xml:space="preserve"> . </m:t>
              </m:r>
              <m:sSup>
                <m:sSupPr>
                  <m:ctrlPr>
                    <w:rPr>
                      <w:rFonts w:ascii="Cambria Math" w:hAnsi="Cambria Math"/>
                    </w:rPr>
                  </m:ctrlPr>
                </m:sSupPr>
                <m:e>
                  <m:r>
                    <w:rPr>
                      <w:rFonts w:ascii="Cambria Math" w:hAnsi="Cambria Math"/>
                    </w:rPr>
                    <m:t>DIBL</m:t>
                  </m:r>
                </m:e>
                <m:sup>
                  <m:r>
                    <m:rPr>
                      <m:sty m:val="p"/>
                    </m:rPr>
                    <w:rPr>
                      <w:rFonts w:ascii="Cambria Math" w:hAnsi="Cambria Math"/>
                    </w:rPr>
                    <m:t>2</m:t>
                  </m:r>
                </m:sup>
              </m:sSup>
              <m:r>
                <m:rPr>
                  <m:sty m:val="p"/>
                </m:rPr>
                <w:rPr>
                  <w:rFonts w:ascii="Cambria Math" w:hAnsi="Cambria Math"/>
                </w:rPr>
                <m:t xml:space="preserve"> . </m:t>
              </m:r>
              <m:r>
                <w:rPr>
                  <w:rFonts w:ascii="Cambria Math" w:hAnsi="Cambria Math"/>
                </w:rPr>
                <m:t>SS</m:t>
              </m:r>
            </m:den>
          </m:f>
        </m:oMath>
      </m:oMathPara>
    </w:p>
    <w:p w14:paraId="3F92E4B5" w14:textId="69A6E843" w:rsidR="00AB6167" w:rsidRPr="00A14C2E" w:rsidRDefault="00AB6167" w:rsidP="003E0789">
      <w:pPr>
        <w:pStyle w:val="MDPI32textnoindent"/>
      </w:pPr>
      <w:r w:rsidRPr="00A14C2E">
        <w:t xml:space="preserve">with which we can evaluate the overall performance of </w:t>
      </w:r>
      <w:r w:rsidR="00E4035B">
        <w:t>FinFET</w:t>
      </w:r>
      <w:r w:rsidRPr="00A14C2E">
        <w:t xml:space="preserve"> under consideration. We developed this figure of merit that equally and mostly cares for I</w:t>
      </w:r>
      <w:r w:rsidRPr="00A14C2E">
        <w:rPr>
          <w:vertAlign w:val="subscript"/>
        </w:rPr>
        <w:t>GL,</w:t>
      </w:r>
      <w:r w:rsidRPr="00A14C2E">
        <w:t xml:space="preserve"> I</w:t>
      </w:r>
      <w:r w:rsidRPr="00A14C2E">
        <w:rPr>
          <w:vertAlign w:val="subscript"/>
        </w:rPr>
        <w:t>ON</w:t>
      </w:r>
      <w:r w:rsidRPr="00A14C2E">
        <w:t>/I</w:t>
      </w:r>
      <w:r w:rsidRPr="00A14C2E">
        <w:rPr>
          <w:vertAlign w:val="subscript"/>
        </w:rPr>
        <w:t>OFF</w:t>
      </w:r>
      <w:r w:rsidRPr="00A14C2E">
        <w:t xml:space="preserve"> ratio and V</w:t>
      </w:r>
      <w:r w:rsidRPr="00A14C2E">
        <w:rPr>
          <w:vertAlign w:val="subscript"/>
        </w:rPr>
        <w:t>TH</w:t>
      </w:r>
      <w:r w:rsidRPr="00A14C2E">
        <w:t xml:space="preserve">, gives less importance to DIBL and even lesser importance to SS. Overall FOM value is multiplied by an arbitrary constant 97.62 to achieve best performing </w:t>
      </w:r>
      <w:r w:rsidR="00E4035B">
        <w:t>FinFET</w:t>
      </w:r>
      <w:r w:rsidRPr="00A14C2E">
        <w:t xml:space="preserve"> to appear with </w:t>
      </w:r>
      <m:oMath>
        <m:sSub>
          <m:sSubPr>
            <m:ctrlPr>
              <w:rPr>
                <w:rFonts w:ascii="Cambria Math" w:hAnsi="Cambria Math"/>
                <w:i/>
              </w:rPr>
            </m:ctrlPr>
          </m:sSubPr>
          <m:e>
            <m:r>
              <w:rPr>
                <w:rFonts w:ascii="Cambria Math" w:hAnsi="Cambria Math"/>
              </w:rPr>
              <m:t>FOM</m:t>
            </m:r>
          </m:e>
          <m:sub>
            <m:r>
              <w:rPr>
                <w:rFonts w:ascii="Cambria Math" w:hAnsi="Cambria Math"/>
              </w:rPr>
              <m:t>FET</m:t>
            </m:r>
          </m:sub>
        </m:sSub>
        <m:r>
          <w:rPr>
            <w:rFonts w:ascii="Cambria Math" w:hAnsi="Cambria Math"/>
          </w:rPr>
          <m:t xml:space="preserve"> </m:t>
        </m:r>
      </m:oMath>
      <w:r w:rsidRPr="00A14C2E">
        <w:t xml:space="preserve">value equals to 100 and all other performance values to be normalized between 1 and 100. We compared the </w:t>
      </w:r>
      <m:oMath>
        <m:sSub>
          <m:sSubPr>
            <m:ctrlPr>
              <w:rPr>
                <w:rFonts w:ascii="Cambria Math" w:hAnsi="Cambria Math"/>
                <w:i/>
              </w:rPr>
            </m:ctrlPr>
          </m:sSubPr>
          <m:e>
            <m:r>
              <w:rPr>
                <w:rFonts w:ascii="Cambria Math" w:hAnsi="Cambria Math"/>
              </w:rPr>
              <m:t>FOM</m:t>
            </m:r>
          </m:e>
          <m:sub>
            <m:r>
              <w:rPr>
                <w:rFonts w:ascii="Cambria Math" w:hAnsi="Cambria Math"/>
              </w:rPr>
              <m:t>FET</m:t>
            </m:r>
          </m:sub>
        </m:sSub>
      </m:oMath>
      <w:r w:rsidRPr="00A14C2E">
        <w:t xml:space="preserve"> values of all single and FGM dielectric configurations so that it may help better to decide the selection among all configurations. </w:t>
      </w:r>
    </w:p>
    <w:p w14:paraId="62647993" w14:textId="16271805" w:rsidR="00AB6167" w:rsidRPr="00A14C2E" w:rsidRDefault="003E0789" w:rsidP="003E0789">
      <w:pPr>
        <w:pStyle w:val="MDPI21heading1"/>
      </w:pPr>
      <w:r w:rsidRPr="00A14C2E">
        <w:t>4. Results and Discussion</w:t>
      </w:r>
    </w:p>
    <w:p w14:paraId="4398F4AA" w14:textId="65010DDF" w:rsidR="00AB6167" w:rsidRPr="00A14C2E" w:rsidRDefault="003E0789" w:rsidP="003E0789">
      <w:pPr>
        <w:pStyle w:val="MDPI22heading2"/>
      </w:pPr>
      <w:r w:rsidRPr="00A14C2E">
        <w:t xml:space="preserve">4.1. </w:t>
      </w:r>
      <w:r w:rsidR="00AB6167" w:rsidRPr="00A14C2E">
        <w:t>I</w:t>
      </w:r>
      <w:r w:rsidR="00AB6167" w:rsidRPr="00A14C2E">
        <w:rPr>
          <w:vertAlign w:val="subscript"/>
        </w:rPr>
        <w:t>D</w:t>
      </w:r>
      <w:r w:rsidR="00AB6167" w:rsidRPr="00A14C2E">
        <w:t xml:space="preserve"> - V</w:t>
      </w:r>
      <w:r w:rsidR="00AB6167" w:rsidRPr="00A14C2E">
        <w:rPr>
          <w:vertAlign w:val="subscript"/>
        </w:rPr>
        <w:t>GS</w:t>
      </w:r>
      <w:r w:rsidR="00AB6167" w:rsidRPr="00A14C2E">
        <w:t xml:space="preserve"> </w:t>
      </w:r>
      <w:r w:rsidRPr="00A14C2E">
        <w:t>Transfer Characteristics</w:t>
      </w:r>
    </w:p>
    <w:p w14:paraId="220F0FB3" w14:textId="231412E3" w:rsidR="00AB6167" w:rsidRPr="00A14C2E" w:rsidRDefault="00AB6167" w:rsidP="003E0789">
      <w:pPr>
        <w:pStyle w:val="MDPI31text"/>
        <w:rPr>
          <w:lang w:val="tr-TR"/>
        </w:rPr>
      </w:pPr>
      <w:r w:rsidRPr="00A14C2E">
        <w:rPr>
          <w:lang w:val="tr-TR"/>
        </w:rPr>
        <w:t xml:space="preserve">Figure 6. shows the drain current (Id) versus gate-source voltage (Vgs) characteristics for the </w:t>
      </w:r>
      <w:r w:rsidR="00E4035B">
        <w:rPr>
          <w:lang w:val="tr-TR"/>
        </w:rPr>
        <w:t>FinFET</w:t>
      </w:r>
      <w:r w:rsidRPr="00A14C2E">
        <w:rPr>
          <w:lang w:val="tr-TR"/>
        </w:rPr>
        <w:t xml:space="preserve"> device we examined with various gate dielectric materials. The threshold voltage is the point where the curve starts to steeply rise, which is a critical parameter for switching characteristics. The graph includes TiO</w:t>
      </w:r>
      <w:r w:rsidRPr="00A14C2E">
        <w:rPr>
          <w:vertAlign w:val="subscript"/>
          <w:lang w:val="tr-TR"/>
        </w:rPr>
        <w:t>2</w:t>
      </w:r>
      <w:r w:rsidRPr="00A14C2E">
        <w:rPr>
          <w:lang w:val="tr-TR"/>
        </w:rPr>
        <w:t>, La</w:t>
      </w:r>
      <w:r w:rsidRPr="00A14C2E">
        <w:rPr>
          <w:vertAlign w:val="subscript"/>
          <w:lang w:val="tr-TR"/>
        </w:rPr>
        <w:t>2</w:t>
      </w:r>
      <w:r w:rsidRPr="00A14C2E">
        <w:rPr>
          <w:lang w:val="tr-TR"/>
        </w:rPr>
        <w:t>O</w:t>
      </w:r>
      <w:r w:rsidRPr="00A14C2E">
        <w:rPr>
          <w:vertAlign w:val="subscript"/>
          <w:lang w:val="tr-TR"/>
        </w:rPr>
        <w:t>3</w:t>
      </w:r>
      <w:r w:rsidRPr="00A14C2E">
        <w:rPr>
          <w:lang w:val="tr-TR"/>
        </w:rPr>
        <w:t>, HfO</w:t>
      </w:r>
      <w:r w:rsidRPr="00A14C2E">
        <w:rPr>
          <w:vertAlign w:val="subscript"/>
          <w:lang w:val="tr-TR"/>
        </w:rPr>
        <w:t>2</w:t>
      </w:r>
      <w:r w:rsidRPr="00A14C2E">
        <w:rPr>
          <w:lang w:val="tr-TR"/>
        </w:rPr>
        <w:t>, Al</w:t>
      </w:r>
      <w:r w:rsidRPr="00A14C2E">
        <w:rPr>
          <w:vertAlign w:val="subscript"/>
          <w:lang w:val="tr-TR"/>
        </w:rPr>
        <w:t>2</w:t>
      </w:r>
      <w:r w:rsidRPr="00A14C2E">
        <w:rPr>
          <w:lang w:val="tr-TR"/>
        </w:rPr>
        <w:t>O</w:t>
      </w:r>
      <w:r w:rsidRPr="00A14C2E">
        <w:rPr>
          <w:vertAlign w:val="subscript"/>
          <w:lang w:val="tr-TR"/>
        </w:rPr>
        <w:t>3</w:t>
      </w:r>
      <w:r w:rsidRPr="00A14C2E">
        <w:rPr>
          <w:lang w:val="tr-TR"/>
        </w:rPr>
        <w:t>, and SiO</w:t>
      </w:r>
      <w:r w:rsidRPr="00A14C2E">
        <w:rPr>
          <w:vertAlign w:val="subscript"/>
          <w:lang w:val="tr-TR"/>
        </w:rPr>
        <w:t>2</w:t>
      </w:r>
      <w:r w:rsidRPr="00A14C2E">
        <w:rPr>
          <w:lang w:val="tr-TR"/>
        </w:rPr>
        <w:t xml:space="preserve"> as gate dielectrics. These materials are high-k dielectrics, with the exception of SiO2, which is a traditional dielectric material with a lower dielectric constant. TiO</w:t>
      </w:r>
      <w:r w:rsidRPr="00A14C2E">
        <w:rPr>
          <w:vertAlign w:val="subscript"/>
          <w:lang w:val="tr-TR"/>
        </w:rPr>
        <w:t>2</w:t>
      </w:r>
      <w:r w:rsidRPr="00A14C2E">
        <w:rPr>
          <w:lang w:val="tr-TR"/>
        </w:rPr>
        <w:t xml:space="preserve"> seems to have a higher on-current for the same gate voltage compared to the others, which may suggest better channel formation or a higher dielectric constant, which can modify the effective channel thickness. The choice of dielectric material significantly impact device performance. Higher-k materials like HfO</w:t>
      </w:r>
      <w:r w:rsidRPr="00A14C2E">
        <w:rPr>
          <w:vertAlign w:val="subscript"/>
          <w:lang w:val="tr-TR"/>
        </w:rPr>
        <w:t>2</w:t>
      </w:r>
      <w:r w:rsidRPr="00A14C2E">
        <w:rPr>
          <w:lang w:val="tr-TR"/>
        </w:rPr>
        <w:t xml:space="preserve"> and TiO</w:t>
      </w:r>
      <w:r w:rsidRPr="00A14C2E">
        <w:rPr>
          <w:vertAlign w:val="subscript"/>
          <w:lang w:val="tr-TR"/>
        </w:rPr>
        <w:t>2</w:t>
      </w:r>
      <w:r w:rsidRPr="00A14C2E">
        <w:rPr>
          <w:lang w:val="tr-TR"/>
        </w:rPr>
        <w:t xml:space="preserve"> may allow for thinner dielectrics, which can enhance gate control and reduce leakage currents, while also allowing for scaling down the device dimensions.</w:t>
      </w:r>
    </w:p>
    <w:p w14:paraId="74906CCA" w14:textId="77777777" w:rsidR="003E0789" w:rsidRPr="00A14C2E" w:rsidRDefault="003E0789" w:rsidP="003E0789">
      <w:pPr>
        <w:pStyle w:val="MDPI52figure"/>
      </w:pPr>
      <w:r w:rsidRPr="00A14C2E">
        <w:rPr>
          <w:noProof/>
        </w:rPr>
        <w:lastRenderedPageBreak/>
        <w:drawing>
          <wp:inline distT="0" distB="0" distL="0" distR="0" wp14:anchorId="20371DDC" wp14:editId="7D814FE5">
            <wp:extent cx="2984715" cy="2454910"/>
            <wp:effectExtent l="0" t="0" r="635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98416" cy="2548429"/>
                    </a:xfrm>
                    <a:prstGeom prst="rect">
                      <a:avLst/>
                    </a:prstGeom>
                    <a:noFill/>
                    <a:ln>
                      <a:noFill/>
                    </a:ln>
                  </pic:spPr>
                </pic:pic>
              </a:graphicData>
            </a:graphic>
          </wp:inline>
        </w:drawing>
      </w:r>
      <w:r w:rsidRPr="00A14C2E">
        <w:rPr>
          <w:noProof/>
        </w:rPr>
        <w:drawing>
          <wp:inline distT="0" distB="0" distL="0" distR="0" wp14:anchorId="64E2EF43" wp14:editId="7101CCE8">
            <wp:extent cx="3015814" cy="2473036"/>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82645" cy="2527839"/>
                    </a:xfrm>
                    <a:prstGeom prst="rect">
                      <a:avLst/>
                    </a:prstGeom>
                    <a:noFill/>
                    <a:ln>
                      <a:noFill/>
                    </a:ln>
                  </pic:spPr>
                </pic:pic>
              </a:graphicData>
            </a:graphic>
          </wp:inline>
        </w:drawing>
      </w:r>
    </w:p>
    <w:p w14:paraId="63AA882D" w14:textId="77777777" w:rsidR="003E0789" w:rsidRPr="00A14C2E" w:rsidRDefault="003E0789" w:rsidP="003E0789">
      <w:pPr>
        <w:pStyle w:val="MDPI51figurecaption"/>
        <w:jc w:val="both"/>
      </w:pPr>
      <w:r w:rsidRPr="00A14C2E">
        <w:rPr>
          <w:b/>
        </w:rPr>
        <w:t xml:space="preserve">Figure 6. </w:t>
      </w:r>
      <w:r w:rsidRPr="00A14C2E">
        <w:t>a. I</w:t>
      </w:r>
      <w:r w:rsidRPr="00A14C2E">
        <w:rPr>
          <w:vertAlign w:val="subscript"/>
        </w:rPr>
        <w:t>D</w:t>
      </w:r>
      <w:r w:rsidRPr="00A14C2E">
        <w:t xml:space="preserve"> for single material gate oxide dielectrics (control group) log(I</w:t>
      </w:r>
      <w:r w:rsidRPr="00A14C2E">
        <w:rPr>
          <w:vertAlign w:val="subscript"/>
        </w:rPr>
        <w:t>D</w:t>
      </w:r>
      <w:r w:rsidRPr="00A14C2E">
        <w:t>) –V</w:t>
      </w:r>
      <w:r w:rsidRPr="00A14C2E">
        <w:rPr>
          <w:vertAlign w:val="subscript"/>
        </w:rPr>
        <w:t>GS</w:t>
      </w:r>
      <w:r w:rsidRPr="00A14C2E">
        <w:t xml:space="preserve"> (left) and  I</w:t>
      </w:r>
      <w:r w:rsidRPr="00A14C2E">
        <w:rPr>
          <w:vertAlign w:val="subscript"/>
        </w:rPr>
        <w:t xml:space="preserve">D </w:t>
      </w:r>
      <w:r w:rsidRPr="00A14C2E">
        <w:t>–V</w:t>
      </w:r>
      <w:r w:rsidRPr="00A14C2E">
        <w:rPr>
          <w:vertAlign w:val="subscript"/>
        </w:rPr>
        <w:t xml:space="preserve">GS </w:t>
      </w:r>
      <w:r w:rsidRPr="00A14C2E">
        <w:t>(right) b. I</w:t>
      </w:r>
      <w:r w:rsidRPr="00A14C2E">
        <w:rPr>
          <w:vertAlign w:val="subscript"/>
        </w:rPr>
        <w:t>D</w:t>
      </w:r>
      <w:r w:rsidRPr="00A14C2E">
        <w:t xml:space="preserve"> current for FGM-group of gate oxide dielectrics log(I</w:t>
      </w:r>
      <w:r w:rsidRPr="00A14C2E">
        <w:rPr>
          <w:vertAlign w:val="subscript"/>
        </w:rPr>
        <w:t>D</w:t>
      </w:r>
      <w:r w:rsidRPr="00A14C2E">
        <w:t>) –V</w:t>
      </w:r>
      <w:r w:rsidRPr="00A14C2E">
        <w:rPr>
          <w:vertAlign w:val="subscript"/>
        </w:rPr>
        <w:t>GS</w:t>
      </w:r>
      <w:r w:rsidRPr="00A14C2E">
        <w:t xml:space="preserve"> (left) and  I</w:t>
      </w:r>
      <w:r w:rsidRPr="00A14C2E">
        <w:rPr>
          <w:vertAlign w:val="subscript"/>
        </w:rPr>
        <w:t xml:space="preserve">D </w:t>
      </w:r>
      <w:r w:rsidRPr="00A14C2E">
        <w:t>–V</w:t>
      </w:r>
      <w:r w:rsidRPr="00A14C2E">
        <w:rPr>
          <w:vertAlign w:val="subscript"/>
        </w:rPr>
        <w:t xml:space="preserve">GS </w:t>
      </w:r>
      <w:r w:rsidRPr="00A14C2E">
        <w:t>(right).</w:t>
      </w:r>
    </w:p>
    <w:p w14:paraId="36DA045E" w14:textId="7A447828" w:rsidR="00AB6167" w:rsidRPr="00A14C2E" w:rsidRDefault="003E0789" w:rsidP="003E0789">
      <w:pPr>
        <w:pStyle w:val="MDPI22heading2"/>
        <w:spacing w:before="240"/>
        <w:rPr>
          <w:lang w:val="tr-TR"/>
        </w:rPr>
      </w:pPr>
      <w:r w:rsidRPr="00A14C2E">
        <w:t xml:space="preserve">4.2. </w:t>
      </w:r>
      <w:r w:rsidR="00AB6167" w:rsidRPr="00A14C2E">
        <w:t>I</w:t>
      </w:r>
      <w:r w:rsidR="00AB6167" w:rsidRPr="00A14C2E">
        <w:rPr>
          <w:vertAlign w:val="subscript"/>
        </w:rPr>
        <w:t>G</w:t>
      </w:r>
      <w:r w:rsidR="00AB6167" w:rsidRPr="00A14C2E">
        <w:t xml:space="preserve"> per V</w:t>
      </w:r>
      <w:r w:rsidR="00AB6167" w:rsidRPr="00A14C2E">
        <w:rPr>
          <w:vertAlign w:val="subscript"/>
        </w:rPr>
        <w:t>GS</w:t>
      </w:r>
      <w:r w:rsidR="00AB6167" w:rsidRPr="00A14C2E">
        <w:t xml:space="preserve"> </w:t>
      </w:r>
      <w:r w:rsidRPr="00A14C2E">
        <w:t xml:space="preserve">Leakage Current </w:t>
      </w:r>
    </w:p>
    <w:p w14:paraId="64E668C8" w14:textId="77777777" w:rsidR="00AB6167" w:rsidRPr="00A14C2E" w:rsidRDefault="00AB6167" w:rsidP="003E0789">
      <w:pPr>
        <w:pStyle w:val="MDPI52figure"/>
      </w:pPr>
      <w:r w:rsidRPr="00A14C2E">
        <w:rPr>
          <w:noProof/>
        </w:rPr>
        <w:drawing>
          <wp:inline distT="0" distB="0" distL="0" distR="0" wp14:anchorId="6E7099A1" wp14:editId="70C2BA8F">
            <wp:extent cx="3012440" cy="2671599"/>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12440" cy="2671599"/>
                    </a:xfrm>
                    <a:prstGeom prst="rect">
                      <a:avLst/>
                    </a:prstGeom>
                    <a:noFill/>
                    <a:ln>
                      <a:noFill/>
                    </a:ln>
                  </pic:spPr>
                </pic:pic>
              </a:graphicData>
            </a:graphic>
          </wp:inline>
        </w:drawing>
      </w:r>
      <w:r w:rsidRPr="00A14C2E">
        <w:rPr>
          <w:noProof/>
        </w:rPr>
        <w:drawing>
          <wp:inline distT="0" distB="0" distL="0" distR="0" wp14:anchorId="797BF090" wp14:editId="22C8C4D1">
            <wp:extent cx="3010794" cy="26720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10794" cy="2672080"/>
                    </a:xfrm>
                    <a:prstGeom prst="rect">
                      <a:avLst/>
                    </a:prstGeom>
                    <a:noFill/>
                    <a:ln>
                      <a:noFill/>
                    </a:ln>
                  </pic:spPr>
                </pic:pic>
              </a:graphicData>
            </a:graphic>
          </wp:inline>
        </w:drawing>
      </w:r>
    </w:p>
    <w:p w14:paraId="764EAA4D" w14:textId="79FE9480" w:rsidR="00AB6167" w:rsidRPr="00A14C2E" w:rsidRDefault="003E0789" w:rsidP="003E0789">
      <w:pPr>
        <w:pStyle w:val="MDPI31text"/>
      </w:pPr>
      <w:r w:rsidRPr="00A14C2E">
        <w:t>(a)</w:t>
      </w:r>
      <w:r w:rsidR="00AB6167" w:rsidRPr="00A14C2E">
        <w:t xml:space="preserve">                                               (b)</w:t>
      </w:r>
    </w:p>
    <w:p w14:paraId="42E85085" w14:textId="77777777" w:rsidR="00AB6167" w:rsidRPr="00A14C2E" w:rsidRDefault="00AB6167" w:rsidP="003E0789">
      <w:pPr>
        <w:pStyle w:val="MDPI52figure"/>
      </w:pPr>
      <w:r w:rsidRPr="00A14C2E">
        <w:rPr>
          <w:noProof/>
        </w:rPr>
        <w:lastRenderedPageBreak/>
        <w:drawing>
          <wp:inline distT="0" distB="0" distL="0" distR="0" wp14:anchorId="0B334D30" wp14:editId="4A24D3F3">
            <wp:extent cx="3053209" cy="2722720"/>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53209" cy="2722720"/>
                    </a:xfrm>
                    <a:prstGeom prst="rect">
                      <a:avLst/>
                    </a:prstGeom>
                    <a:noFill/>
                    <a:ln>
                      <a:noFill/>
                    </a:ln>
                  </pic:spPr>
                </pic:pic>
              </a:graphicData>
            </a:graphic>
          </wp:inline>
        </w:drawing>
      </w:r>
      <w:r w:rsidRPr="00A14C2E">
        <w:rPr>
          <w:noProof/>
        </w:rPr>
        <w:drawing>
          <wp:inline distT="0" distB="0" distL="0" distR="0" wp14:anchorId="01E3DCE2" wp14:editId="1D9D8825">
            <wp:extent cx="2989419" cy="273304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89419" cy="2733040"/>
                    </a:xfrm>
                    <a:prstGeom prst="rect">
                      <a:avLst/>
                    </a:prstGeom>
                    <a:noFill/>
                    <a:ln>
                      <a:noFill/>
                    </a:ln>
                  </pic:spPr>
                </pic:pic>
              </a:graphicData>
            </a:graphic>
          </wp:inline>
        </w:drawing>
      </w:r>
    </w:p>
    <w:p w14:paraId="6565E497" w14:textId="3693F6C0" w:rsidR="00AB6167" w:rsidRPr="00A14C2E" w:rsidRDefault="00AB6167" w:rsidP="00AB6167">
      <w:pPr>
        <w:spacing w:line="360" w:lineRule="auto"/>
        <w:ind w:left="2880"/>
      </w:pPr>
      <w:r w:rsidRPr="00A14C2E">
        <w:t>(c)                                                 (d)</w:t>
      </w:r>
    </w:p>
    <w:p w14:paraId="32E17622" w14:textId="011AC9F7" w:rsidR="00AB6167" w:rsidRPr="00A14C2E" w:rsidRDefault="003E0789" w:rsidP="003E0789">
      <w:pPr>
        <w:pStyle w:val="MDPI51figurecaption"/>
        <w:jc w:val="both"/>
        <w:rPr>
          <w:vertAlign w:val="subscript"/>
        </w:rPr>
      </w:pPr>
      <w:r w:rsidRPr="00A14C2E">
        <w:rPr>
          <w:b/>
        </w:rPr>
        <w:t xml:space="preserve">Figure 7. </w:t>
      </w:r>
      <w:r w:rsidR="00AB6167" w:rsidRPr="00A14C2E">
        <w:t>a, 7b (zoom): I</w:t>
      </w:r>
      <w:r w:rsidR="00AB6167" w:rsidRPr="00A14C2E">
        <w:rPr>
          <w:vertAlign w:val="subscript"/>
        </w:rPr>
        <w:t>G</w:t>
      </w:r>
      <w:r w:rsidR="00AB6167" w:rsidRPr="00A14C2E">
        <w:t xml:space="preserve"> leakage current for single material gate oxide dielectrics (control group) log (I</w:t>
      </w:r>
      <w:r w:rsidR="00AB6167" w:rsidRPr="00A14C2E">
        <w:rPr>
          <w:vertAlign w:val="subscript"/>
        </w:rPr>
        <w:t>G</w:t>
      </w:r>
      <w:r w:rsidR="00AB6167" w:rsidRPr="00A14C2E">
        <w:t>) –V</w:t>
      </w:r>
      <w:r w:rsidR="00AB6167" w:rsidRPr="00A14C2E">
        <w:rPr>
          <w:vertAlign w:val="subscript"/>
        </w:rPr>
        <w:t>GS</w:t>
      </w:r>
      <w:r w:rsidRPr="00A14C2E">
        <w:rPr>
          <w:vertAlign w:val="subscript"/>
        </w:rPr>
        <w:t xml:space="preserve"> </w:t>
      </w:r>
      <w:r w:rsidR="00AB6167" w:rsidRPr="00A14C2E">
        <w:t>7c, 7d (zoom): I</w:t>
      </w:r>
      <w:r w:rsidR="00AB6167" w:rsidRPr="00A14C2E">
        <w:rPr>
          <w:vertAlign w:val="subscript"/>
        </w:rPr>
        <w:t>G</w:t>
      </w:r>
      <w:r w:rsidR="00AB6167" w:rsidRPr="00A14C2E">
        <w:t xml:space="preserve"> leakage current for FGM group gate oxide dielectrics, log (I</w:t>
      </w:r>
      <w:r w:rsidR="00AB6167" w:rsidRPr="00A14C2E">
        <w:rPr>
          <w:vertAlign w:val="subscript"/>
        </w:rPr>
        <w:t>G</w:t>
      </w:r>
      <w:r w:rsidR="00AB6167" w:rsidRPr="00A14C2E">
        <w:t>) –V</w:t>
      </w:r>
      <w:r w:rsidR="00AB6167" w:rsidRPr="00A14C2E">
        <w:rPr>
          <w:vertAlign w:val="subscript"/>
        </w:rPr>
        <w:t>GS</w:t>
      </w:r>
      <w:r w:rsidRPr="00A14C2E">
        <w:rPr>
          <w:vertAlign w:val="subscript"/>
        </w:rPr>
        <w:t>.</w:t>
      </w:r>
    </w:p>
    <w:p w14:paraId="07BD869C" w14:textId="7D03A86B" w:rsidR="00AB6167" w:rsidRPr="00A14C2E" w:rsidRDefault="00AB6167" w:rsidP="003E0789">
      <w:pPr>
        <w:pStyle w:val="MDPI31text"/>
        <w:rPr>
          <w:lang w:val="tr-TR"/>
        </w:rPr>
      </w:pPr>
      <w:r w:rsidRPr="00A14C2E">
        <w:rPr>
          <w:lang w:val="tr-TR"/>
        </w:rPr>
        <w:t xml:space="preserve">This graph shows the leakage current characteristics in hot electron/hole injection model </w:t>
      </w:r>
      <w:sdt>
        <w:sdtPr>
          <w:rPr>
            <w:lang w:val="tr-TR"/>
          </w:rPr>
          <w:tag w:val="MENDELEY_CITATION_v3_eyJjaXRhdGlvbklEIjoiTUVOREVMRVlfQ0lUQVRJT05fNDJmM2JmYWItMDFjMy00ZThhLWI0NmUtN2QyNjkyZTY3MTAxIiwicHJvcGVydGllcyI6eyJub3RlSW5kZXgiOjB9LCJpc0VkaXRlZCI6ZmFsc2UsIm1hbnVhbE92ZXJyaWRlIjp7ImlzTWFudWFsbHlPdmVycmlkZGVuIjpmYWxzZSwiY2l0ZXByb2NUZXh0IjoiWzExXSIsIm1hbnVhbE92ZXJyaWRlVGV4dCI6Ii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
          <w:id w:val="192272249"/>
          <w:placeholder>
            <w:docPart w:val="9E492FEA7C4442B39AB313D3152752E3"/>
          </w:placeholder>
        </w:sdtPr>
        <w:sdtContent>
          <w:r w:rsidR="00E70CE5" w:rsidRPr="00E70CE5">
            <w:rPr>
              <w:lang w:val="tr-TR"/>
            </w:rPr>
            <w:t>[11]</w:t>
          </w:r>
        </w:sdtContent>
      </w:sdt>
      <w:r w:rsidRPr="00A14C2E">
        <w:rPr>
          <w:lang w:val="tr-TR"/>
        </w:rPr>
        <w:t xml:space="preserve"> for traditional single material gate dielectrics like TiO</w:t>
      </w:r>
      <w:r w:rsidRPr="00A14C2E">
        <w:rPr>
          <w:vertAlign w:val="subscript"/>
          <w:lang w:val="tr-TR"/>
        </w:rPr>
        <w:t>2</w:t>
      </w:r>
      <w:r w:rsidRPr="00A14C2E">
        <w:rPr>
          <w:lang w:val="tr-TR"/>
        </w:rPr>
        <w:t xml:space="preserve"> having least leakage current around 10</w:t>
      </w:r>
      <w:r w:rsidRPr="00A14C2E">
        <w:rPr>
          <w:vertAlign w:val="superscript"/>
          <w:lang w:val="tr-TR"/>
        </w:rPr>
        <w:t>-13</w:t>
      </w:r>
      <w:r w:rsidRPr="00A14C2E">
        <w:rPr>
          <w:lang w:val="tr-TR"/>
        </w:rPr>
        <w:t xml:space="preserve"> A at 0.75V for our specific </w:t>
      </w:r>
      <w:r w:rsidR="00E4035B">
        <w:rPr>
          <w:lang w:val="tr-TR"/>
        </w:rPr>
        <w:t>FinFET</w:t>
      </w:r>
      <w:r w:rsidRPr="00A14C2E">
        <w:rPr>
          <w:lang w:val="tr-TR"/>
        </w:rPr>
        <w:t xml:space="preserve"> under examination depicted in Figure 1. The curves generally show a similar trend, with this leakage current decreases with increasing gate-source voltage due to better formation of depletion region. The right graph displays the leakage current for </w:t>
      </w:r>
      <w:r w:rsidR="00E4035B">
        <w:rPr>
          <w:lang w:val="tr-TR"/>
        </w:rPr>
        <w:t>FinFET</w:t>
      </w:r>
      <w:r w:rsidRPr="00A14C2E">
        <w:rPr>
          <w:lang w:val="tr-TR"/>
        </w:rPr>
        <w:t>s with FGM gate oxides, labeled FGM-A through FGM-N. The curves are closely grouped and follow a similar trend to the control group, but with some variation between the different FGM materials. Lower leakage current is preferable, especially for memory devices like EEPROMs where high I</w:t>
      </w:r>
      <w:r w:rsidRPr="00A14C2E">
        <w:rPr>
          <w:vertAlign w:val="subscript"/>
          <w:lang w:val="tr-TR"/>
        </w:rPr>
        <w:t>G</w:t>
      </w:r>
      <w:r w:rsidRPr="00A14C2E">
        <w:rPr>
          <w:lang w:val="tr-TR"/>
        </w:rPr>
        <w:t xml:space="preserve"> can contribute to charge loss and memory degradation over time. The performance of FGMs in terms of I</w:t>
      </w:r>
      <w:r w:rsidRPr="00A14C2E">
        <w:rPr>
          <w:vertAlign w:val="subscript"/>
          <w:lang w:val="tr-TR"/>
        </w:rPr>
        <w:t>G</w:t>
      </w:r>
      <w:r w:rsidRPr="00A14C2E">
        <w:rPr>
          <w:lang w:val="tr-TR"/>
        </w:rPr>
        <w:t xml:space="preserve"> appears similar to single-material dielectrics, suggesting that FGMs might provide not significant but slight advantage in reducing I</w:t>
      </w:r>
      <w:r w:rsidRPr="00A14C2E">
        <w:rPr>
          <w:vertAlign w:val="subscript"/>
          <w:lang w:val="tr-TR"/>
        </w:rPr>
        <w:t>G</w:t>
      </w:r>
      <w:r w:rsidRPr="00A14C2E">
        <w:rPr>
          <w:lang w:val="tr-TR"/>
        </w:rPr>
        <w:t xml:space="preserve">, but they also do not exhibit any deficiency in device reliability. </w:t>
      </w:r>
    </w:p>
    <w:p w14:paraId="4EA23DCB" w14:textId="3E68CA8C" w:rsidR="00AB6167" w:rsidRPr="00A14C2E" w:rsidRDefault="007F28DA" w:rsidP="003E0789">
      <w:pPr>
        <w:pStyle w:val="MDPI52figure"/>
      </w:pPr>
      <w:r>
        <w:rPr>
          <w:noProof/>
        </w:rPr>
        <w:lastRenderedPageBreak/>
        <w:drawing>
          <wp:inline distT="0" distB="0" distL="0" distR="0" wp14:anchorId="2D0DD6E5" wp14:editId="4B85058E">
            <wp:extent cx="5391184" cy="3752698"/>
            <wp:effectExtent l="0" t="0" r="0" b="635"/>
            <wp:docPr id="147261321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3853" cy="3782399"/>
                    </a:xfrm>
                    <a:prstGeom prst="rect">
                      <a:avLst/>
                    </a:prstGeom>
                    <a:noFill/>
                    <a:ln>
                      <a:noFill/>
                    </a:ln>
                  </pic:spPr>
                </pic:pic>
              </a:graphicData>
            </a:graphic>
          </wp:inline>
        </w:drawing>
      </w:r>
    </w:p>
    <w:p w14:paraId="6B9E7805" w14:textId="787F64B6" w:rsidR="00AB6167" w:rsidRPr="00A14C2E" w:rsidRDefault="003E0789" w:rsidP="003E0789">
      <w:pPr>
        <w:pStyle w:val="MDPI51figurecaption"/>
        <w:jc w:val="both"/>
        <w:rPr>
          <w:lang w:val="tr-TR"/>
        </w:rPr>
      </w:pPr>
      <w:r w:rsidRPr="00A14C2E">
        <w:rPr>
          <w:b/>
          <w:lang w:val="tr-TR"/>
        </w:rPr>
        <w:t xml:space="preserve">Figure 8. </w:t>
      </w:r>
      <w:r w:rsidR="00AB6167" w:rsidRPr="00A14C2E">
        <w:rPr>
          <w:lang w:val="tr-TR"/>
        </w:rPr>
        <w:t xml:space="preserve">Ig Leakage Current for </w:t>
      </w:r>
      <w:r w:rsidR="00E4035B">
        <w:rPr>
          <w:lang w:val="tr-TR"/>
        </w:rPr>
        <w:t>FinFET</w:t>
      </w:r>
      <w:r w:rsidR="00AB6167" w:rsidRPr="00A14C2E">
        <w:rPr>
          <w:lang w:val="tr-TR"/>
        </w:rPr>
        <w:t xml:space="preserve"> with single material and FGM gate oxide dielectrics (</w:t>
      </w:r>
      <w:r w:rsidR="00AB6167" w:rsidRPr="00A14C2E">
        <w:rPr>
          <w:rFonts w:cstheme="minorBidi"/>
          <w:color w:val="000000" w:themeColor="text1"/>
          <w:kern w:val="24"/>
          <w:lang w:val="tr-TR"/>
        </w:rPr>
        <w:t></w:t>
      </w:r>
      <w:r w:rsidR="00AB6167" w:rsidRPr="00A14C2E">
        <w:rPr>
          <w:rFonts w:cstheme="minorBidi"/>
          <w:color w:val="000000" w:themeColor="text1"/>
          <w:kern w:val="24"/>
          <w:lang w:val="tr-TR"/>
        </w:rPr>
        <w:t></w:t>
      </w:r>
      <w:r w:rsidR="00AB6167" w:rsidRPr="00A14C2E">
        <w:rPr>
          <w:lang w:val="tr-TR"/>
        </w:rPr>
        <w:t>calculated with MG model)</w:t>
      </w:r>
      <w:r w:rsidRPr="00A14C2E">
        <w:rPr>
          <w:lang w:val="tr-TR"/>
        </w:rPr>
        <w:t>.</w:t>
      </w:r>
    </w:p>
    <w:p w14:paraId="7AA2A242" w14:textId="35714AB6" w:rsidR="00AB6167" w:rsidRPr="00A14C2E" w:rsidRDefault="00AB6167" w:rsidP="003E0789">
      <w:pPr>
        <w:pStyle w:val="MDPI31text"/>
        <w:rPr>
          <w:lang w:val="tr-TR"/>
        </w:rPr>
      </w:pPr>
      <w:r w:rsidRPr="00A14C2E">
        <w:rPr>
          <w:lang w:val="tr-TR"/>
        </w:rPr>
        <w:t xml:space="preserve">We realize that usage of FGM dielectrics has potential of generating lower leakage currents from gate to channel, and for FGM-N, it is almost 53 times less than that of the </w:t>
      </w:r>
      <w:r w:rsidR="00E4035B">
        <w:rPr>
          <w:lang w:val="tr-TR"/>
        </w:rPr>
        <w:t>FinFET</w:t>
      </w:r>
      <w:r w:rsidRPr="00A14C2E">
        <w:rPr>
          <w:lang w:val="tr-TR"/>
        </w:rPr>
        <w:t xml:space="preserve"> with single HfO</w:t>
      </w:r>
      <w:r w:rsidRPr="00A14C2E">
        <w:rPr>
          <w:vertAlign w:val="subscript"/>
          <w:lang w:val="tr-TR"/>
        </w:rPr>
        <w:t>2</w:t>
      </w:r>
      <w:r w:rsidRPr="00A14C2E">
        <w:rPr>
          <w:lang w:val="tr-TR"/>
        </w:rPr>
        <w:t xml:space="preserve"> dielectric, as it becomes evident that interface effects minimize when smoother transitions of dielectric constant are fabricated starting from channel to gate material.</w:t>
      </w:r>
    </w:p>
    <w:p w14:paraId="125F52D6" w14:textId="06519D4B" w:rsidR="00AB6167" w:rsidRPr="00A14C2E" w:rsidRDefault="003E0789" w:rsidP="003E0789">
      <w:pPr>
        <w:pStyle w:val="MDPI22heading2"/>
        <w:spacing w:before="240"/>
        <w:rPr>
          <w:lang w:val="tr-TR"/>
        </w:rPr>
      </w:pPr>
      <w:r w:rsidRPr="00A14C2E">
        <w:t xml:space="preserve">4.3. </w:t>
      </w:r>
      <w:r w:rsidR="00AB6167" w:rsidRPr="00A14C2E">
        <w:t>Drain Induced Barrier Lowering</w:t>
      </w:r>
    </w:p>
    <w:p w14:paraId="111EF62F" w14:textId="3A33A55C" w:rsidR="00AB6167" w:rsidRPr="00A14C2E" w:rsidRDefault="00AB6167" w:rsidP="003E0789">
      <w:pPr>
        <w:pStyle w:val="MDPI31text"/>
      </w:pPr>
      <w:r w:rsidRPr="00A14C2E">
        <w:rPr>
          <w:lang w:val="tr-TR"/>
        </w:rPr>
        <w:t xml:space="preserve">Figure 9 plots the Drain Induced Barrier Lowering (DIBL) against the effective dielectric constant (k) for different materials used in </w:t>
      </w:r>
      <w:r w:rsidR="00E4035B">
        <w:rPr>
          <w:lang w:val="tr-TR"/>
        </w:rPr>
        <w:t>FinFET</w:t>
      </w:r>
      <w:r w:rsidRPr="00A14C2E">
        <w:rPr>
          <w:lang w:val="tr-TR"/>
        </w:rPr>
        <w:t>s. As DIBL is the short-channel effect where the drain voltage can influence the threshold voltage of the transistor, a lower DIBL value does generally better because it means the device has better control over the threshold voltage and is less susceptible to variations due to changes in the drain voltage. DIBL with single dielectric (Solid Line) represented the DIBL performance across a range of dielectrics for a standard single-layer dielectric material, starts high with SiO</w:t>
      </w:r>
      <w:r w:rsidRPr="00A14C2E">
        <w:rPr>
          <w:vertAlign w:val="subscript"/>
          <w:lang w:val="tr-TR"/>
        </w:rPr>
        <w:t>2</w:t>
      </w:r>
      <w:r w:rsidRPr="00A14C2E">
        <w:rPr>
          <w:lang w:val="tr-TR"/>
        </w:rPr>
        <w:t xml:space="preserve"> and then decreases significantly as the effective </w:t>
      </w:r>
      <w:r w:rsidRPr="00A14C2E">
        <w:rPr>
          <w:rFonts w:cstheme="minorBidi"/>
          <w:color w:val="000000" w:themeColor="text1"/>
          <w:kern w:val="24"/>
          <w:lang w:val="tr-TR"/>
        </w:rPr>
        <w:t></w:t>
      </w:r>
      <w:r w:rsidRPr="00A14C2E">
        <w:rPr>
          <w:rFonts w:cstheme="minorBidi"/>
          <w:color w:val="000000" w:themeColor="text1"/>
          <w:kern w:val="24"/>
          <w:lang w:val="tr-TR"/>
        </w:rPr>
        <w:t></w:t>
      </w:r>
      <w:r w:rsidRPr="00A14C2E">
        <w:rPr>
          <w:lang w:val="tr-TR"/>
        </w:rPr>
        <w:t xml:space="preserve">increases, showing improved performance for materials with higher </w:t>
      </w:r>
      <w:r w:rsidR="00B74086" w:rsidRPr="00A14C2E">
        <w:t>κ</w:t>
      </w:r>
      <w:r w:rsidR="00B74086" w:rsidRPr="00A14C2E">
        <w:rPr>
          <w:lang w:val="tr-TR"/>
        </w:rPr>
        <w:t xml:space="preserve"> </w:t>
      </w:r>
      <w:r w:rsidRPr="00A14C2E">
        <w:rPr>
          <w:lang w:val="tr-TR"/>
        </w:rPr>
        <w:t>values like HfO</w:t>
      </w:r>
      <w:r w:rsidRPr="00A14C2E">
        <w:rPr>
          <w:vertAlign w:val="subscript"/>
          <w:lang w:val="tr-TR"/>
        </w:rPr>
        <w:t>2</w:t>
      </w:r>
      <w:r w:rsidRPr="00A14C2E">
        <w:rPr>
          <w:lang w:val="tr-TR"/>
        </w:rPr>
        <w:t>, Al</w:t>
      </w:r>
      <w:r w:rsidRPr="00A14C2E">
        <w:rPr>
          <w:vertAlign w:val="subscript"/>
          <w:lang w:val="tr-TR"/>
        </w:rPr>
        <w:t>2</w:t>
      </w:r>
      <w:r w:rsidRPr="00A14C2E">
        <w:rPr>
          <w:lang w:val="tr-TR"/>
        </w:rPr>
        <w:t>O</w:t>
      </w:r>
      <w:r w:rsidRPr="00A14C2E">
        <w:rPr>
          <w:vertAlign w:val="subscript"/>
          <w:lang w:val="tr-TR"/>
        </w:rPr>
        <w:t>3</w:t>
      </w:r>
      <w:r w:rsidRPr="00A14C2E">
        <w:rPr>
          <w:lang w:val="tr-TR"/>
        </w:rPr>
        <w:t>, and TiO</w:t>
      </w:r>
      <w:r w:rsidRPr="00A14C2E">
        <w:rPr>
          <w:vertAlign w:val="subscript"/>
          <w:lang w:val="tr-TR"/>
        </w:rPr>
        <w:t>2</w:t>
      </w:r>
      <w:r w:rsidRPr="00A14C2E">
        <w:rPr>
          <w:lang w:val="tr-TR"/>
        </w:rPr>
        <w:t xml:space="preserve">. The trend suggests that as the effective dielectric constant increases, the DIBL effect decreases, which is a favorable outcome. DIBL values when using FGM techniques have peaks (labeled from A to N) that indicate where the DIBL is higher, possibly due to process variations, material properties or anomalies. </w:t>
      </w:r>
      <w:r w:rsidRPr="00A14C2E">
        <w:t>DIBL performance of FGM’s seems best for FGM-N with 5.48 mV/V which is %38.2 lower than that of HfO</w:t>
      </w:r>
      <w:r w:rsidRPr="00A14C2E">
        <w:rPr>
          <w:vertAlign w:val="subscript"/>
        </w:rPr>
        <w:t>2</w:t>
      </w:r>
      <w:r w:rsidRPr="00A14C2E">
        <w:t>.</w:t>
      </w:r>
    </w:p>
    <w:p w14:paraId="609828FD" w14:textId="4DE2224C" w:rsidR="003E0789" w:rsidRPr="00A14C2E" w:rsidRDefault="007F28DA" w:rsidP="003E0789">
      <w:pPr>
        <w:pStyle w:val="MDPI52figure"/>
      </w:pPr>
      <w:r>
        <w:rPr>
          <w:noProof/>
        </w:rPr>
        <w:lastRenderedPageBreak/>
        <w:drawing>
          <wp:inline distT="0" distB="0" distL="0" distR="0" wp14:anchorId="207B2BB3" wp14:editId="531C7368">
            <wp:extent cx="5605504" cy="3284525"/>
            <wp:effectExtent l="0" t="0" r="0" b="0"/>
            <wp:docPr id="647628086"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45027" cy="3307683"/>
                    </a:xfrm>
                    <a:prstGeom prst="rect">
                      <a:avLst/>
                    </a:prstGeom>
                    <a:noFill/>
                    <a:ln>
                      <a:noFill/>
                    </a:ln>
                  </pic:spPr>
                </pic:pic>
              </a:graphicData>
            </a:graphic>
          </wp:inline>
        </w:drawing>
      </w:r>
    </w:p>
    <w:p w14:paraId="31A6F296" w14:textId="77777777" w:rsidR="007F28DA" w:rsidRDefault="003E0789" w:rsidP="003E0789">
      <w:pPr>
        <w:pStyle w:val="MDPI51figurecaption"/>
        <w:rPr>
          <w:lang w:val="tr-TR"/>
        </w:rPr>
      </w:pPr>
      <w:r w:rsidRPr="00A14C2E">
        <w:rPr>
          <w:b/>
          <w:lang w:val="tr-TR"/>
        </w:rPr>
        <w:t xml:space="preserve">Figure 9. </w:t>
      </w:r>
      <w:r w:rsidRPr="00A14C2E">
        <w:rPr>
          <w:lang w:val="tr-TR"/>
        </w:rPr>
        <w:t xml:space="preserve">DIBL with single material and FGM gate oxide dielectrics </w:t>
      </w:r>
    </w:p>
    <w:p w14:paraId="3A4072ED" w14:textId="362DF08D" w:rsidR="00AB6167" w:rsidRPr="00A14C2E" w:rsidRDefault="003E0789" w:rsidP="003E0789">
      <w:pPr>
        <w:pStyle w:val="MDPI22heading2"/>
        <w:spacing w:before="240"/>
      </w:pPr>
      <w:r w:rsidRPr="00A14C2E">
        <w:t xml:space="preserve">4.4. </w:t>
      </w:r>
      <w:r w:rsidR="00AB6167" w:rsidRPr="00A14C2E">
        <w:t>Subthrehold Slope</w:t>
      </w:r>
    </w:p>
    <w:p w14:paraId="31194545" w14:textId="77777777" w:rsidR="00AB6167" w:rsidRPr="00A14C2E" w:rsidRDefault="00AB6167" w:rsidP="003E0789">
      <w:pPr>
        <w:pStyle w:val="MDPI31text"/>
      </w:pPr>
      <w:r w:rsidRPr="00A14C2E">
        <w:t>Subthreshold slope performance of FGM’s seems best for FGM-K with 76.2 mV/decade which is %7.64 lower than that of HfO</w:t>
      </w:r>
      <w:r w:rsidRPr="00A14C2E">
        <w:rPr>
          <w:vertAlign w:val="subscript"/>
        </w:rPr>
        <w:t>2</w:t>
      </w:r>
      <w:r w:rsidRPr="00A14C2E">
        <w:t>.</w:t>
      </w:r>
    </w:p>
    <w:p w14:paraId="44B406EE" w14:textId="347F1DB8" w:rsidR="003E0789" w:rsidRPr="00A14C2E" w:rsidRDefault="007F28DA" w:rsidP="003E0789">
      <w:pPr>
        <w:pStyle w:val="MDPI52figure"/>
      </w:pPr>
      <w:r>
        <w:rPr>
          <w:noProof/>
        </w:rPr>
        <w:drawing>
          <wp:inline distT="0" distB="0" distL="0" distR="0" wp14:anchorId="3AE8DBFA" wp14:editId="4D68459D">
            <wp:extent cx="5933609" cy="3430829"/>
            <wp:effectExtent l="0" t="0" r="0" b="0"/>
            <wp:docPr id="361709116"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82340" cy="3459006"/>
                    </a:xfrm>
                    <a:prstGeom prst="rect">
                      <a:avLst/>
                    </a:prstGeom>
                    <a:noFill/>
                    <a:ln>
                      <a:noFill/>
                    </a:ln>
                  </pic:spPr>
                </pic:pic>
              </a:graphicData>
            </a:graphic>
          </wp:inline>
        </w:drawing>
      </w:r>
    </w:p>
    <w:p w14:paraId="497AA38A" w14:textId="32FC464D" w:rsidR="003E0789" w:rsidRPr="00A14C2E" w:rsidRDefault="003E0789" w:rsidP="003E0789">
      <w:pPr>
        <w:pStyle w:val="MDPI51figurecaption"/>
        <w:jc w:val="both"/>
        <w:rPr>
          <w:lang w:val="tr-TR"/>
        </w:rPr>
      </w:pPr>
      <w:r w:rsidRPr="00A14C2E">
        <w:rPr>
          <w:b/>
          <w:lang w:val="tr-TR"/>
        </w:rPr>
        <w:t xml:space="preserve">Figure 10. </w:t>
      </w:r>
      <w:r w:rsidRPr="00A14C2E">
        <w:rPr>
          <w:lang w:val="tr-TR"/>
        </w:rPr>
        <w:t xml:space="preserve">SS with single material and FGM gate oxide dielectrics </w:t>
      </w:r>
    </w:p>
    <w:p w14:paraId="318337A4" w14:textId="6F126DE4" w:rsidR="00AB6167" w:rsidRPr="00A14C2E" w:rsidRDefault="003E0789" w:rsidP="003E0789">
      <w:pPr>
        <w:pStyle w:val="MDPI22heading2"/>
        <w:spacing w:before="240"/>
      </w:pPr>
      <w:r w:rsidRPr="00A14C2E">
        <w:t xml:space="preserve">4.5. </w:t>
      </w:r>
      <w:r w:rsidR="00AB6167" w:rsidRPr="00A14C2E">
        <w:t>Off-State I</w:t>
      </w:r>
      <w:r w:rsidR="00AB6167" w:rsidRPr="00A14C2E">
        <w:rPr>
          <w:vertAlign w:val="subscript"/>
        </w:rPr>
        <w:t>D</w:t>
      </w:r>
      <w:r w:rsidR="00AB6167" w:rsidRPr="00A14C2E">
        <w:t xml:space="preserve"> Current </w:t>
      </w:r>
    </w:p>
    <w:p w14:paraId="40EE338D" w14:textId="77777777" w:rsidR="00AB6167" w:rsidRPr="00A14C2E" w:rsidRDefault="00AB6167" w:rsidP="003E0789">
      <w:pPr>
        <w:pStyle w:val="MDPI31text"/>
      </w:pPr>
      <w:r w:rsidRPr="00A14C2E">
        <w:t>Off-State I</w:t>
      </w:r>
      <w:r w:rsidRPr="00A14C2E">
        <w:rPr>
          <w:vertAlign w:val="subscript"/>
        </w:rPr>
        <w:t>D</w:t>
      </w:r>
      <w:r w:rsidRPr="00A14C2E">
        <w:t xml:space="preserve"> Current performance of FGM’s seems better for FGM-B with 2.23x10</w:t>
      </w:r>
      <w:r w:rsidRPr="00A14C2E">
        <w:rPr>
          <w:vertAlign w:val="superscript"/>
        </w:rPr>
        <w:t>-17</w:t>
      </w:r>
      <w:r w:rsidRPr="00A14C2E">
        <w:t xml:space="preserve"> A which is almost 2 orders of magnitude lower than that of HfO</w:t>
      </w:r>
      <w:r w:rsidRPr="00A14C2E">
        <w:rPr>
          <w:vertAlign w:val="subscript"/>
        </w:rPr>
        <w:t>2</w:t>
      </w:r>
      <w:r w:rsidRPr="00A14C2E">
        <w:t>.</w:t>
      </w:r>
    </w:p>
    <w:p w14:paraId="75E1E7E6" w14:textId="7ED19025" w:rsidR="003E0789" w:rsidRPr="00A14C2E" w:rsidRDefault="007F28DA" w:rsidP="003E0789">
      <w:pPr>
        <w:pStyle w:val="MDPI52figure"/>
      </w:pPr>
      <w:r>
        <w:rPr>
          <w:noProof/>
        </w:rPr>
        <w:lastRenderedPageBreak/>
        <w:drawing>
          <wp:inline distT="0" distB="0" distL="0" distR="0" wp14:anchorId="157088DB" wp14:editId="635128B9">
            <wp:extent cx="5974045" cy="3635654"/>
            <wp:effectExtent l="0" t="0" r="8255" b="3175"/>
            <wp:docPr id="174717385"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14826" cy="3660472"/>
                    </a:xfrm>
                    <a:prstGeom prst="rect">
                      <a:avLst/>
                    </a:prstGeom>
                    <a:noFill/>
                    <a:ln>
                      <a:noFill/>
                    </a:ln>
                  </pic:spPr>
                </pic:pic>
              </a:graphicData>
            </a:graphic>
          </wp:inline>
        </w:drawing>
      </w:r>
    </w:p>
    <w:p w14:paraId="768A5A36" w14:textId="30F77418" w:rsidR="003E0789" w:rsidRPr="00A14C2E" w:rsidRDefault="003E0789" w:rsidP="003E0789">
      <w:pPr>
        <w:pStyle w:val="MDPI51figurecaption"/>
        <w:jc w:val="both"/>
        <w:rPr>
          <w:lang w:val="tr-TR"/>
        </w:rPr>
      </w:pPr>
      <w:r w:rsidRPr="00A14C2E">
        <w:rPr>
          <w:b/>
          <w:lang w:val="tr-TR"/>
        </w:rPr>
        <w:t xml:space="preserve">Figure 11. </w:t>
      </w:r>
      <w:r w:rsidRPr="00A14C2E">
        <w:rPr>
          <w:lang w:val="tr-TR"/>
        </w:rPr>
        <w:t>I</w:t>
      </w:r>
      <w:r w:rsidRPr="00A14C2E">
        <w:rPr>
          <w:vertAlign w:val="subscript"/>
          <w:lang w:val="tr-TR"/>
        </w:rPr>
        <w:t>OFF</w:t>
      </w:r>
      <w:r w:rsidRPr="00A14C2E">
        <w:rPr>
          <w:lang w:val="tr-TR"/>
        </w:rPr>
        <w:t xml:space="preserve"> with single material and FGM gate oxide dielectrics</w:t>
      </w:r>
    </w:p>
    <w:p w14:paraId="0D3C8A9B" w14:textId="7CF0B0B7" w:rsidR="00AB6167" w:rsidRPr="00A14C2E" w:rsidRDefault="003E0789" w:rsidP="003E0789">
      <w:pPr>
        <w:pStyle w:val="MDPI22heading2"/>
        <w:spacing w:before="240"/>
      </w:pPr>
      <w:r w:rsidRPr="00A14C2E">
        <w:t xml:space="preserve">4.6. </w:t>
      </w:r>
      <w:r w:rsidR="00AB6167" w:rsidRPr="00A14C2E">
        <w:t>On-State I</w:t>
      </w:r>
      <w:r w:rsidR="00AB6167" w:rsidRPr="00A14C2E">
        <w:rPr>
          <w:vertAlign w:val="subscript"/>
        </w:rPr>
        <w:t>D</w:t>
      </w:r>
      <w:r w:rsidR="00AB6167" w:rsidRPr="00A14C2E">
        <w:t xml:space="preserve"> Current </w:t>
      </w:r>
    </w:p>
    <w:p w14:paraId="04AED5D4" w14:textId="77777777" w:rsidR="00AB6167" w:rsidRPr="00A14C2E" w:rsidRDefault="00AB6167" w:rsidP="003E0789">
      <w:pPr>
        <w:pStyle w:val="MDPI31text"/>
      </w:pPr>
      <w:r w:rsidRPr="00A14C2E">
        <w:t>ON-State I</w:t>
      </w:r>
      <w:r w:rsidRPr="00A14C2E">
        <w:rPr>
          <w:vertAlign w:val="subscript"/>
        </w:rPr>
        <w:t>D</w:t>
      </w:r>
      <w:r w:rsidRPr="00A14C2E">
        <w:t xml:space="preserve"> Current performance for FGM-K with 1.93x10</w:t>
      </w:r>
      <w:r w:rsidRPr="00A14C2E">
        <w:rPr>
          <w:vertAlign w:val="superscript"/>
        </w:rPr>
        <w:t>-5</w:t>
      </w:r>
      <w:r w:rsidRPr="00A14C2E">
        <w:t xml:space="preserve"> A which is almost %62 better than that of with HfO</w:t>
      </w:r>
      <w:r w:rsidRPr="00A14C2E">
        <w:rPr>
          <w:vertAlign w:val="subscript"/>
        </w:rPr>
        <w:t>2</w:t>
      </w:r>
      <w:r w:rsidRPr="00A14C2E">
        <w:t>.</w:t>
      </w:r>
    </w:p>
    <w:p w14:paraId="4503FA50" w14:textId="3C5BE093" w:rsidR="003E0789" w:rsidRPr="00A14C2E" w:rsidRDefault="007F28DA" w:rsidP="003E0789">
      <w:pPr>
        <w:pStyle w:val="MDPI52figure"/>
      </w:pPr>
      <w:r>
        <w:t xml:space="preserve">        </w:t>
      </w:r>
      <w:r>
        <w:rPr>
          <w:noProof/>
        </w:rPr>
        <w:drawing>
          <wp:inline distT="0" distB="0" distL="0" distR="0" wp14:anchorId="70995F41" wp14:editId="0099210F">
            <wp:extent cx="5929689" cy="3072384"/>
            <wp:effectExtent l="0" t="0" r="0" b="0"/>
            <wp:docPr id="1756870577"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94249" cy="3105835"/>
                    </a:xfrm>
                    <a:prstGeom prst="rect">
                      <a:avLst/>
                    </a:prstGeom>
                    <a:noFill/>
                    <a:ln>
                      <a:noFill/>
                    </a:ln>
                  </pic:spPr>
                </pic:pic>
              </a:graphicData>
            </a:graphic>
          </wp:inline>
        </w:drawing>
      </w:r>
    </w:p>
    <w:p w14:paraId="44A6A89A" w14:textId="3D565FF1" w:rsidR="003E0789" w:rsidRPr="00A14C2E" w:rsidRDefault="003E0789" w:rsidP="003E0789">
      <w:pPr>
        <w:pStyle w:val="MDPI51figurecaption"/>
        <w:jc w:val="both"/>
        <w:rPr>
          <w:lang w:val="tr-TR"/>
        </w:rPr>
      </w:pPr>
      <w:r w:rsidRPr="00A14C2E">
        <w:rPr>
          <w:b/>
          <w:lang w:val="tr-TR"/>
        </w:rPr>
        <w:t xml:space="preserve">Figure 12. </w:t>
      </w:r>
      <w:r w:rsidRPr="00A14C2E">
        <w:rPr>
          <w:lang w:val="tr-TR"/>
        </w:rPr>
        <w:t>I</w:t>
      </w:r>
      <w:r w:rsidRPr="00A14C2E">
        <w:rPr>
          <w:vertAlign w:val="subscript"/>
          <w:lang w:val="tr-TR"/>
        </w:rPr>
        <w:t>ON</w:t>
      </w:r>
      <w:r w:rsidRPr="00A14C2E">
        <w:rPr>
          <w:lang w:val="tr-TR"/>
        </w:rPr>
        <w:t xml:space="preserve"> with single material and FGM gate oxide dielectrics </w:t>
      </w:r>
    </w:p>
    <w:p w14:paraId="424DE927" w14:textId="04052D07" w:rsidR="00AB6167" w:rsidRPr="00A14C2E" w:rsidRDefault="003E0789" w:rsidP="003E0789">
      <w:pPr>
        <w:pStyle w:val="MDPI22heading2"/>
        <w:spacing w:before="240"/>
      </w:pPr>
      <w:r w:rsidRPr="00A14C2E">
        <w:t xml:space="preserve">4.7. </w:t>
      </w:r>
      <w:r w:rsidR="00AB6167" w:rsidRPr="00A14C2E">
        <w:t>I</w:t>
      </w:r>
      <w:r w:rsidR="00AB6167" w:rsidRPr="00A14C2E">
        <w:rPr>
          <w:vertAlign w:val="subscript"/>
        </w:rPr>
        <w:t>ON</w:t>
      </w:r>
      <w:r w:rsidR="00AB6167" w:rsidRPr="00A14C2E">
        <w:t xml:space="preserve"> / I</w:t>
      </w:r>
      <w:r w:rsidR="00AB6167" w:rsidRPr="00A14C2E">
        <w:rPr>
          <w:vertAlign w:val="subscript"/>
        </w:rPr>
        <w:t xml:space="preserve">OFF </w:t>
      </w:r>
      <w:r w:rsidR="00AB6167" w:rsidRPr="00A14C2E">
        <w:t xml:space="preserve">Ratio </w:t>
      </w:r>
    </w:p>
    <w:p w14:paraId="3C7464B0" w14:textId="77777777" w:rsidR="00AB6167" w:rsidRPr="00A14C2E" w:rsidRDefault="00AB6167" w:rsidP="003E0789">
      <w:pPr>
        <w:pStyle w:val="MDPI31text"/>
      </w:pPr>
      <w:r w:rsidRPr="00A14C2E">
        <w:t>I</w:t>
      </w:r>
      <w:r w:rsidRPr="00A14C2E">
        <w:rPr>
          <w:vertAlign w:val="subscript"/>
        </w:rPr>
        <w:t>ON</w:t>
      </w:r>
      <w:r w:rsidRPr="00A14C2E">
        <w:t>/I</w:t>
      </w:r>
      <w:r w:rsidRPr="00A14C2E">
        <w:rPr>
          <w:vertAlign w:val="subscript"/>
        </w:rPr>
        <w:t>OFF</w:t>
      </w:r>
      <w:r w:rsidRPr="00A14C2E">
        <w:t xml:space="preserve"> ratio performance of FGM is better for FGM-C with 7.31x10</w:t>
      </w:r>
      <w:r w:rsidRPr="00A14C2E">
        <w:rPr>
          <w:vertAlign w:val="superscript"/>
        </w:rPr>
        <w:t>11</w:t>
      </w:r>
      <w:r w:rsidRPr="00A14C2E">
        <w:t xml:space="preserve"> which is almost 45 times better than that of HfO</w:t>
      </w:r>
      <w:r w:rsidRPr="00A14C2E">
        <w:rPr>
          <w:vertAlign w:val="subscript"/>
        </w:rPr>
        <w:t>2</w:t>
      </w:r>
      <w:r w:rsidRPr="00A14C2E">
        <w:t>.</w:t>
      </w:r>
    </w:p>
    <w:p w14:paraId="7685C390" w14:textId="1D9F5ED0" w:rsidR="003E0789" w:rsidRPr="00A14C2E" w:rsidRDefault="007F28DA" w:rsidP="007F28DA">
      <w:pPr>
        <w:pStyle w:val="MDPI52figure"/>
        <w:jc w:val="left"/>
        <w:rPr>
          <w:lang w:val="tr-TR"/>
        </w:rPr>
      </w:pPr>
      <w:r>
        <w:rPr>
          <w:noProof/>
        </w:rPr>
        <w:lastRenderedPageBreak/>
        <w:t xml:space="preserve">                          </w:t>
      </w:r>
      <w:r>
        <w:rPr>
          <w:noProof/>
        </w:rPr>
        <w:drawing>
          <wp:inline distT="0" distB="0" distL="0" distR="0" wp14:anchorId="7A89AEB8" wp14:editId="730684FE">
            <wp:extent cx="5120539" cy="2577403"/>
            <wp:effectExtent l="0" t="0" r="4445" b="0"/>
            <wp:docPr id="1440242223"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34608" cy="2584485"/>
                    </a:xfrm>
                    <a:prstGeom prst="rect">
                      <a:avLst/>
                    </a:prstGeom>
                    <a:noFill/>
                    <a:ln>
                      <a:noFill/>
                    </a:ln>
                  </pic:spPr>
                </pic:pic>
              </a:graphicData>
            </a:graphic>
          </wp:inline>
        </w:drawing>
      </w:r>
    </w:p>
    <w:p w14:paraId="04AC7290" w14:textId="48544795" w:rsidR="003E0789" w:rsidRPr="00A14C2E" w:rsidRDefault="003E0789" w:rsidP="003E0789">
      <w:pPr>
        <w:pStyle w:val="MDPI51figurecaption"/>
        <w:jc w:val="both"/>
        <w:rPr>
          <w:lang w:val="tr-TR"/>
        </w:rPr>
      </w:pPr>
      <w:r w:rsidRPr="00A14C2E">
        <w:rPr>
          <w:b/>
          <w:lang w:val="tr-TR"/>
        </w:rPr>
        <w:t xml:space="preserve">Figure 13. </w:t>
      </w:r>
      <w:r w:rsidRPr="00A14C2E">
        <w:rPr>
          <w:lang w:val="tr-TR"/>
        </w:rPr>
        <w:t>I</w:t>
      </w:r>
      <w:r w:rsidRPr="00A14C2E">
        <w:rPr>
          <w:vertAlign w:val="subscript"/>
          <w:lang w:val="tr-TR"/>
        </w:rPr>
        <w:t>ON</w:t>
      </w:r>
      <w:r w:rsidRPr="00A14C2E">
        <w:rPr>
          <w:lang w:val="tr-TR"/>
        </w:rPr>
        <w:t>/I</w:t>
      </w:r>
      <w:r w:rsidRPr="00A14C2E">
        <w:rPr>
          <w:vertAlign w:val="subscript"/>
          <w:lang w:val="tr-TR"/>
        </w:rPr>
        <w:t>OFF</w:t>
      </w:r>
      <w:r w:rsidRPr="00A14C2E">
        <w:rPr>
          <w:lang w:val="tr-TR"/>
        </w:rPr>
        <w:t xml:space="preserve"> ratio with single material and FGM gate oxide dielectrics </w:t>
      </w:r>
    </w:p>
    <w:p w14:paraId="488A85D5" w14:textId="7154E6BB" w:rsidR="00AB6167" w:rsidRPr="00A14C2E" w:rsidRDefault="003E0789" w:rsidP="003E0789">
      <w:pPr>
        <w:pStyle w:val="MDPI22heading2"/>
        <w:spacing w:before="240"/>
      </w:pPr>
      <w:r w:rsidRPr="00A14C2E">
        <w:t xml:space="preserve">4.8. </w:t>
      </w:r>
      <w:r w:rsidR="00AB6167" w:rsidRPr="00A14C2E">
        <w:t>Threshold Voltage V</w:t>
      </w:r>
      <w:r w:rsidR="00AB6167" w:rsidRPr="00A14C2E">
        <w:rPr>
          <w:vertAlign w:val="subscript"/>
        </w:rPr>
        <w:t>TH</w:t>
      </w:r>
    </w:p>
    <w:p w14:paraId="12A04690" w14:textId="77777777" w:rsidR="00AB6167" w:rsidRPr="00A14C2E" w:rsidRDefault="00AB6167" w:rsidP="003E0789">
      <w:pPr>
        <w:pStyle w:val="MDPI31text"/>
      </w:pPr>
      <w:r w:rsidRPr="00A14C2E">
        <w:t>V</w:t>
      </w:r>
      <w:r w:rsidRPr="00A14C2E">
        <w:rPr>
          <w:vertAlign w:val="subscript"/>
        </w:rPr>
        <w:t>TH</w:t>
      </w:r>
      <w:r w:rsidRPr="00A14C2E">
        <w:t xml:space="preserve"> performance of FGM is better for FGM-A with 0.7012 V which is almost %19.2 better than that of HfO</w:t>
      </w:r>
      <w:r w:rsidRPr="00A14C2E">
        <w:rPr>
          <w:vertAlign w:val="subscript"/>
        </w:rPr>
        <w:t>2</w:t>
      </w:r>
      <w:r w:rsidRPr="00A14C2E">
        <w:t>.</w:t>
      </w:r>
    </w:p>
    <w:p w14:paraId="02098F06" w14:textId="0E9D15AB" w:rsidR="003E0789" w:rsidRPr="00A14C2E" w:rsidRDefault="007F28DA" w:rsidP="003E0789">
      <w:pPr>
        <w:pStyle w:val="MDPI52figure"/>
        <w:ind w:left="2608"/>
        <w:jc w:val="left"/>
        <w:rPr>
          <w:lang w:val="tr-TR"/>
        </w:rPr>
      </w:pPr>
      <w:r>
        <w:rPr>
          <w:noProof/>
        </w:rPr>
        <w:drawing>
          <wp:inline distT="0" distB="0" distL="0" distR="0" wp14:anchorId="10804E61" wp14:editId="5D029117">
            <wp:extent cx="4228084" cy="2393354"/>
            <wp:effectExtent l="0" t="0" r="1270" b="6985"/>
            <wp:docPr id="1872316898"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41679" cy="2401049"/>
                    </a:xfrm>
                    <a:prstGeom prst="rect">
                      <a:avLst/>
                    </a:prstGeom>
                    <a:noFill/>
                    <a:ln>
                      <a:noFill/>
                    </a:ln>
                  </pic:spPr>
                </pic:pic>
              </a:graphicData>
            </a:graphic>
          </wp:inline>
        </w:drawing>
      </w:r>
    </w:p>
    <w:p w14:paraId="43C084B7" w14:textId="1501268F" w:rsidR="003E0789" w:rsidRPr="00A14C2E" w:rsidRDefault="003E0789" w:rsidP="003E0789">
      <w:pPr>
        <w:pStyle w:val="MDPI51figurecaption"/>
        <w:rPr>
          <w:lang w:val="tr-TR"/>
        </w:rPr>
      </w:pPr>
      <w:r w:rsidRPr="00A14C2E">
        <w:rPr>
          <w:b/>
          <w:lang w:val="tr-TR"/>
        </w:rPr>
        <w:t xml:space="preserve">Figure 14. </w:t>
      </w:r>
      <w:r w:rsidRPr="00A14C2E">
        <w:rPr>
          <w:lang w:val="tr-TR"/>
        </w:rPr>
        <w:t>V</w:t>
      </w:r>
      <w:r w:rsidRPr="00A14C2E">
        <w:rPr>
          <w:vertAlign w:val="subscript"/>
          <w:lang w:val="tr-TR"/>
        </w:rPr>
        <w:t>TH</w:t>
      </w:r>
      <w:r w:rsidRPr="00A14C2E">
        <w:rPr>
          <w:lang w:val="tr-TR"/>
        </w:rPr>
        <w:t xml:space="preserve"> with single material and FGM gate oxide dielectrics.</w:t>
      </w:r>
    </w:p>
    <w:p w14:paraId="3CC75FDF" w14:textId="20F1CBBE" w:rsidR="00AB6167" w:rsidRPr="00A14C2E" w:rsidRDefault="003E0789" w:rsidP="003E0789">
      <w:pPr>
        <w:pStyle w:val="MDPI21heading1"/>
      </w:pPr>
      <w:r w:rsidRPr="00A14C2E">
        <w:t>5. Conclusion</w:t>
      </w:r>
    </w:p>
    <w:p w14:paraId="232E2E77" w14:textId="5816EBB5" w:rsidR="00AB6167" w:rsidRPr="00A14C2E" w:rsidRDefault="00AB6167" w:rsidP="003E0789">
      <w:pPr>
        <w:pStyle w:val="MDPI31text"/>
      </w:pPr>
      <w:r w:rsidRPr="00A14C2E">
        <w:t xml:space="preserve">The FGM technique may offer a way to engineer specific device characteristics, but it requires careful control and understanding of the material properties to achieve the desired outcomes consistently. Our results indicate that proposed </w:t>
      </w:r>
      <w:r w:rsidR="00E4035B">
        <w:t>FinFET</w:t>
      </w:r>
      <w:r w:rsidRPr="00A14C2E">
        <w:t xml:space="preserve"> with FGM gate dielectrics has lesser I</w:t>
      </w:r>
      <w:r w:rsidRPr="00A14C2E">
        <w:rPr>
          <w:vertAlign w:val="subscript"/>
        </w:rPr>
        <w:t>GL</w:t>
      </w:r>
      <w:r w:rsidRPr="00A14C2E">
        <w:t xml:space="preserve"> up to 53 times, lesser DIBL up to %38.2, lesser SS up to %7.6, lower I</w:t>
      </w:r>
      <w:r w:rsidRPr="00A14C2E">
        <w:rPr>
          <w:vertAlign w:val="subscript"/>
        </w:rPr>
        <w:t>OFF</w:t>
      </w:r>
      <w:r w:rsidRPr="00A14C2E">
        <w:t xml:space="preserve"> up to 2 decades, higher I</w:t>
      </w:r>
      <w:r w:rsidRPr="00A14C2E">
        <w:rPr>
          <w:vertAlign w:val="subscript"/>
        </w:rPr>
        <w:t>ON</w:t>
      </w:r>
      <w:r w:rsidRPr="00A14C2E">
        <w:t xml:space="preserve"> up to %62, higher I</w:t>
      </w:r>
      <w:r w:rsidRPr="00A14C2E">
        <w:rPr>
          <w:vertAlign w:val="subscript"/>
        </w:rPr>
        <w:t>ON</w:t>
      </w:r>
      <w:r w:rsidRPr="00A14C2E">
        <w:t>/I</w:t>
      </w:r>
      <w:r w:rsidRPr="00A14C2E">
        <w:rPr>
          <w:vertAlign w:val="subscript"/>
        </w:rPr>
        <w:t xml:space="preserve">OFF </w:t>
      </w:r>
      <w:r w:rsidRPr="00A14C2E">
        <w:t>up to 45 times and lesser V</w:t>
      </w:r>
      <w:r w:rsidRPr="00A14C2E">
        <w:rPr>
          <w:vertAlign w:val="subscript"/>
        </w:rPr>
        <w:t>TH</w:t>
      </w:r>
      <w:r w:rsidRPr="00A14C2E">
        <w:t xml:space="preserve"> up to %19.2. </w:t>
      </w:r>
    </w:p>
    <w:p w14:paraId="09567885" w14:textId="05D47B79" w:rsidR="00AB6167" w:rsidRPr="00A14C2E" w:rsidRDefault="003E0789" w:rsidP="003E0789">
      <w:pPr>
        <w:pStyle w:val="MDPI41tablecaption"/>
      </w:pPr>
      <w:r w:rsidRPr="00A14C2E">
        <w:rPr>
          <w:b/>
        </w:rPr>
        <w:t xml:space="preserve">Table </w:t>
      </w:r>
      <w:r w:rsidR="00A32E3F">
        <w:rPr>
          <w:b/>
        </w:rPr>
        <w:t>6</w:t>
      </w:r>
      <w:r w:rsidRPr="00A14C2E">
        <w:rPr>
          <w:b/>
        </w:rPr>
        <w:t xml:space="preserve">. </w:t>
      </w:r>
      <m:oMath>
        <m:sSub>
          <m:sSubPr>
            <m:ctrlPr>
              <w:rPr>
                <w:rFonts w:ascii="Cambria Math" w:hAnsi="Cambria Math"/>
                <w:i/>
              </w:rPr>
            </m:ctrlPr>
          </m:sSubPr>
          <m:e>
            <m:r>
              <w:rPr>
                <w:rFonts w:ascii="Cambria Math" w:hAnsi="Cambria Math"/>
              </w:rPr>
              <m:t>FOM</m:t>
            </m:r>
          </m:e>
          <m:sub>
            <m:r>
              <w:rPr>
                <w:rFonts w:ascii="Cambria Math" w:hAnsi="Cambria Math"/>
              </w:rPr>
              <m:t>FET</m:t>
            </m:r>
          </m:sub>
        </m:sSub>
      </m:oMath>
      <w:r w:rsidR="00AB6167" w:rsidRPr="00A14C2E">
        <w:t xml:space="preserve"> values for each configuration of single dielectric and FGM configurations.</w:t>
      </w:r>
    </w:p>
    <w:tbl>
      <w:tblPr>
        <w:tblW w:w="7857" w:type="dxa"/>
        <w:tblInd w:w="2608" w:type="dxa"/>
        <w:tblBorders>
          <w:top w:val="single" w:sz="8" w:space="0" w:color="auto"/>
          <w:bottom w:val="single" w:sz="8" w:space="0" w:color="auto"/>
          <w:insideH w:val="single" w:sz="4" w:space="0" w:color="auto"/>
        </w:tblBorders>
        <w:tblLayout w:type="fixed"/>
        <w:tblCellMar>
          <w:left w:w="0" w:type="dxa"/>
          <w:right w:w="0" w:type="dxa"/>
        </w:tblCellMar>
        <w:tblLook w:val="04A0" w:firstRow="1" w:lastRow="0" w:firstColumn="1" w:lastColumn="0" w:noHBand="0" w:noVBand="1"/>
      </w:tblPr>
      <w:tblGrid>
        <w:gridCol w:w="3483"/>
        <w:gridCol w:w="4374"/>
      </w:tblGrid>
      <w:tr w:rsidR="00AB6167" w:rsidRPr="00A14C2E" w14:paraId="661464A8" w14:textId="77777777" w:rsidTr="003E0789">
        <w:tc>
          <w:tcPr>
            <w:tcW w:w="1129" w:type="dxa"/>
            <w:tcBorders>
              <w:top w:val="single" w:sz="8" w:space="0" w:color="auto"/>
              <w:bottom w:val="single" w:sz="4" w:space="0" w:color="auto"/>
            </w:tcBorders>
            <w:shd w:val="clear" w:color="auto" w:fill="auto"/>
            <w:noWrap/>
            <w:vAlign w:val="center"/>
            <w:hideMark/>
          </w:tcPr>
          <w:p w14:paraId="555A45DB"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Material</w:t>
            </w:r>
          </w:p>
        </w:tc>
        <w:tc>
          <w:tcPr>
            <w:tcW w:w="1418" w:type="dxa"/>
            <w:tcBorders>
              <w:top w:val="single" w:sz="8" w:space="0" w:color="auto"/>
              <w:bottom w:val="single" w:sz="4" w:space="0" w:color="auto"/>
            </w:tcBorders>
            <w:shd w:val="clear" w:color="auto" w:fill="auto"/>
            <w:noWrap/>
            <w:vAlign w:val="center"/>
            <w:hideMark/>
          </w:tcPr>
          <w:p w14:paraId="0336BD9A"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FOM_FET</w:t>
            </w:r>
          </w:p>
        </w:tc>
      </w:tr>
      <w:tr w:rsidR="00AB6167" w:rsidRPr="00A14C2E" w14:paraId="0311162D" w14:textId="77777777" w:rsidTr="003E0789">
        <w:tc>
          <w:tcPr>
            <w:tcW w:w="1129" w:type="dxa"/>
            <w:tcBorders>
              <w:top w:val="single" w:sz="4" w:space="0" w:color="auto"/>
            </w:tcBorders>
            <w:shd w:val="clear" w:color="auto" w:fill="auto"/>
            <w:noWrap/>
            <w:vAlign w:val="center"/>
            <w:hideMark/>
          </w:tcPr>
          <w:p w14:paraId="37666537"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SiO</w:t>
            </w:r>
            <w:r w:rsidRPr="00AE6DD8">
              <w:rPr>
                <w:rFonts w:cs="Calibri"/>
                <w:b/>
                <w:bCs/>
                <w:szCs w:val="22"/>
                <w:vertAlign w:val="subscript"/>
              </w:rPr>
              <w:t>2</w:t>
            </w:r>
          </w:p>
        </w:tc>
        <w:tc>
          <w:tcPr>
            <w:tcW w:w="1418" w:type="dxa"/>
            <w:tcBorders>
              <w:top w:val="single" w:sz="4" w:space="0" w:color="auto"/>
            </w:tcBorders>
            <w:shd w:val="clear" w:color="000000" w:fill="F8696B"/>
            <w:noWrap/>
            <w:vAlign w:val="center"/>
            <w:hideMark/>
          </w:tcPr>
          <w:p w14:paraId="6E45B3D6"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9,5</w:t>
            </w:r>
          </w:p>
        </w:tc>
      </w:tr>
      <w:tr w:rsidR="00AB6167" w:rsidRPr="00A14C2E" w14:paraId="0AFB1B9D" w14:textId="77777777" w:rsidTr="003E0789">
        <w:tc>
          <w:tcPr>
            <w:tcW w:w="1129" w:type="dxa"/>
            <w:shd w:val="clear" w:color="auto" w:fill="auto"/>
            <w:noWrap/>
            <w:vAlign w:val="center"/>
            <w:hideMark/>
          </w:tcPr>
          <w:p w14:paraId="418C7285"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Al</w:t>
            </w:r>
            <w:r w:rsidRPr="00AE6DD8">
              <w:rPr>
                <w:rFonts w:cs="Calibri"/>
                <w:b/>
                <w:bCs/>
                <w:szCs w:val="22"/>
                <w:vertAlign w:val="subscript"/>
              </w:rPr>
              <w:t>2</w:t>
            </w:r>
            <w:r w:rsidRPr="00A14C2E">
              <w:rPr>
                <w:rFonts w:cs="Calibri"/>
                <w:b/>
                <w:bCs/>
                <w:szCs w:val="22"/>
              </w:rPr>
              <w:t>O</w:t>
            </w:r>
            <w:r w:rsidRPr="00AE6DD8">
              <w:rPr>
                <w:rFonts w:cs="Calibri"/>
                <w:b/>
                <w:bCs/>
                <w:szCs w:val="22"/>
                <w:vertAlign w:val="subscript"/>
              </w:rPr>
              <w:t>3</w:t>
            </w:r>
          </w:p>
        </w:tc>
        <w:tc>
          <w:tcPr>
            <w:tcW w:w="1418" w:type="dxa"/>
            <w:shd w:val="clear" w:color="000000" w:fill="FA9272"/>
            <w:noWrap/>
            <w:vAlign w:val="center"/>
            <w:hideMark/>
          </w:tcPr>
          <w:p w14:paraId="44123EAC"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20,6</w:t>
            </w:r>
          </w:p>
        </w:tc>
      </w:tr>
      <w:tr w:rsidR="00AB6167" w:rsidRPr="00A14C2E" w14:paraId="65CE0639" w14:textId="77777777" w:rsidTr="003E0789">
        <w:tc>
          <w:tcPr>
            <w:tcW w:w="1129" w:type="dxa"/>
            <w:shd w:val="clear" w:color="auto" w:fill="auto"/>
            <w:noWrap/>
            <w:vAlign w:val="center"/>
            <w:hideMark/>
          </w:tcPr>
          <w:p w14:paraId="5E5F0251"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HfO</w:t>
            </w:r>
            <w:r w:rsidRPr="00AE6DD8">
              <w:rPr>
                <w:rFonts w:cs="Calibri"/>
                <w:b/>
                <w:bCs/>
                <w:sz w:val="18"/>
                <w:szCs w:val="22"/>
                <w:vertAlign w:val="subscript"/>
              </w:rPr>
              <w:t>2</w:t>
            </w:r>
          </w:p>
        </w:tc>
        <w:tc>
          <w:tcPr>
            <w:tcW w:w="1418" w:type="dxa"/>
            <w:shd w:val="clear" w:color="000000" w:fill="FCC27C"/>
            <w:noWrap/>
            <w:vAlign w:val="center"/>
            <w:hideMark/>
          </w:tcPr>
          <w:p w14:paraId="7DE8C4AC"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33,4</w:t>
            </w:r>
          </w:p>
        </w:tc>
      </w:tr>
      <w:tr w:rsidR="00AB6167" w:rsidRPr="00A14C2E" w14:paraId="084B4A28" w14:textId="77777777" w:rsidTr="003E0789">
        <w:tc>
          <w:tcPr>
            <w:tcW w:w="1129" w:type="dxa"/>
            <w:shd w:val="clear" w:color="auto" w:fill="auto"/>
            <w:noWrap/>
            <w:vAlign w:val="center"/>
            <w:hideMark/>
          </w:tcPr>
          <w:p w14:paraId="2BD1AFC5"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lastRenderedPageBreak/>
              <w:t>La</w:t>
            </w:r>
            <w:r w:rsidRPr="00AE6DD8">
              <w:rPr>
                <w:rFonts w:cs="Calibri"/>
                <w:b/>
                <w:bCs/>
                <w:szCs w:val="22"/>
                <w:vertAlign w:val="subscript"/>
              </w:rPr>
              <w:t>2</w:t>
            </w:r>
            <w:r w:rsidRPr="00A14C2E">
              <w:rPr>
                <w:rFonts w:cs="Calibri"/>
                <w:b/>
                <w:bCs/>
                <w:szCs w:val="22"/>
              </w:rPr>
              <w:t>O</w:t>
            </w:r>
            <w:r w:rsidRPr="00AE6DD8">
              <w:rPr>
                <w:rFonts w:cs="Calibri"/>
                <w:b/>
                <w:bCs/>
                <w:szCs w:val="22"/>
                <w:vertAlign w:val="subscript"/>
              </w:rPr>
              <w:t>3</w:t>
            </w:r>
          </w:p>
        </w:tc>
        <w:tc>
          <w:tcPr>
            <w:tcW w:w="1418" w:type="dxa"/>
            <w:shd w:val="clear" w:color="000000" w:fill="FEE683"/>
            <w:noWrap/>
            <w:vAlign w:val="center"/>
            <w:hideMark/>
          </w:tcPr>
          <w:p w14:paraId="2650E419"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43,0</w:t>
            </w:r>
          </w:p>
        </w:tc>
      </w:tr>
      <w:tr w:rsidR="00AB6167" w:rsidRPr="00A14C2E" w14:paraId="48F15E20" w14:textId="77777777" w:rsidTr="003E0789">
        <w:tc>
          <w:tcPr>
            <w:tcW w:w="1129" w:type="dxa"/>
            <w:shd w:val="clear" w:color="auto" w:fill="auto"/>
            <w:noWrap/>
            <w:vAlign w:val="center"/>
            <w:hideMark/>
          </w:tcPr>
          <w:p w14:paraId="4B68A76A"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TiO</w:t>
            </w:r>
            <w:r w:rsidRPr="00AE6DD8">
              <w:rPr>
                <w:rFonts w:cs="Calibri"/>
                <w:b/>
                <w:bCs/>
                <w:szCs w:val="22"/>
                <w:vertAlign w:val="subscript"/>
              </w:rPr>
              <w:t>2</w:t>
            </w:r>
          </w:p>
        </w:tc>
        <w:tc>
          <w:tcPr>
            <w:tcW w:w="1418" w:type="dxa"/>
            <w:shd w:val="clear" w:color="000000" w:fill="A7D27F"/>
            <w:noWrap/>
            <w:vAlign w:val="center"/>
            <w:hideMark/>
          </w:tcPr>
          <w:p w14:paraId="08EB60E8"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76,0</w:t>
            </w:r>
          </w:p>
        </w:tc>
      </w:tr>
      <w:tr w:rsidR="00AB6167" w:rsidRPr="00A14C2E" w14:paraId="54B023C6" w14:textId="77777777" w:rsidTr="003E0789">
        <w:tc>
          <w:tcPr>
            <w:tcW w:w="1129" w:type="dxa"/>
            <w:shd w:val="clear" w:color="auto" w:fill="auto"/>
            <w:noWrap/>
            <w:vAlign w:val="center"/>
            <w:hideMark/>
          </w:tcPr>
          <w:p w14:paraId="6EB4D427"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FGM-A</w:t>
            </w:r>
          </w:p>
        </w:tc>
        <w:tc>
          <w:tcPr>
            <w:tcW w:w="1418" w:type="dxa"/>
            <w:shd w:val="clear" w:color="000000" w:fill="FA9072"/>
            <w:noWrap/>
            <w:vAlign w:val="center"/>
            <w:hideMark/>
          </w:tcPr>
          <w:p w14:paraId="2A3BD6E7"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20,0</w:t>
            </w:r>
          </w:p>
        </w:tc>
      </w:tr>
      <w:tr w:rsidR="00AB6167" w:rsidRPr="00A14C2E" w14:paraId="76F8A7B9" w14:textId="77777777" w:rsidTr="003E0789">
        <w:tc>
          <w:tcPr>
            <w:tcW w:w="1129" w:type="dxa"/>
            <w:shd w:val="clear" w:color="auto" w:fill="auto"/>
            <w:noWrap/>
            <w:vAlign w:val="center"/>
            <w:hideMark/>
          </w:tcPr>
          <w:p w14:paraId="04594431"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FGM-B</w:t>
            </w:r>
          </w:p>
        </w:tc>
        <w:tc>
          <w:tcPr>
            <w:tcW w:w="1418" w:type="dxa"/>
            <w:shd w:val="clear" w:color="000000" w:fill="B7D780"/>
            <w:noWrap/>
            <w:vAlign w:val="center"/>
            <w:hideMark/>
          </w:tcPr>
          <w:p w14:paraId="6F99B66F"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70,2</w:t>
            </w:r>
          </w:p>
        </w:tc>
      </w:tr>
      <w:tr w:rsidR="00AB6167" w:rsidRPr="00A14C2E" w14:paraId="3F0EA2FE" w14:textId="77777777" w:rsidTr="003E0789">
        <w:tc>
          <w:tcPr>
            <w:tcW w:w="1129" w:type="dxa"/>
            <w:shd w:val="clear" w:color="auto" w:fill="auto"/>
            <w:noWrap/>
            <w:vAlign w:val="center"/>
            <w:hideMark/>
          </w:tcPr>
          <w:p w14:paraId="3C475786"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FGM-C</w:t>
            </w:r>
          </w:p>
        </w:tc>
        <w:tc>
          <w:tcPr>
            <w:tcW w:w="1418" w:type="dxa"/>
            <w:shd w:val="clear" w:color="000000" w:fill="B5D680"/>
            <w:noWrap/>
            <w:vAlign w:val="center"/>
            <w:hideMark/>
          </w:tcPr>
          <w:p w14:paraId="17F57823"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70,9</w:t>
            </w:r>
          </w:p>
        </w:tc>
      </w:tr>
      <w:tr w:rsidR="00AB6167" w:rsidRPr="00A14C2E" w14:paraId="637AE9AC" w14:textId="77777777" w:rsidTr="003E0789">
        <w:tc>
          <w:tcPr>
            <w:tcW w:w="1129" w:type="dxa"/>
            <w:shd w:val="clear" w:color="auto" w:fill="auto"/>
            <w:noWrap/>
            <w:vAlign w:val="center"/>
            <w:hideMark/>
          </w:tcPr>
          <w:p w14:paraId="2F8FC0AB"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FGM-D</w:t>
            </w:r>
          </w:p>
        </w:tc>
        <w:tc>
          <w:tcPr>
            <w:tcW w:w="1418" w:type="dxa"/>
            <w:shd w:val="clear" w:color="000000" w:fill="FDD47F"/>
            <w:noWrap/>
            <w:vAlign w:val="center"/>
            <w:hideMark/>
          </w:tcPr>
          <w:p w14:paraId="38DF2428"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38,4</w:t>
            </w:r>
          </w:p>
        </w:tc>
      </w:tr>
      <w:tr w:rsidR="00AB6167" w:rsidRPr="00A14C2E" w14:paraId="1FCFCA3C" w14:textId="77777777" w:rsidTr="003E0789">
        <w:tc>
          <w:tcPr>
            <w:tcW w:w="1129" w:type="dxa"/>
            <w:shd w:val="clear" w:color="auto" w:fill="auto"/>
            <w:noWrap/>
            <w:vAlign w:val="center"/>
            <w:hideMark/>
          </w:tcPr>
          <w:p w14:paraId="7D634ED6"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FGM-E</w:t>
            </w:r>
          </w:p>
        </w:tc>
        <w:tc>
          <w:tcPr>
            <w:tcW w:w="1418" w:type="dxa"/>
            <w:shd w:val="clear" w:color="000000" w:fill="FCEA84"/>
            <w:noWrap/>
            <w:vAlign w:val="center"/>
            <w:hideMark/>
          </w:tcPr>
          <w:p w14:paraId="65D46266"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45,6</w:t>
            </w:r>
          </w:p>
        </w:tc>
      </w:tr>
      <w:tr w:rsidR="00AB6167" w:rsidRPr="00A14C2E" w14:paraId="789D982A" w14:textId="77777777" w:rsidTr="003E0789">
        <w:tc>
          <w:tcPr>
            <w:tcW w:w="1129" w:type="dxa"/>
            <w:shd w:val="clear" w:color="auto" w:fill="auto"/>
            <w:noWrap/>
            <w:vAlign w:val="center"/>
            <w:hideMark/>
          </w:tcPr>
          <w:p w14:paraId="018E17D9"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FGM-F</w:t>
            </w:r>
          </w:p>
        </w:tc>
        <w:tc>
          <w:tcPr>
            <w:tcW w:w="1418" w:type="dxa"/>
            <w:shd w:val="clear" w:color="000000" w:fill="FDD37F"/>
            <w:noWrap/>
            <w:vAlign w:val="center"/>
            <w:hideMark/>
          </w:tcPr>
          <w:p w14:paraId="43358E36"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38,0</w:t>
            </w:r>
          </w:p>
        </w:tc>
      </w:tr>
      <w:tr w:rsidR="00AB6167" w:rsidRPr="00A14C2E" w14:paraId="2C182F1E" w14:textId="77777777" w:rsidTr="003E0789">
        <w:tc>
          <w:tcPr>
            <w:tcW w:w="1129" w:type="dxa"/>
            <w:shd w:val="clear" w:color="auto" w:fill="auto"/>
            <w:noWrap/>
            <w:vAlign w:val="center"/>
            <w:hideMark/>
          </w:tcPr>
          <w:p w14:paraId="50E373CD"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FGM-G</w:t>
            </w:r>
          </w:p>
        </w:tc>
        <w:tc>
          <w:tcPr>
            <w:tcW w:w="1418" w:type="dxa"/>
            <w:shd w:val="clear" w:color="000000" w:fill="D9E082"/>
            <w:noWrap/>
            <w:vAlign w:val="center"/>
            <w:hideMark/>
          </w:tcPr>
          <w:p w14:paraId="40DE52B8"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58,0</w:t>
            </w:r>
          </w:p>
        </w:tc>
      </w:tr>
      <w:tr w:rsidR="00AB6167" w:rsidRPr="00A14C2E" w14:paraId="1680608B" w14:textId="77777777" w:rsidTr="003E0789">
        <w:tc>
          <w:tcPr>
            <w:tcW w:w="1129" w:type="dxa"/>
            <w:shd w:val="clear" w:color="auto" w:fill="auto"/>
            <w:noWrap/>
            <w:vAlign w:val="center"/>
            <w:hideMark/>
          </w:tcPr>
          <w:p w14:paraId="36D4564F"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FGM-H</w:t>
            </w:r>
          </w:p>
        </w:tc>
        <w:tc>
          <w:tcPr>
            <w:tcW w:w="1418" w:type="dxa"/>
            <w:shd w:val="clear" w:color="000000" w:fill="FEE182"/>
            <w:noWrap/>
            <w:vAlign w:val="center"/>
            <w:hideMark/>
          </w:tcPr>
          <w:p w14:paraId="0AFFE853"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41,6</w:t>
            </w:r>
          </w:p>
        </w:tc>
      </w:tr>
      <w:tr w:rsidR="00AB6167" w:rsidRPr="00A14C2E" w14:paraId="7459BFBB" w14:textId="77777777" w:rsidTr="003E0789">
        <w:tc>
          <w:tcPr>
            <w:tcW w:w="1129" w:type="dxa"/>
            <w:shd w:val="clear" w:color="auto" w:fill="auto"/>
            <w:noWrap/>
            <w:vAlign w:val="center"/>
            <w:hideMark/>
          </w:tcPr>
          <w:p w14:paraId="5604644D"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FGM-J</w:t>
            </w:r>
          </w:p>
        </w:tc>
        <w:tc>
          <w:tcPr>
            <w:tcW w:w="1418" w:type="dxa"/>
            <w:shd w:val="clear" w:color="000000" w:fill="FEDB81"/>
            <w:noWrap/>
            <w:vAlign w:val="center"/>
            <w:hideMark/>
          </w:tcPr>
          <w:p w14:paraId="0188B378"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40,3</w:t>
            </w:r>
          </w:p>
        </w:tc>
      </w:tr>
      <w:tr w:rsidR="00AB6167" w:rsidRPr="00A14C2E" w14:paraId="4633D010" w14:textId="77777777" w:rsidTr="003E0789">
        <w:tc>
          <w:tcPr>
            <w:tcW w:w="1129" w:type="dxa"/>
            <w:shd w:val="clear" w:color="auto" w:fill="auto"/>
            <w:noWrap/>
            <w:vAlign w:val="center"/>
            <w:hideMark/>
          </w:tcPr>
          <w:p w14:paraId="321D7188"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FGM-K</w:t>
            </w:r>
          </w:p>
        </w:tc>
        <w:tc>
          <w:tcPr>
            <w:tcW w:w="1418" w:type="dxa"/>
            <w:shd w:val="clear" w:color="000000" w:fill="DEE283"/>
            <w:noWrap/>
            <w:vAlign w:val="center"/>
            <w:hideMark/>
          </w:tcPr>
          <w:p w14:paraId="2E993284"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56,1</w:t>
            </w:r>
          </w:p>
        </w:tc>
      </w:tr>
      <w:tr w:rsidR="00AB6167" w:rsidRPr="00A14C2E" w14:paraId="64B5AA1F" w14:textId="77777777" w:rsidTr="003E0789">
        <w:tc>
          <w:tcPr>
            <w:tcW w:w="1129" w:type="dxa"/>
            <w:shd w:val="clear" w:color="auto" w:fill="auto"/>
            <w:noWrap/>
            <w:vAlign w:val="center"/>
            <w:hideMark/>
          </w:tcPr>
          <w:p w14:paraId="4CC1D50C"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FGM-L</w:t>
            </w:r>
          </w:p>
        </w:tc>
        <w:tc>
          <w:tcPr>
            <w:tcW w:w="1418" w:type="dxa"/>
            <w:shd w:val="clear" w:color="000000" w:fill="C3DA81"/>
            <w:noWrap/>
            <w:vAlign w:val="center"/>
            <w:hideMark/>
          </w:tcPr>
          <w:p w14:paraId="43170207"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65,9</w:t>
            </w:r>
          </w:p>
        </w:tc>
      </w:tr>
      <w:tr w:rsidR="00AB6167" w:rsidRPr="00A14C2E" w14:paraId="288CA7E0" w14:textId="77777777" w:rsidTr="003E0789">
        <w:tc>
          <w:tcPr>
            <w:tcW w:w="1129" w:type="dxa"/>
            <w:shd w:val="clear" w:color="auto" w:fill="auto"/>
            <w:noWrap/>
            <w:vAlign w:val="center"/>
            <w:hideMark/>
          </w:tcPr>
          <w:p w14:paraId="284C5076"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FGM-M</w:t>
            </w:r>
          </w:p>
        </w:tc>
        <w:tc>
          <w:tcPr>
            <w:tcW w:w="1418" w:type="dxa"/>
            <w:shd w:val="clear" w:color="000000" w:fill="BAD780"/>
            <w:noWrap/>
            <w:vAlign w:val="center"/>
            <w:hideMark/>
          </w:tcPr>
          <w:p w14:paraId="12B7999C"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69,3</w:t>
            </w:r>
          </w:p>
        </w:tc>
      </w:tr>
      <w:tr w:rsidR="00AB6167" w:rsidRPr="00A14C2E" w14:paraId="7F52E5E4" w14:textId="77777777" w:rsidTr="003E0789">
        <w:tc>
          <w:tcPr>
            <w:tcW w:w="1129" w:type="dxa"/>
            <w:shd w:val="clear" w:color="auto" w:fill="auto"/>
            <w:noWrap/>
            <w:vAlign w:val="center"/>
            <w:hideMark/>
          </w:tcPr>
          <w:p w14:paraId="37110AAD"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FGM-N</w:t>
            </w:r>
          </w:p>
        </w:tc>
        <w:tc>
          <w:tcPr>
            <w:tcW w:w="1418" w:type="dxa"/>
            <w:shd w:val="clear" w:color="000000" w:fill="63BE7B"/>
            <w:noWrap/>
            <w:vAlign w:val="center"/>
            <w:hideMark/>
          </w:tcPr>
          <w:p w14:paraId="23D36192"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100,0</w:t>
            </w:r>
          </w:p>
        </w:tc>
      </w:tr>
    </w:tbl>
    <w:p w14:paraId="02D603EE" w14:textId="77777777" w:rsidR="00AB6167" w:rsidRPr="00A14C2E" w:rsidRDefault="00AB6167" w:rsidP="003E0789">
      <w:pPr>
        <w:pStyle w:val="MDPI31text"/>
        <w:spacing w:before="240"/>
      </w:pPr>
      <w:r w:rsidRPr="00A14C2E">
        <w:t xml:space="preserve">Looking at the </w:t>
      </w:r>
      <m:oMath>
        <m:sSub>
          <m:sSubPr>
            <m:ctrlPr>
              <w:rPr>
                <w:rFonts w:ascii="Cambria Math" w:hAnsi="Cambria Math"/>
                <w:i/>
              </w:rPr>
            </m:ctrlPr>
          </m:sSubPr>
          <m:e>
            <m:r>
              <w:rPr>
                <w:rFonts w:ascii="Cambria Math" w:hAnsi="Cambria Math"/>
              </w:rPr>
              <m:t>FOM</m:t>
            </m:r>
          </m:e>
          <m:sub>
            <m:r>
              <w:rPr>
                <w:rFonts w:ascii="Cambria Math" w:hAnsi="Cambria Math"/>
              </w:rPr>
              <m:t>FET</m:t>
            </m:r>
          </m:sub>
        </m:sSub>
      </m:oMath>
      <w:r w:rsidRPr="00A14C2E">
        <w:t xml:space="preserve"> values calculated by Equation-4, single dielectric gate oxides TiO</w:t>
      </w:r>
      <w:r w:rsidRPr="00A32E3F">
        <w:rPr>
          <w:vertAlign w:val="subscript"/>
        </w:rPr>
        <w:t>2</w:t>
      </w:r>
      <w:r w:rsidRPr="00A14C2E">
        <w:t xml:space="preserve"> has the best performance. </w:t>
      </w:r>
      <w:r w:rsidRPr="00A14C2E">
        <w:rPr>
          <w:lang w:val="tr-TR"/>
        </w:rPr>
        <w:t>HfO</w:t>
      </w:r>
      <w:r w:rsidRPr="00A14C2E">
        <w:rPr>
          <w:vertAlign w:val="subscript"/>
          <w:lang w:val="tr-TR"/>
        </w:rPr>
        <w:t>2</w:t>
      </w:r>
      <w:r w:rsidRPr="00A14C2E">
        <w:rPr>
          <w:lang w:val="tr-TR"/>
        </w:rPr>
        <w:t xml:space="preserve"> performance achieved 33.4 whereas </w:t>
      </w:r>
      <w:r w:rsidRPr="00A14C2E">
        <w:t>FGMs B, C, K, L, M and N achieve better than HfO</w:t>
      </w:r>
      <w:r w:rsidRPr="00A14C2E">
        <w:rPr>
          <w:vertAlign w:val="subscript"/>
        </w:rPr>
        <w:t>2</w:t>
      </w:r>
      <w:r w:rsidRPr="00A14C2E">
        <w:t xml:space="preserve"> and entire single material dielectrics except TiO</w:t>
      </w:r>
      <w:r w:rsidRPr="00A14C2E">
        <w:rPr>
          <w:vertAlign w:val="subscript"/>
        </w:rPr>
        <w:t>2</w:t>
      </w:r>
      <w:r w:rsidRPr="00A14C2E">
        <w:t xml:space="preserve">. </w:t>
      </w:r>
    </w:p>
    <w:p w14:paraId="67616A12" w14:textId="52D1A8BE" w:rsidR="00AB6167" w:rsidRPr="00A14C2E" w:rsidRDefault="00AB6167" w:rsidP="003E0789">
      <w:pPr>
        <w:pStyle w:val="MDPI31text"/>
        <w:rPr>
          <w:lang w:val="tr-TR"/>
        </w:rPr>
      </w:pPr>
      <w:r w:rsidRPr="00A14C2E">
        <w:rPr>
          <w:lang w:val="tr-TR"/>
        </w:rPr>
        <w:t>FGM approach aimed to improve the gate's control over the channel and seemed to achieve a success with respect to the FOM</w:t>
      </w:r>
      <w:r w:rsidRPr="00A14C2E">
        <w:rPr>
          <w:vertAlign w:val="subscript"/>
          <w:lang w:val="tr-TR"/>
        </w:rPr>
        <w:t xml:space="preserve">FET </w:t>
      </w:r>
      <w:r w:rsidRPr="00A14C2E">
        <w:rPr>
          <w:lang w:val="tr-TR"/>
        </w:rPr>
        <w:t xml:space="preserve">selected as a figure of merit for overall </w:t>
      </w:r>
      <w:r w:rsidR="00E4035B">
        <w:rPr>
          <w:lang w:val="tr-TR"/>
        </w:rPr>
        <w:t>FinFET</w:t>
      </w:r>
      <w:r w:rsidRPr="00A14C2E">
        <w:rPr>
          <w:lang w:val="tr-TR"/>
        </w:rPr>
        <w:t xml:space="preserve"> performance, which can be always be customized due to importance of the performance parameter selected by the designer. </w:t>
      </w:r>
    </w:p>
    <w:p w14:paraId="1F2F1F9E" w14:textId="79C20D42" w:rsidR="00AB6167" w:rsidRPr="00A14C2E" w:rsidRDefault="00AB6167" w:rsidP="003E0789">
      <w:pPr>
        <w:pStyle w:val="MDPI31text"/>
      </w:pPr>
      <w:r w:rsidRPr="00A14C2E">
        <w:rPr>
          <w:lang w:val="tr-TR"/>
        </w:rPr>
        <w:t xml:space="preserve">FGMs seem to provide some space to engineer new gate oxides between dielectric constants 35-95 and at least to try these as gate dielectric material. </w:t>
      </w:r>
      <w:r w:rsidRPr="00A14C2E">
        <w:t xml:space="preserve">With respect to the same </w:t>
      </w:r>
      <w:r w:rsidR="00E4035B">
        <w:t>FinFET</w:t>
      </w:r>
      <w:r w:rsidRPr="00A14C2E">
        <w:t xml:space="preserve"> with single layer HfO</w:t>
      </w:r>
      <w:r w:rsidRPr="00A14C2E">
        <w:rPr>
          <w:vertAlign w:val="subscript"/>
        </w:rPr>
        <w:t>2</w:t>
      </w:r>
      <w:r w:rsidRPr="00A14C2E">
        <w:t xml:space="preserve"> gate dielectric performance, most FGMs showed superior performance. Within gate insulators and BOX structures, FGMs may provide versatile opportunities for optimizing </w:t>
      </w:r>
      <w:r w:rsidR="00E4035B">
        <w:t>FinFET</w:t>
      </w:r>
      <w:r w:rsidRPr="00A14C2E">
        <w:t xml:space="preserve"> devices.</w:t>
      </w:r>
    </w:p>
    <w:p w14:paraId="504856B7" w14:textId="1EC3C1CC" w:rsidR="00AB6167" w:rsidRPr="00A14C2E" w:rsidRDefault="003E0789" w:rsidP="003E0789">
      <w:pPr>
        <w:pStyle w:val="MDPI62BackMatter"/>
        <w:spacing w:before="240"/>
        <w:rPr>
          <w:b/>
        </w:rPr>
      </w:pPr>
      <w:r w:rsidRPr="00A14C2E">
        <w:rPr>
          <w:b/>
        </w:rPr>
        <w:t xml:space="preserve">Acknowledgments: </w:t>
      </w:r>
      <w:r w:rsidR="00AB6167" w:rsidRPr="00A14C2E">
        <w:t>This research is funded by TOHUM Project P2220221 by ASELSAN Microelectronics Business Sector, Türkiye. Authors declare, they do not have any conflict of interest within and with any other institutions.</w:t>
      </w:r>
    </w:p>
    <w:p w14:paraId="02337FC1" w14:textId="1565F6D2" w:rsidR="00AB6167" w:rsidRPr="00A14C2E" w:rsidRDefault="003E0789" w:rsidP="003E0789">
      <w:pPr>
        <w:pStyle w:val="MDPI21heading1"/>
        <w:ind w:left="0"/>
      </w:pPr>
      <w:r w:rsidRPr="00A14C2E">
        <w:t>References</w:t>
      </w:r>
    </w:p>
    <w:p w14:paraId="255EBFEE" w14:textId="36758A42" w:rsidR="00AB6167" w:rsidDel="0077467B" w:rsidRDefault="00AB6167" w:rsidP="00C60F4E">
      <w:pPr>
        <w:pStyle w:val="MDPI63Notes"/>
        <w:rPr>
          <w:del w:id="304" w:author="Ayperi Ülkü" w:date="2024-03-17T03:32:00Z"/>
        </w:rPr>
      </w:pPr>
      <w:del w:id="305" w:author="Ayperi Ülkü" w:date="2024-03-17T03:32:00Z">
        <w:r w:rsidRPr="00A14C2E" w:rsidDel="0077467B">
          <w:delText>[1]</w:delText>
        </w:r>
        <w:r w:rsidRPr="00A14C2E" w:rsidDel="0077467B">
          <w:tab/>
          <w:delText xml:space="preserve">R. Tsu, D. Babić, and L. Loriatti, ‘Simple model for the dielectric constant of nanoscale silicon particle’, </w:delText>
        </w:r>
        <w:r w:rsidRPr="00A14C2E" w:rsidDel="0077467B">
          <w:rPr>
            <w:i/>
            <w:iCs/>
          </w:rPr>
          <w:delText>J Appl Phys</w:delText>
        </w:r>
        <w:r w:rsidRPr="00A14C2E" w:rsidDel="0077467B">
          <w:delText>, vol. 82, no. 3, pp. 1327–1329, Aug. 1997, doi: 10.1063/1.365762.</w:delText>
        </w:r>
      </w:del>
    </w:p>
    <w:customXmlInsRangeStart w:id="306" w:author="Ayperi Ülkü" w:date="2024-03-17T03:32:00Z"/>
    <w:sdt>
      <w:sdtPr>
        <w:rPr>
          <w:sz w:val="18"/>
        </w:rPr>
        <w:tag w:val="MENDELEY_BIBLIOGRAPHY"/>
        <w:id w:val="914056121"/>
        <w:placeholder>
          <w:docPart w:val="DefaultPlaceholder_-1854013440"/>
        </w:placeholder>
      </w:sdtPr>
      <w:sdtContent>
        <w:customXmlInsRangeEnd w:id="306"/>
        <w:p w14:paraId="5DFA84C4" w14:textId="36150228" w:rsidR="00E70CE5" w:rsidRDefault="00E70CE5">
          <w:pPr>
            <w:autoSpaceDE w:val="0"/>
            <w:autoSpaceDN w:val="0"/>
            <w:ind w:hanging="640"/>
            <w:divId w:val="402026054"/>
            <w:rPr>
              <w:rFonts w:eastAsia="Times New Roman"/>
              <w:sz w:val="24"/>
              <w:szCs w:val="24"/>
            </w:rPr>
          </w:pPr>
          <w:r>
            <w:rPr>
              <w:rFonts w:eastAsia="Times New Roman"/>
            </w:rPr>
            <w:t>[1]</w:t>
          </w:r>
          <w:r>
            <w:rPr>
              <w:rFonts w:eastAsia="Times New Roman"/>
            </w:rPr>
            <w:tab/>
            <w:t xml:space="preserve">P. Vijaya and L. Rohit, “Improvement of Ion, Electric Field and Transconductance of TriGate </w:t>
          </w:r>
          <w:r w:rsidR="00E4035B">
            <w:rPr>
              <w:rFonts w:eastAsia="Times New Roman"/>
            </w:rPr>
            <w:t>FinFET</w:t>
          </w:r>
          <w:r>
            <w:rPr>
              <w:rFonts w:eastAsia="Times New Roman"/>
            </w:rPr>
            <w:t xml:space="preserve"> by 5nm Technology,” </w:t>
          </w:r>
          <w:r>
            <w:rPr>
              <w:rFonts w:eastAsia="Times New Roman"/>
              <w:i/>
              <w:iCs/>
            </w:rPr>
            <w:t>Silicon</w:t>
          </w:r>
          <w:r>
            <w:rPr>
              <w:rFonts w:eastAsia="Times New Roman"/>
            </w:rPr>
            <w:t>, vol. 14, no. 13, pp. 7889–7900, Aug. 2022, doi: 10.1007/s12633-021-01536-z.</w:t>
          </w:r>
        </w:p>
        <w:p w14:paraId="6EC4411F" w14:textId="3141979C" w:rsidR="00E70CE5" w:rsidRDefault="00E70CE5">
          <w:pPr>
            <w:autoSpaceDE w:val="0"/>
            <w:autoSpaceDN w:val="0"/>
            <w:ind w:hanging="640"/>
            <w:divId w:val="985161450"/>
            <w:rPr>
              <w:rFonts w:eastAsia="Times New Roman"/>
            </w:rPr>
          </w:pPr>
          <w:r>
            <w:rPr>
              <w:rFonts w:eastAsia="Times New Roman"/>
            </w:rPr>
            <w:t>[2]</w:t>
          </w:r>
          <w:r>
            <w:rPr>
              <w:rFonts w:eastAsia="Times New Roman"/>
            </w:rPr>
            <w:tab/>
            <w:t xml:space="preserve">K. Nigam, S. V. Singh, and P. Kwatra, “Investigation and Design of Stacked Oxide Polarity Gate </w:t>
          </w:r>
          <w:r w:rsidR="00E4035B">
            <w:rPr>
              <w:rFonts w:eastAsia="Times New Roman"/>
            </w:rPr>
            <w:t>FİNFET</w:t>
          </w:r>
          <w:r>
            <w:rPr>
              <w:rFonts w:eastAsia="Times New Roman"/>
            </w:rPr>
            <w:t xml:space="preserve"> in the Presence of Interface Trap Charges for Analog/RF Applications,” </w:t>
          </w:r>
          <w:r>
            <w:rPr>
              <w:rFonts w:eastAsia="Times New Roman"/>
              <w:i/>
              <w:iCs/>
            </w:rPr>
            <w:t>Silicon</w:t>
          </w:r>
          <w:r>
            <w:rPr>
              <w:rFonts w:eastAsia="Times New Roman"/>
            </w:rPr>
            <w:t>, vol. 14, no. 8, pp. 3963–3980, Jun. 2022, doi: 10.1007/s12633-021-01162-9.</w:t>
          </w:r>
        </w:p>
        <w:p w14:paraId="7A032E01" w14:textId="1A672E30" w:rsidR="00E70CE5" w:rsidRDefault="00E70CE5">
          <w:pPr>
            <w:autoSpaceDE w:val="0"/>
            <w:autoSpaceDN w:val="0"/>
            <w:ind w:hanging="640"/>
            <w:divId w:val="754548396"/>
            <w:rPr>
              <w:rFonts w:eastAsia="Times New Roman"/>
            </w:rPr>
          </w:pPr>
          <w:r>
            <w:rPr>
              <w:rFonts w:eastAsia="Times New Roman"/>
            </w:rPr>
            <w:t>[3]</w:t>
          </w:r>
          <w:r>
            <w:rPr>
              <w:rFonts w:eastAsia="Times New Roman"/>
            </w:rPr>
            <w:tab/>
            <w:t xml:space="preserve">L. Gangwani and S. Hajela, “Analog Performance Analysis of a Novel 5nm Stacked Oxide Top Bottom Gated Junctionless </w:t>
          </w:r>
          <w:r w:rsidR="00E4035B">
            <w:rPr>
              <w:rFonts w:eastAsia="Times New Roman"/>
            </w:rPr>
            <w:t>FinFET</w:t>
          </w:r>
          <w:r>
            <w:rPr>
              <w:rFonts w:eastAsia="Times New Roman"/>
            </w:rPr>
            <w:t xml:space="preserve">,” </w:t>
          </w:r>
          <w:r>
            <w:rPr>
              <w:rFonts w:eastAsia="Times New Roman"/>
              <w:i/>
              <w:iCs/>
            </w:rPr>
            <w:t>IOP Conf Ser Mater Sci Eng</w:t>
          </w:r>
          <w:r>
            <w:rPr>
              <w:rFonts w:eastAsia="Times New Roman"/>
            </w:rPr>
            <w:t>, vol. 1258, no. 1, p. 012046, Oct. 2022, doi: 10.1088/1757-899x/1258/1/012046.</w:t>
          </w:r>
        </w:p>
        <w:p w14:paraId="6708E45B" w14:textId="1EE1B8B1" w:rsidR="00E70CE5" w:rsidRDefault="00E70CE5">
          <w:pPr>
            <w:autoSpaceDE w:val="0"/>
            <w:autoSpaceDN w:val="0"/>
            <w:ind w:hanging="640"/>
            <w:divId w:val="567691124"/>
            <w:rPr>
              <w:rFonts w:eastAsia="Times New Roman"/>
            </w:rPr>
          </w:pPr>
          <w:r>
            <w:rPr>
              <w:rFonts w:eastAsia="Times New Roman"/>
            </w:rPr>
            <w:t>[4]</w:t>
          </w:r>
          <w:r>
            <w:rPr>
              <w:rFonts w:eastAsia="Times New Roman"/>
            </w:rPr>
            <w:tab/>
            <w:t xml:space="preserve">R. Das and S. Baishya, “Dual-material gate dual-stacked gate dielectrics gate-source overlap tri-gate germanium </w:t>
          </w:r>
          <w:r w:rsidR="00E4035B">
            <w:rPr>
              <w:rFonts w:eastAsia="Times New Roman"/>
            </w:rPr>
            <w:t>FinFET</w:t>
          </w:r>
          <w:r>
            <w:rPr>
              <w:rFonts w:eastAsia="Times New Roman"/>
            </w:rPr>
            <w:t xml:space="preserve">: analysis and application,” </w:t>
          </w:r>
          <w:r>
            <w:rPr>
              <w:rFonts w:eastAsia="Times New Roman"/>
              <w:i/>
              <w:iCs/>
            </w:rPr>
            <w:t>Indian Journal of Physics</w:t>
          </w:r>
          <w:r>
            <w:rPr>
              <w:rFonts w:eastAsia="Times New Roman"/>
            </w:rPr>
            <w:t>, vol. 93, no. 2, pp. 197–205, Feb. 2019, doi: 10.1007/s12648-018-1289-y.</w:t>
          </w:r>
        </w:p>
        <w:p w14:paraId="5B2D6AF9" w14:textId="77777777" w:rsidR="00E70CE5" w:rsidRDefault="00E70CE5">
          <w:pPr>
            <w:autoSpaceDE w:val="0"/>
            <w:autoSpaceDN w:val="0"/>
            <w:ind w:hanging="640"/>
            <w:divId w:val="1927958482"/>
            <w:rPr>
              <w:rFonts w:eastAsia="Times New Roman"/>
            </w:rPr>
          </w:pPr>
          <w:r>
            <w:rPr>
              <w:rFonts w:eastAsia="Times New Roman"/>
            </w:rPr>
            <w:t>[5]</w:t>
          </w:r>
          <w:r>
            <w:rPr>
              <w:rFonts w:eastAsia="Times New Roman"/>
            </w:rPr>
            <w:tab/>
            <w:t xml:space="preserve">V. A. Markel, “Introduction to the Maxwell Garnett approximation: tutorial,” </w:t>
          </w:r>
          <w:r>
            <w:rPr>
              <w:rFonts w:eastAsia="Times New Roman"/>
              <w:i/>
              <w:iCs/>
            </w:rPr>
            <w:t>Journal of the Optical Society of America A</w:t>
          </w:r>
          <w:r>
            <w:rPr>
              <w:rFonts w:eastAsia="Times New Roman"/>
            </w:rPr>
            <w:t>, vol. 33, no. 7, p. 1244, Jul. 2016, doi: 10.1364/josaa.33.001244.</w:t>
          </w:r>
        </w:p>
        <w:p w14:paraId="786DAC38" w14:textId="78C65BE2" w:rsidR="00E70CE5" w:rsidRDefault="00E70CE5">
          <w:pPr>
            <w:autoSpaceDE w:val="0"/>
            <w:autoSpaceDN w:val="0"/>
            <w:ind w:hanging="640"/>
            <w:divId w:val="2121295875"/>
            <w:rPr>
              <w:rFonts w:eastAsia="Times New Roman"/>
            </w:rPr>
          </w:pPr>
          <w:r>
            <w:rPr>
              <w:rFonts w:eastAsia="Times New Roman"/>
            </w:rPr>
            <w:lastRenderedPageBreak/>
            <w:t>[6]</w:t>
          </w:r>
          <w:r>
            <w:rPr>
              <w:rFonts w:eastAsia="Times New Roman"/>
            </w:rPr>
            <w:tab/>
            <w:t xml:space="preserve">N. B. Bousari, M. K. Anvarifard, and S. Haji-Nasiri, “Improving the electrical characteristics of nanoscale triple-gate junctionless </w:t>
          </w:r>
          <w:r w:rsidR="00E4035B">
            <w:rPr>
              <w:rFonts w:eastAsia="Times New Roman"/>
            </w:rPr>
            <w:t>FinFET</w:t>
          </w:r>
          <w:r>
            <w:rPr>
              <w:rFonts w:eastAsia="Times New Roman"/>
            </w:rPr>
            <w:t xml:space="preserve"> using gate oxide engineering,” </w:t>
          </w:r>
          <w:r>
            <w:rPr>
              <w:rFonts w:eastAsia="Times New Roman"/>
              <w:i/>
              <w:iCs/>
            </w:rPr>
            <w:t>AEU - International Journal of Electronics and Communications</w:t>
          </w:r>
          <w:r>
            <w:rPr>
              <w:rFonts w:eastAsia="Times New Roman"/>
            </w:rPr>
            <w:t>, vol. 108, pp. 226–234, Aug. 2019, doi: 10.1016/j.aeue.2019.06.017.</w:t>
          </w:r>
        </w:p>
        <w:p w14:paraId="2274D16A" w14:textId="77777777" w:rsidR="00E70CE5" w:rsidRDefault="00E70CE5">
          <w:pPr>
            <w:autoSpaceDE w:val="0"/>
            <w:autoSpaceDN w:val="0"/>
            <w:ind w:hanging="640"/>
            <w:divId w:val="259338956"/>
            <w:rPr>
              <w:rFonts w:eastAsia="Times New Roman"/>
            </w:rPr>
          </w:pPr>
          <w:r>
            <w:rPr>
              <w:rFonts w:eastAsia="Times New Roman"/>
            </w:rPr>
            <w:t>[7]</w:t>
          </w:r>
          <w:r>
            <w:rPr>
              <w:rFonts w:eastAsia="Times New Roman"/>
            </w:rPr>
            <w:tab/>
            <w:t xml:space="preserve">N. Jankovic, “Numerical simulations of N-type CdSe poly-TFT electrical characteristics with trap density models of Atlas/Silvaco,” </w:t>
          </w:r>
          <w:r>
            <w:rPr>
              <w:rFonts w:eastAsia="Times New Roman"/>
              <w:i/>
              <w:iCs/>
            </w:rPr>
            <w:t>Microelectronics Reliability</w:t>
          </w:r>
          <w:r>
            <w:rPr>
              <w:rFonts w:eastAsia="Times New Roman"/>
            </w:rPr>
            <w:t>, 2012, doi: 10.1016/j.microrel.2012.03.031.</w:t>
          </w:r>
        </w:p>
        <w:p w14:paraId="769286BA" w14:textId="77777777" w:rsidR="00E70CE5" w:rsidRDefault="00E70CE5">
          <w:pPr>
            <w:autoSpaceDE w:val="0"/>
            <w:autoSpaceDN w:val="0"/>
            <w:ind w:hanging="640"/>
            <w:divId w:val="213663702"/>
            <w:rPr>
              <w:rFonts w:eastAsia="Times New Roman"/>
            </w:rPr>
          </w:pPr>
          <w:r>
            <w:rPr>
              <w:rFonts w:eastAsia="Times New Roman"/>
            </w:rPr>
            <w:t>[8]</w:t>
          </w:r>
          <w:r>
            <w:rPr>
              <w:rFonts w:eastAsia="Times New Roman"/>
            </w:rPr>
            <w:tab/>
            <w:t xml:space="preserve">D. Dosev, B. Iñíguez, L. F. Marsal, J. Pallares, and T. Ytterdal, “Device simulations of nanocrystalline silicon thin-film transistors,” </w:t>
          </w:r>
          <w:r>
            <w:rPr>
              <w:rFonts w:eastAsia="Times New Roman"/>
              <w:i/>
              <w:iCs/>
            </w:rPr>
            <w:t>Solid State Electron</w:t>
          </w:r>
          <w:r>
            <w:rPr>
              <w:rFonts w:eastAsia="Times New Roman"/>
            </w:rPr>
            <w:t>, vol. 47, no. 11, pp. 1917–1920, 2003, doi: 10.1016/S0038-1101(03)00167-9.</w:t>
          </w:r>
        </w:p>
        <w:p w14:paraId="6E4788C0" w14:textId="77777777" w:rsidR="00E70CE5" w:rsidRDefault="00E70CE5">
          <w:pPr>
            <w:autoSpaceDE w:val="0"/>
            <w:autoSpaceDN w:val="0"/>
            <w:ind w:hanging="640"/>
            <w:divId w:val="1374503435"/>
            <w:rPr>
              <w:rFonts w:eastAsia="Times New Roman"/>
            </w:rPr>
          </w:pPr>
          <w:r>
            <w:rPr>
              <w:rFonts w:eastAsia="Times New Roman"/>
            </w:rPr>
            <w:t>[9]</w:t>
          </w:r>
          <w:r>
            <w:rPr>
              <w:rFonts w:eastAsia="Times New Roman"/>
            </w:rPr>
            <w:tab/>
            <w:t xml:space="preserve">R. Tsu, D. Babić, and L. Loriatti, “Simple model for the dielectric constant of nanoscale silicon particle,” </w:t>
          </w:r>
          <w:r>
            <w:rPr>
              <w:rFonts w:eastAsia="Times New Roman"/>
              <w:i/>
              <w:iCs/>
            </w:rPr>
            <w:t>J Appl Phys</w:t>
          </w:r>
          <w:r>
            <w:rPr>
              <w:rFonts w:eastAsia="Times New Roman"/>
            </w:rPr>
            <w:t>, vol. 82, no. 3, pp. 1327–1329, Aug. 1997, doi: 10.1063/1.365762.</w:t>
          </w:r>
        </w:p>
        <w:p w14:paraId="49561F44" w14:textId="77777777" w:rsidR="00E70CE5" w:rsidRDefault="00E70CE5">
          <w:pPr>
            <w:autoSpaceDE w:val="0"/>
            <w:autoSpaceDN w:val="0"/>
            <w:ind w:hanging="640"/>
            <w:divId w:val="1800369712"/>
            <w:rPr>
              <w:rFonts w:eastAsia="Times New Roman"/>
            </w:rPr>
          </w:pPr>
          <w:r>
            <w:rPr>
              <w:rFonts w:eastAsia="Times New Roman"/>
            </w:rPr>
            <w:t>[10]</w:t>
          </w:r>
          <w:r>
            <w:rPr>
              <w:rFonts w:eastAsia="Times New Roman"/>
            </w:rPr>
            <w:tab/>
            <w:t xml:space="preserve">D. R. Penn, “Wave Number Dependent Dielectric Function of Semiconductors,” </w:t>
          </w:r>
          <w:r>
            <w:rPr>
              <w:rFonts w:eastAsia="Times New Roman"/>
              <w:i/>
              <w:iCs/>
            </w:rPr>
            <w:t>Electron Transport Mechanism in Insulating Films</w:t>
          </w:r>
          <w:r>
            <w:rPr>
              <w:rFonts w:eastAsia="Times New Roman"/>
            </w:rPr>
            <w:t>, vol. 2093, 1962.</w:t>
          </w:r>
        </w:p>
        <w:p w14:paraId="07FA54BD" w14:textId="77777777" w:rsidR="00E70CE5" w:rsidRDefault="00E70CE5">
          <w:pPr>
            <w:autoSpaceDE w:val="0"/>
            <w:autoSpaceDN w:val="0"/>
            <w:ind w:hanging="640"/>
            <w:divId w:val="468281808"/>
            <w:rPr>
              <w:rFonts w:eastAsia="Times New Roman"/>
            </w:rPr>
          </w:pPr>
          <w:r>
            <w:rPr>
              <w:rFonts w:eastAsia="Times New Roman"/>
            </w:rPr>
            <w:t>[11]</w:t>
          </w:r>
          <w:r>
            <w:rPr>
              <w:rFonts w:eastAsia="Times New Roman"/>
            </w:rPr>
            <w:tab/>
            <w:t>“Atlas User Manual DEVICE SIMULATION SOFTWARE,” 1984.</w:t>
          </w:r>
        </w:p>
        <w:p w14:paraId="299192C1" w14:textId="17001D8A" w:rsidR="00E70CE5" w:rsidRDefault="00E70CE5">
          <w:pPr>
            <w:autoSpaceDE w:val="0"/>
            <w:autoSpaceDN w:val="0"/>
            <w:ind w:hanging="640"/>
            <w:divId w:val="1667856502"/>
            <w:rPr>
              <w:rFonts w:eastAsia="Times New Roman"/>
            </w:rPr>
          </w:pPr>
          <w:r>
            <w:rPr>
              <w:rFonts w:eastAsia="Times New Roman"/>
            </w:rPr>
            <w:t>[12]</w:t>
          </w:r>
          <w:r>
            <w:rPr>
              <w:rFonts w:eastAsia="Times New Roman"/>
            </w:rPr>
            <w:tab/>
            <w:t xml:space="preserve">S. I. Garduño, J. Alvarado, A. Cerdeira, M. Estrada, V. Kilchytska, and D. Flandre, “Gate leakage currents model for </w:t>
          </w:r>
          <w:r w:rsidR="00E4035B">
            <w:rPr>
              <w:rFonts w:eastAsia="Times New Roman"/>
            </w:rPr>
            <w:t>FinFET</w:t>
          </w:r>
          <w:r>
            <w:rPr>
              <w:rFonts w:eastAsia="Times New Roman"/>
            </w:rPr>
            <w:t xml:space="preserve">s implemented in Verilog-A for electronic circuits design,” </w:t>
          </w:r>
          <w:r>
            <w:rPr>
              <w:rFonts w:eastAsia="Times New Roman"/>
              <w:i/>
              <w:iCs/>
            </w:rPr>
            <w:t>International Journal of Numerical Modelling: Electronic Networks, Devices and Fields</w:t>
          </w:r>
          <w:r>
            <w:rPr>
              <w:rFonts w:eastAsia="Times New Roman"/>
            </w:rPr>
            <w:t>, vol. 27, no. 5–6, pp. 846–862, 2014, doi: 10.1002/jnm.1988.</w:t>
          </w:r>
        </w:p>
        <w:p w14:paraId="50B7C383" w14:textId="360707DB" w:rsidR="00E70CE5" w:rsidRDefault="00E70CE5">
          <w:pPr>
            <w:autoSpaceDE w:val="0"/>
            <w:autoSpaceDN w:val="0"/>
            <w:ind w:hanging="640"/>
            <w:divId w:val="1102260290"/>
            <w:rPr>
              <w:rFonts w:eastAsia="Times New Roman"/>
            </w:rPr>
          </w:pPr>
          <w:r>
            <w:rPr>
              <w:rFonts w:eastAsia="Times New Roman"/>
            </w:rPr>
            <w:t>[13]</w:t>
          </w:r>
          <w:r>
            <w:rPr>
              <w:rFonts w:eastAsia="Times New Roman"/>
            </w:rPr>
            <w:tab/>
            <w:t xml:space="preserve">D. Hisamoto </w:t>
          </w:r>
          <w:r>
            <w:rPr>
              <w:rFonts w:eastAsia="Times New Roman"/>
              <w:i/>
              <w:iCs/>
            </w:rPr>
            <w:t>et al.</w:t>
          </w:r>
          <w:r>
            <w:rPr>
              <w:rFonts w:eastAsia="Times New Roman"/>
            </w:rPr>
            <w:t>, “</w:t>
          </w:r>
          <w:r w:rsidR="00E4035B">
            <w:rPr>
              <w:rFonts w:eastAsia="Times New Roman"/>
            </w:rPr>
            <w:t>FinFET</w:t>
          </w:r>
          <w:r>
            <w:rPr>
              <w:rFonts w:eastAsia="Times New Roman"/>
            </w:rPr>
            <w:t>-A Self-Aligned Double-Gate MOSFET Scalable to 20 nm,” 2000.</w:t>
          </w:r>
        </w:p>
        <w:p w14:paraId="34D46AC8" w14:textId="16FE3625" w:rsidR="00E70CE5" w:rsidRDefault="00E70CE5">
          <w:pPr>
            <w:autoSpaceDE w:val="0"/>
            <w:autoSpaceDN w:val="0"/>
            <w:ind w:hanging="640"/>
            <w:divId w:val="785541220"/>
            <w:rPr>
              <w:rFonts w:eastAsia="Times New Roman"/>
            </w:rPr>
          </w:pPr>
          <w:r>
            <w:rPr>
              <w:rFonts w:eastAsia="Times New Roman"/>
            </w:rPr>
            <w:t>[14]</w:t>
          </w:r>
          <w:r>
            <w:rPr>
              <w:rFonts w:eastAsia="Times New Roman"/>
            </w:rPr>
            <w:tab/>
            <w:t>N. El, I. Boukortt, B. Hadri, and S. Patanè, “Effects of High-k Dielectric Materials on Electrical Characteristics of DG n-</w:t>
          </w:r>
          <w:r w:rsidR="00E4035B">
            <w:rPr>
              <w:rFonts w:eastAsia="Times New Roman"/>
            </w:rPr>
            <w:t>FinFET</w:t>
          </w:r>
          <w:r>
            <w:rPr>
              <w:rFonts w:eastAsia="Times New Roman"/>
            </w:rPr>
            <w:t>s,” 2016.</w:t>
          </w:r>
        </w:p>
        <w:p w14:paraId="54114D9A" w14:textId="2A8F3FA6" w:rsidR="00E70CE5" w:rsidRDefault="00E70CE5">
          <w:pPr>
            <w:autoSpaceDE w:val="0"/>
            <w:autoSpaceDN w:val="0"/>
            <w:ind w:hanging="640"/>
            <w:divId w:val="43063402"/>
            <w:rPr>
              <w:rFonts w:eastAsia="Times New Roman"/>
            </w:rPr>
          </w:pPr>
          <w:r>
            <w:rPr>
              <w:rFonts w:eastAsia="Times New Roman"/>
            </w:rPr>
            <w:t>[15]</w:t>
          </w:r>
          <w:r>
            <w:rPr>
              <w:rFonts w:eastAsia="Times New Roman"/>
            </w:rPr>
            <w:tab/>
            <w:t>M. K. AN, G.-B. A, and B. B, “3D Simulation of Fin Geometry Influence on Corner Effect in Multifin Dual and Tri-Gate SOI-</w:t>
          </w:r>
          <w:r w:rsidR="00E4035B">
            <w:rPr>
              <w:rFonts w:eastAsia="Times New Roman"/>
            </w:rPr>
            <w:t>FinFET</w:t>
          </w:r>
          <w:r>
            <w:rPr>
              <w:rFonts w:eastAsia="Times New Roman"/>
            </w:rPr>
            <w:t xml:space="preserve">s.,” </w:t>
          </w:r>
          <w:r>
            <w:rPr>
              <w:rFonts w:eastAsia="Times New Roman"/>
              <w:i/>
              <w:iCs/>
            </w:rPr>
            <w:t>Int J Nano Stud Technol</w:t>
          </w:r>
          <w:r>
            <w:rPr>
              <w:rFonts w:eastAsia="Times New Roman"/>
            </w:rPr>
            <w:t>, pp. 29–32, Oct. 2013, doi: 10.19070/2167-8685-130006.</w:t>
          </w:r>
        </w:p>
        <w:p w14:paraId="36DAE9B5" w14:textId="3D337390" w:rsidR="00E70CE5" w:rsidRDefault="00E70CE5">
          <w:pPr>
            <w:autoSpaceDE w:val="0"/>
            <w:autoSpaceDN w:val="0"/>
            <w:ind w:hanging="640"/>
            <w:divId w:val="327099242"/>
            <w:rPr>
              <w:rFonts w:eastAsia="Times New Roman"/>
            </w:rPr>
          </w:pPr>
          <w:r>
            <w:rPr>
              <w:rFonts w:eastAsia="Times New Roman"/>
            </w:rPr>
            <w:t>[16]</w:t>
          </w:r>
          <w:r>
            <w:rPr>
              <w:rFonts w:eastAsia="Times New Roman"/>
            </w:rPr>
            <w:tab/>
            <w:t xml:space="preserve">D. Nagy, G. Espineira, G. Indalecio, A. J. Garcia-Loureiro, K. Kalna, and N. Seoane, “Benchmarking of </w:t>
          </w:r>
          <w:r w:rsidR="00E4035B">
            <w:rPr>
              <w:rFonts w:eastAsia="Times New Roman"/>
            </w:rPr>
            <w:t>FinFET</w:t>
          </w:r>
          <w:r>
            <w:rPr>
              <w:rFonts w:eastAsia="Times New Roman"/>
            </w:rPr>
            <w:t xml:space="preserve">, Nanosheet, and Nanowire FET Architectures for Future Technology Nodes,” </w:t>
          </w:r>
          <w:r>
            <w:rPr>
              <w:rFonts w:eastAsia="Times New Roman"/>
              <w:i/>
              <w:iCs/>
            </w:rPr>
            <w:t>IEEE Access</w:t>
          </w:r>
          <w:r>
            <w:rPr>
              <w:rFonts w:eastAsia="Times New Roman"/>
            </w:rPr>
            <w:t>, vol. 8, pp. 53196–53202, 2020, doi: 10.1109/ACCESS.2020.2980925.</w:t>
          </w:r>
        </w:p>
        <w:p w14:paraId="074499A7" w14:textId="6A20A03C" w:rsidR="00E70CE5" w:rsidRDefault="00E70CE5">
          <w:pPr>
            <w:autoSpaceDE w:val="0"/>
            <w:autoSpaceDN w:val="0"/>
            <w:ind w:hanging="640"/>
            <w:divId w:val="1609654548"/>
            <w:rPr>
              <w:rFonts w:eastAsia="Times New Roman"/>
            </w:rPr>
          </w:pPr>
          <w:r>
            <w:rPr>
              <w:rFonts w:eastAsia="Times New Roman"/>
            </w:rPr>
            <w:t>[17]</w:t>
          </w:r>
          <w:r>
            <w:rPr>
              <w:rFonts w:eastAsia="Times New Roman"/>
            </w:rPr>
            <w:tab/>
            <w:t xml:space="preserve">P. Vimala and T. S. Arun Samuel, “TCAD Simulation Study of Single-, Double-, and Triple-Material Gate Engineered Trigate </w:t>
          </w:r>
          <w:r w:rsidR="00E4035B">
            <w:rPr>
              <w:rFonts w:eastAsia="Times New Roman"/>
            </w:rPr>
            <w:t>FinFET</w:t>
          </w:r>
          <w:r>
            <w:rPr>
              <w:rFonts w:eastAsia="Times New Roman"/>
            </w:rPr>
            <w:t xml:space="preserve">s,” </w:t>
          </w:r>
          <w:r>
            <w:rPr>
              <w:rFonts w:eastAsia="Times New Roman"/>
              <w:i/>
              <w:iCs/>
            </w:rPr>
            <w:t>Semiconductors</w:t>
          </w:r>
          <w:r>
            <w:rPr>
              <w:rFonts w:eastAsia="Times New Roman"/>
            </w:rPr>
            <w:t>, vol. 54, no. 4, pp. 501–505, Apr. 2020, doi: 10.1134/S1063782620040211.</w:t>
          </w:r>
        </w:p>
        <w:p w14:paraId="6DC7476C" w14:textId="7AC46DFC" w:rsidR="00E70CE5" w:rsidRDefault="00E70CE5">
          <w:pPr>
            <w:autoSpaceDE w:val="0"/>
            <w:autoSpaceDN w:val="0"/>
            <w:ind w:hanging="640"/>
            <w:divId w:val="1637560731"/>
            <w:rPr>
              <w:rFonts w:eastAsia="Times New Roman"/>
            </w:rPr>
          </w:pPr>
          <w:r>
            <w:rPr>
              <w:rFonts w:eastAsia="Times New Roman"/>
            </w:rPr>
            <w:t>[18]</w:t>
          </w:r>
          <w:r>
            <w:rPr>
              <w:rFonts w:eastAsia="Times New Roman"/>
            </w:rPr>
            <w:tab/>
            <w:t>D. Bhattacharya and N. K. Jha, “</w:t>
          </w:r>
          <w:r w:rsidR="00E4035B">
            <w:rPr>
              <w:rFonts w:eastAsia="Times New Roman"/>
            </w:rPr>
            <w:t>FinFET</w:t>
          </w:r>
          <w:r>
            <w:rPr>
              <w:rFonts w:eastAsia="Times New Roman"/>
            </w:rPr>
            <w:t xml:space="preserve">s: From Devices to Architectures,” </w:t>
          </w:r>
          <w:r>
            <w:rPr>
              <w:rFonts w:eastAsia="Times New Roman"/>
              <w:i/>
              <w:iCs/>
            </w:rPr>
            <w:t>Advances in Electronics</w:t>
          </w:r>
          <w:r>
            <w:rPr>
              <w:rFonts w:eastAsia="Times New Roman"/>
            </w:rPr>
            <w:t>, vol. 2014, pp. 1–21, Sep. 2014, doi: 10.1155/2014/365689.</w:t>
          </w:r>
        </w:p>
        <w:p w14:paraId="110BFD70" w14:textId="77777777" w:rsidR="00E70CE5" w:rsidRDefault="00E70CE5">
          <w:pPr>
            <w:autoSpaceDE w:val="0"/>
            <w:autoSpaceDN w:val="0"/>
            <w:ind w:hanging="640"/>
            <w:divId w:val="1674454628"/>
            <w:rPr>
              <w:rFonts w:eastAsia="Times New Roman"/>
            </w:rPr>
          </w:pPr>
          <w:r>
            <w:rPr>
              <w:rFonts w:eastAsia="Times New Roman"/>
            </w:rPr>
            <w:t>[19]</w:t>
          </w:r>
          <w:r>
            <w:rPr>
              <w:rFonts w:eastAsia="Times New Roman"/>
            </w:rPr>
            <w:tab/>
            <w:t>D. Gealy, B. Vishnavath, V. S. Cancheepuram, and M. N. Rocklein, “US8110469 Graded Dielectric Structures,” US8110469, Feb. 27, 2012</w:t>
          </w:r>
        </w:p>
        <w:p w14:paraId="14066744" w14:textId="77777777" w:rsidR="00E70CE5" w:rsidRDefault="00E70CE5">
          <w:pPr>
            <w:autoSpaceDE w:val="0"/>
            <w:autoSpaceDN w:val="0"/>
            <w:ind w:hanging="640"/>
            <w:divId w:val="1093161439"/>
            <w:rPr>
              <w:rFonts w:eastAsia="Times New Roman"/>
            </w:rPr>
          </w:pPr>
          <w:r>
            <w:rPr>
              <w:rFonts w:eastAsia="Times New Roman"/>
            </w:rPr>
            <w:t>[20]</w:t>
          </w:r>
          <w:r>
            <w:rPr>
              <w:rFonts w:eastAsia="Times New Roman"/>
            </w:rPr>
            <w:tab/>
            <w:t xml:space="preserve">A. C. Sharma, “Size-dependent energy band gap and dielectric constant within the generalized Penn model applied to a semiconductor nanocrystallite,” </w:t>
          </w:r>
          <w:r>
            <w:rPr>
              <w:rFonts w:eastAsia="Times New Roman"/>
              <w:i/>
              <w:iCs/>
            </w:rPr>
            <w:t>J Appl Phys</w:t>
          </w:r>
          <w:r>
            <w:rPr>
              <w:rFonts w:eastAsia="Times New Roman"/>
            </w:rPr>
            <w:t>, vol. 100, no. 8, 2006, doi: 10.1063/1.2357421.</w:t>
          </w:r>
        </w:p>
        <w:p w14:paraId="54B44A4F" w14:textId="77777777" w:rsidR="00E70CE5" w:rsidRDefault="00E70CE5">
          <w:pPr>
            <w:autoSpaceDE w:val="0"/>
            <w:autoSpaceDN w:val="0"/>
            <w:ind w:hanging="640"/>
            <w:divId w:val="1372152400"/>
            <w:rPr>
              <w:rFonts w:eastAsia="Times New Roman"/>
            </w:rPr>
          </w:pPr>
          <w:r>
            <w:rPr>
              <w:rFonts w:eastAsia="Times New Roman"/>
            </w:rPr>
            <w:t>[21]</w:t>
          </w:r>
          <w:r>
            <w:rPr>
              <w:rFonts w:eastAsia="Times New Roman"/>
            </w:rPr>
            <w:tab/>
            <w:t xml:space="preserve">J. Azadmanjiri, C. C. Berndt, J. Wang, A. Kapoor, V. K. Srivastava, and C. Wen, “A review on hybrid nanolaminate materials synthesized by deposition techniques for energy storage applications,” </w:t>
          </w:r>
          <w:r>
            <w:rPr>
              <w:rFonts w:eastAsia="Times New Roman"/>
              <w:i/>
              <w:iCs/>
            </w:rPr>
            <w:t>Journal of Materials Chemistry A</w:t>
          </w:r>
          <w:r>
            <w:rPr>
              <w:rFonts w:eastAsia="Times New Roman"/>
            </w:rPr>
            <w:t>, vol. 2, no. 11. pp. 3695–3708, Mar. 21, 2014. doi: 10.1039/c3ta14034b.</w:t>
          </w:r>
        </w:p>
        <w:p w14:paraId="239391CB" w14:textId="77777777" w:rsidR="00E70CE5" w:rsidRDefault="00E70CE5">
          <w:pPr>
            <w:autoSpaceDE w:val="0"/>
            <w:autoSpaceDN w:val="0"/>
            <w:ind w:hanging="640"/>
            <w:divId w:val="851069727"/>
            <w:rPr>
              <w:rFonts w:eastAsia="Times New Roman"/>
            </w:rPr>
          </w:pPr>
          <w:r>
            <w:rPr>
              <w:rFonts w:eastAsia="Times New Roman"/>
            </w:rPr>
            <w:t>[22]</w:t>
          </w:r>
          <w:r>
            <w:rPr>
              <w:rFonts w:eastAsia="Times New Roman"/>
            </w:rPr>
            <w:tab/>
            <w:t>J. D. Plummer and P. B. Griffin, “Material and Process Limits in Silicon VLSI Technology,” 2001.</w:t>
          </w:r>
        </w:p>
        <w:p w14:paraId="6F4CCB18" w14:textId="77777777" w:rsidR="00E70CE5" w:rsidRDefault="00E70CE5">
          <w:pPr>
            <w:autoSpaceDE w:val="0"/>
            <w:autoSpaceDN w:val="0"/>
            <w:ind w:hanging="640"/>
            <w:divId w:val="31350979"/>
            <w:rPr>
              <w:rFonts w:eastAsia="Times New Roman"/>
            </w:rPr>
          </w:pPr>
          <w:r>
            <w:rPr>
              <w:rFonts w:eastAsia="Times New Roman"/>
            </w:rPr>
            <w:t>[23]</w:t>
          </w:r>
          <w:r>
            <w:rPr>
              <w:rFonts w:eastAsia="Times New Roman"/>
            </w:rPr>
            <w:tab/>
            <w:t xml:space="preserve">G. A. Niklasson, C. G. Granqvist, and O. Hunderi, “Effective medium models for the optical properties of inhomogeneous materials,” </w:t>
          </w:r>
          <w:r>
            <w:rPr>
              <w:rFonts w:eastAsia="Times New Roman"/>
              <w:i/>
              <w:iCs/>
            </w:rPr>
            <w:t>Appl Opt</w:t>
          </w:r>
          <w:r>
            <w:rPr>
              <w:rFonts w:eastAsia="Times New Roman"/>
            </w:rPr>
            <w:t>, vol. 20, no. 1, p. 26, Jan. 1981, doi: 10.1364/ao.20.000026.</w:t>
          </w:r>
        </w:p>
        <w:p w14:paraId="70185A51" w14:textId="77777777" w:rsidR="00E70CE5" w:rsidRDefault="00E70CE5">
          <w:pPr>
            <w:autoSpaceDE w:val="0"/>
            <w:autoSpaceDN w:val="0"/>
            <w:ind w:hanging="640"/>
            <w:divId w:val="1452480223"/>
            <w:rPr>
              <w:rFonts w:eastAsia="Times New Roman"/>
            </w:rPr>
          </w:pPr>
          <w:r>
            <w:rPr>
              <w:rFonts w:eastAsia="Times New Roman"/>
            </w:rPr>
            <w:t>[24]</w:t>
          </w:r>
          <w:r>
            <w:rPr>
              <w:rFonts w:eastAsia="Times New Roman"/>
            </w:rPr>
            <w:tab/>
            <w:t xml:space="preserve">A. Nowbahari, A. Roy, and L. Marchetti, “Junctionless transistors: State-of-the-art,” </w:t>
          </w:r>
          <w:r>
            <w:rPr>
              <w:rFonts w:eastAsia="Times New Roman"/>
              <w:i/>
              <w:iCs/>
            </w:rPr>
            <w:t>Electronics (Switzerland)</w:t>
          </w:r>
          <w:r>
            <w:rPr>
              <w:rFonts w:eastAsia="Times New Roman"/>
            </w:rPr>
            <w:t>, vol. 9, no. 7, pp. 1–22, 2020, doi: 10.3390/electronics9071174.</w:t>
          </w:r>
        </w:p>
        <w:p w14:paraId="6518F8F6" w14:textId="714DC657" w:rsidR="0077467B" w:rsidRPr="00A14C2E" w:rsidRDefault="00E70CE5" w:rsidP="00C60F4E">
          <w:pPr>
            <w:adjustRightInd w:val="0"/>
            <w:snapToGrid w:val="0"/>
            <w:spacing w:line="228" w:lineRule="auto"/>
            <w:ind w:left="425" w:hanging="425"/>
            <w:rPr>
              <w:ins w:id="307" w:author="Ayperi Ülkü" w:date="2024-03-17T03:32:00Z"/>
              <w:sz w:val="18"/>
            </w:rPr>
          </w:pPr>
          <w:r>
            <w:rPr>
              <w:rFonts w:eastAsia="Times New Roman"/>
            </w:rPr>
            <w:t> </w:t>
          </w:r>
        </w:p>
        <w:customXmlInsRangeStart w:id="308" w:author="Ayperi Ülkü" w:date="2024-03-17T03:32:00Z"/>
      </w:sdtContent>
    </w:sdt>
    <w:customXmlInsRangeEnd w:id="308"/>
    <w:p w14:paraId="3EF5DBD4" w14:textId="4D7FC956" w:rsidR="00AB6167" w:rsidRPr="00A14C2E" w:rsidDel="0077467B" w:rsidRDefault="00AB6167" w:rsidP="00C60F4E">
      <w:pPr>
        <w:adjustRightInd w:val="0"/>
        <w:snapToGrid w:val="0"/>
        <w:spacing w:line="228" w:lineRule="auto"/>
        <w:ind w:left="425" w:hanging="425"/>
        <w:rPr>
          <w:del w:id="309" w:author="Ayperi Ülkü" w:date="2024-03-17T03:32:00Z"/>
          <w:sz w:val="18"/>
        </w:rPr>
      </w:pPr>
      <w:del w:id="310" w:author="Ayperi Ülkü" w:date="2024-03-17T03:32:00Z">
        <w:r w:rsidRPr="00A14C2E" w:rsidDel="0077467B">
          <w:rPr>
            <w:sz w:val="18"/>
          </w:rPr>
          <w:lastRenderedPageBreak/>
          <w:delText>[2]</w:delText>
        </w:r>
        <w:r w:rsidRPr="00A14C2E" w:rsidDel="0077467B">
          <w:rPr>
            <w:sz w:val="18"/>
          </w:rPr>
          <w:tab/>
          <w:delText xml:space="preserve">D. R. Penn, ‘Wave Number Dependent Dielectric Function of Semiconductors’, </w:delText>
        </w:r>
        <w:r w:rsidRPr="00A14C2E" w:rsidDel="0077467B">
          <w:rPr>
            <w:i/>
            <w:iCs/>
            <w:sz w:val="18"/>
          </w:rPr>
          <w:delText>Electron Transport Mechanism in Insulating Films</w:delText>
        </w:r>
        <w:r w:rsidRPr="00A14C2E" w:rsidDel="0077467B">
          <w:rPr>
            <w:sz w:val="18"/>
          </w:rPr>
          <w:delText>, vol. 2093, 1962.</w:delText>
        </w:r>
      </w:del>
    </w:p>
    <w:p w14:paraId="78FF1E74" w14:textId="469D85DC" w:rsidR="00AB6167" w:rsidRPr="00A14C2E" w:rsidDel="0077467B" w:rsidRDefault="00AB6167" w:rsidP="00C60F4E">
      <w:pPr>
        <w:adjustRightInd w:val="0"/>
        <w:snapToGrid w:val="0"/>
        <w:spacing w:line="228" w:lineRule="auto"/>
        <w:ind w:left="425" w:hanging="425"/>
        <w:rPr>
          <w:del w:id="311" w:author="Ayperi Ülkü" w:date="2024-03-17T03:32:00Z"/>
          <w:sz w:val="18"/>
        </w:rPr>
      </w:pPr>
      <w:del w:id="312" w:author="Ayperi Ülkü" w:date="2024-03-17T03:32:00Z">
        <w:r w:rsidRPr="00A14C2E" w:rsidDel="0077467B">
          <w:rPr>
            <w:sz w:val="18"/>
          </w:rPr>
          <w:delText>[3]</w:delText>
        </w:r>
        <w:r w:rsidRPr="00A14C2E" w:rsidDel="0077467B">
          <w:rPr>
            <w:sz w:val="18"/>
          </w:rPr>
          <w:tab/>
          <w:delText xml:space="preserve">V. A. Markel, ‘Introduction to the Maxwell Garnett approximation: tutorial’, </w:delText>
        </w:r>
        <w:r w:rsidRPr="00A14C2E" w:rsidDel="0077467B">
          <w:rPr>
            <w:i/>
            <w:iCs/>
            <w:sz w:val="18"/>
          </w:rPr>
          <w:delText>Journal of the Optical Society of America A</w:delText>
        </w:r>
        <w:r w:rsidRPr="00A14C2E" w:rsidDel="0077467B">
          <w:rPr>
            <w:sz w:val="18"/>
          </w:rPr>
          <w:delText>, vol. 33, no. 7, p. 1244, Jul. 2016, doi: 10.1364/josaa.33.001244.</w:delText>
        </w:r>
      </w:del>
    </w:p>
    <w:p w14:paraId="6E4046C4" w14:textId="3D1E4242" w:rsidR="00AB6167" w:rsidRPr="00A14C2E" w:rsidDel="0077467B" w:rsidRDefault="00AB6167" w:rsidP="00C60F4E">
      <w:pPr>
        <w:adjustRightInd w:val="0"/>
        <w:snapToGrid w:val="0"/>
        <w:spacing w:line="228" w:lineRule="auto"/>
        <w:ind w:left="425" w:hanging="425"/>
        <w:rPr>
          <w:del w:id="313" w:author="Ayperi Ülkü" w:date="2024-03-17T03:32:00Z"/>
          <w:sz w:val="18"/>
        </w:rPr>
      </w:pPr>
      <w:del w:id="314" w:author="Ayperi Ülkü" w:date="2024-03-17T03:32:00Z">
        <w:r w:rsidRPr="00A14C2E" w:rsidDel="0077467B">
          <w:rPr>
            <w:sz w:val="18"/>
          </w:rPr>
          <w:delText>[4]</w:delText>
        </w:r>
        <w:r w:rsidRPr="00A14C2E" w:rsidDel="0077467B">
          <w:rPr>
            <w:sz w:val="18"/>
          </w:rPr>
          <w:tab/>
          <w:delText>‘Atlas User Manual DEVICE SIMULATION SOFTWARE’, 1984.</w:delText>
        </w:r>
      </w:del>
    </w:p>
    <w:p w14:paraId="32E7CC82" w14:textId="30EE3B0D" w:rsidR="00AB6167" w:rsidRPr="00A14C2E" w:rsidDel="0077467B" w:rsidRDefault="00AB6167" w:rsidP="00C60F4E">
      <w:pPr>
        <w:adjustRightInd w:val="0"/>
        <w:snapToGrid w:val="0"/>
        <w:spacing w:line="228" w:lineRule="auto"/>
        <w:ind w:left="425" w:hanging="425"/>
        <w:rPr>
          <w:del w:id="315" w:author="Ayperi Ülkü" w:date="2024-03-17T03:32:00Z"/>
          <w:sz w:val="18"/>
        </w:rPr>
      </w:pPr>
      <w:del w:id="316" w:author="Ayperi Ülkü" w:date="2024-03-17T03:32:00Z">
        <w:r w:rsidRPr="00A14C2E" w:rsidDel="0077467B">
          <w:rPr>
            <w:sz w:val="18"/>
          </w:rPr>
          <w:delText>[5]</w:delText>
        </w:r>
        <w:r w:rsidRPr="00A14C2E" w:rsidDel="0077467B">
          <w:rPr>
            <w:sz w:val="18"/>
          </w:rPr>
          <w:tab/>
          <w:delText xml:space="preserve">S. I. Garduño, J. Alvarado, A. Cerdeira, M. Estrada, V. Kilchytska, and D. Flandre, ‘Gate leakage currents model for FinFETs implemented in Verilog-A for electronic circuits design’, </w:delText>
        </w:r>
        <w:r w:rsidRPr="00A14C2E" w:rsidDel="0077467B">
          <w:rPr>
            <w:i/>
            <w:iCs/>
            <w:sz w:val="18"/>
          </w:rPr>
          <w:delText>International Journal of Numerical Modelling: Electronic Networks, Devices and Fields</w:delText>
        </w:r>
        <w:r w:rsidRPr="00A14C2E" w:rsidDel="0077467B">
          <w:rPr>
            <w:sz w:val="18"/>
          </w:rPr>
          <w:delText>, vol. 27, no. 5–6, pp. 846–862, 2014, doi: 10.1002/jnm.1988.</w:delText>
        </w:r>
      </w:del>
    </w:p>
    <w:p w14:paraId="019D6216" w14:textId="250B60A0" w:rsidR="00AB6167" w:rsidRPr="00A14C2E" w:rsidDel="0077467B" w:rsidRDefault="00AB6167" w:rsidP="00C60F4E">
      <w:pPr>
        <w:adjustRightInd w:val="0"/>
        <w:snapToGrid w:val="0"/>
        <w:spacing w:line="228" w:lineRule="auto"/>
        <w:ind w:left="425" w:hanging="425"/>
        <w:rPr>
          <w:del w:id="317" w:author="Ayperi Ülkü" w:date="2024-03-17T03:32:00Z"/>
          <w:sz w:val="18"/>
        </w:rPr>
      </w:pPr>
      <w:del w:id="318" w:author="Ayperi Ülkü" w:date="2024-03-17T03:32:00Z">
        <w:r w:rsidRPr="00A14C2E" w:rsidDel="0077467B">
          <w:rPr>
            <w:sz w:val="18"/>
          </w:rPr>
          <w:delText>[6]</w:delText>
        </w:r>
        <w:r w:rsidRPr="00A14C2E" w:rsidDel="0077467B">
          <w:rPr>
            <w:sz w:val="18"/>
          </w:rPr>
          <w:tab/>
          <w:delText xml:space="preserve">Y. Shinohara, ‘Functionally Graded Materials’, in </w:delText>
        </w:r>
        <w:r w:rsidRPr="00A14C2E" w:rsidDel="0077467B">
          <w:rPr>
            <w:i/>
            <w:iCs/>
            <w:sz w:val="18"/>
          </w:rPr>
          <w:delText>Handbook of Advanced Ceramics: Materials, Applications, Processing, and Properties: Second Edition</w:delText>
        </w:r>
        <w:r w:rsidRPr="00A14C2E" w:rsidDel="0077467B">
          <w:rPr>
            <w:sz w:val="18"/>
          </w:rPr>
          <w:delText>, Elsevier Inc., 2013, pp. 1179–1187. doi: 10.1016/B978-0-12-385469-8.00061-7.</w:delText>
        </w:r>
      </w:del>
    </w:p>
    <w:p w14:paraId="0DC884B7" w14:textId="430B216F" w:rsidR="00AB6167" w:rsidRPr="00A14C2E" w:rsidDel="0077467B" w:rsidRDefault="00AB6167" w:rsidP="00C60F4E">
      <w:pPr>
        <w:adjustRightInd w:val="0"/>
        <w:snapToGrid w:val="0"/>
        <w:spacing w:line="228" w:lineRule="auto"/>
        <w:ind w:left="425" w:hanging="425"/>
        <w:rPr>
          <w:del w:id="319" w:author="Ayperi Ülkü" w:date="2024-03-17T03:32:00Z"/>
          <w:sz w:val="18"/>
        </w:rPr>
      </w:pPr>
      <w:del w:id="320" w:author="Ayperi Ülkü" w:date="2024-03-17T03:32:00Z">
        <w:r w:rsidRPr="00A14C2E" w:rsidDel="0077467B">
          <w:rPr>
            <w:sz w:val="18"/>
          </w:rPr>
          <w:delText>[7]</w:delText>
        </w:r>
        <w:r w:rsidRPr="00A14C2E" w:rsidDel="0077467B">
          <w:rPr>
            <w:sz w:val="18"/>
          </w:rPr>
          <w:tab/>
          <w:delText xml:space="preserve">S. L. Vatanabe, W. M. Rubio, and E. C. N. Silva, ‘Modeling of Functionally Graded Materials’, in </w:delText>
        </w:r>
        <w:r w:rsidRPr="00A14C2E" w:rsidDel="0077467B">
          <w:rPr>
            <w:i/>
            <w:iCs/>
            <w:sz w:val="18"/>
          </w:rPr>
          <w:delText>Comprehensive Materials Processing</w:delText>
        </w:r>
        <w:r w:rsidRPr="00A14C2E" w:rsidDel="0077467B">
          <w:rPr>
            <w:sz w:val="18"/>
          </w:rPr>
          <w:delText>, vol. 2, Elsevier Ltd, 2014, pp. 261–282. doi: 10.1016/B978-0-08-096532-1.00222-3.</w:delText>
        </w:r>
      </w:del>
    </w:p>
    <w:p w14:paraId="60982617" w14:textId="45396559" w:rsidR="00AB6167" w:rsidRPr="00A14C2E" w:rsidDel="0077467B" w:rsidRDefault="00AB6167" w:rsidP="00C60F4E">
      <w:pPr>
        <w:adjustRightInd w:val="0"/>
        <w:snapToGrid w:val="0"/>
        <w:spacing w:line="228" w:lineRule="auto"/>
        <w:ind w:left="425" w:hanging="425"/>
        <w:rPr>
          <w:del w:id="321" w:author="Ayperi Ülkü" w:date="2024-03-17T03:32:00Z"/>
          <w:sz w:val="18"/>
        </w:rPr>
      </w:pPr>
      <w:del w:id="322" w:author="Ayperi Ülkü" w:date="2024-03-17T03:32:00Z">
        <w:r w:rsidRPr="00A14C2E" w:rsidDel="0077467B">
          <w:rPr>
            <w:sz w:val="18"/>
          </w:rPr>
          <w:delText>[8]</w:delText>
        </w:r>
        <w:r w:rsidRPr="00A14C2E" w:rsidDel="0077467B">
          <w:rPr>
            <w:sz w:val="18"/>
          </w:rPr>
          <w:tab/>
          <w:delText xml:space="preserve">M. Naebe and K. Shirvanimoghaddam, ‘Functionally graded materials: A review of fabrication and properties’, </w:delText>
        </w:r>
        <w:r w:rsidRPr="00A14C2E" w:rsidDel="0077467B">
          <w:rPr>
            <w:i/>
            <w:iCs/>
            <w:sz w:val="18"/>
          </w:rPr>
          <w:delText>Applied Materials Today</w:delText>
        </w:r>
        <w:r w:rsidRPr="00A14C2E" w:rsidDel="0077467B">
          <w:rPr>
            <w:sz w:val="18"/>
          </w:rPr>
          <w:delText>, vol. 5. Elsevier Ltd, pp. 223–245, Dec. 01, 2016. doi: 10.1016/j.apmt.2016.10.001.</w:delText>
        </w:r>
      </w:del>
    </w:p>
    <w:p w14:paraId="47FA1BE1" w14:textId="7B743476" w:rsidR="00AB6167" w:rsidRPr="00A14C2E" w:rsidDel="0077467B" w:rsidRDefault="00AB6167" w:rsidP="00C60F4E">
      <w:pPr>
        <w:adjustRightInd w:val="0"/>
        <w:snapToGrid w:val="0"/>
        <w:spacing w:line="228" w:lineRule="auto"/>
        <w:ind w:left="425" w:hanging="425"/>
        <w:rPr>
          <w:del w:id="323" w:author="Ayperi Ülkü" w:date="2024-03-17T03:32:00Z"/>
          <w:sz w:val="18"/>
        </w:rPr>
      </w:pPr>
      <w:del w:id="324" w:author="Ayperi Ülkü" w:date="2024-03-17T03:32:00Z">
        <w:r w:rsidRPr="00A14C2E" w:rsidDel="0077467B">
          <w:rPr>
            <w:sz w:val="18"/>
          </w:rPr>
          <w:delText>[9]</w:delText>
        </w:r>
        <w:r w:rsidRPr="00A14C2E" w:rsidDel="0077467B">
          <w:rPr>
            <w:sz w:val="18"/>
          </w:rPr>
          <w:tab/>
          <w:delText xml:space="preserve">N. Zhao, P. Qiu, and L. Cao, ‘Development and application of functionally graded material’, in </w:delText>
        </w:r>
        <w:r w:rsidRPr="00A14C2E" w:rsidDel="0077467B">
          <w:rPr>
            <w:i/>
            <w:iCs/>
            <w:sz w:val="18"/>
          </w:rPr>
          <w:delText>Advanced Materials Research</w:delText>
        </w:r>
        <w:r w:rsidRPr="00A14C2E" w:rsidDel="0077467B">
          <w:rPr>
            <w:sz w:val="18"/>
          </w:rPr>
          <w:delText>, 2012, pp. 371–375. doi: 10.4028/www.scientific.net/AMR.562-564.371.</w:delText>
        </w:r>
      </w:del>
    </w:p>
    <w:p w14:paraId="610C6EE3" w14:textId="6F82A202" w:rsidR="00AB6167" w:rsidRPr="00A14C2E" w:rsidDel="0077467B" w:rsidRDefault="00AB6167" w:rsidP="00C60F4E">
      <w:pPr>
        <w:adjustRightInd w:val="0"/>
        <w:snapToGrid w:val="0"/>
        <w:spacing w:line="228" w:lineRule="auto"/>
        <w:ind w:left="425" w:hanging="425"/>
        <w:rPr>
          <w:del w:id="325" w:author="Ayperi Ülkü" w:date="2024-03-17T03:32:00Z"/>
          <w:sz w:val="18"/>
        </w:rPr>
      </w:pPr>
      <w:del w:id="326" w:author="Ayperi Ülkü" w:date="2024-03-17T03:32:00Z">
        <w:r w:rsidRPr="00A14C2E" w:rsidDel="0077467B">
          <w:rPr>
            <w:sz w:val="18"/>
          </w:rPr>
          <w:delText>[10]</w:delText>
        </w:r>
        <w:r w:rsidRPr="00A14C2E" w:rsidDel="0077467B">
          <w:rPr>
            <w:sz w:val="18"/>
          </w:rPr>
          <w:tab/>
          <w:delText xml:space="preserve">V. Birman, T. Keil, and S. Hosder, ‘Functionally graded materials in engineering’, in </w:delText>
        </w:r>
        <w:r w:rsidRPr="00A14C2E" w:rsidDel="0077467B">
          <w:rPr>
            <w:i/>
            <w:iCs/>
            <w:sz w:val="18"/>
          </w:rPr>
          <w:delText>Structural Interfaces and Attachments in Biology</w:delText>
        </w:r>
        <w:r w:rsidRPr="00A14C2E" w:rsidDel="0077467B">
          <w:rPr>
            <w:sz w:val="18"/>
          </w:rPr>
          <w:delText>, vol. 9781461433170, Springer New York, 2013, pp. 19–41. doi: 10.1007/978-1-4614-3317-0_2.</w:delText>
        </w:r>
      </w:del>
    </w:p>
    <w:p w14:paraId="3506E6BD" w14:textId="29E7C1CE" w:rsidR="00AB6167" w:rsidRPr="00A14C2E" w:rsidDel="0077467B" w:rsidRDefault="00AB6167" w:rsidP="00C60F4E">
      <w:pPr>
        <w:adjustRightInd w:val="0"/>
        <w:snapToGrid w:val="0"/>
        <w:spacing w:line="228" w:lineRule="auto"/>
        <w:ind w:left="425" w:hanging="425"/>
        <w:rPr>
          <w:del w:id="327" w:author="Ayperi Ülkü" w:date="2024-03-17T03:32:00Z"/>
          <w:sz w:val="18"/>
        </w:rPr>
      </w:pPr>
      <w:del w:id="328" w:author="Ayperi Ülkü" w:date="2024-03-17T03:32:00Z">
        <w:r w:rsidRPr="00A14C2E" w:rsidDel="0077467B">
          <w:rPr>
            <w:sz w:val="18"/>
          </w:rPr>
          <w:delText>[11]</w:delText>
        </w:r>
        <w:r w:rsidRPr="00A14C2E" w:rsidDel="0077467B">
          <w:rPr>
            <w:sz w:val="18"/>
          </w:rPr>
          <w:tab/>
          <w:delText xml:space="preserve">R. M. Mahamood and E. T. Akinlabi, ‘Processing Methods of Functionally Graded Materials’, in </w:delText>
        </w:r>
        <w:r w:rsidRPr="00A14C2E" w:rsidDel="0077467B">
          <w:rPr>
            <w:i/>
            <w:iCs/>
            <w:sz w:val="18"/>
          </w:rPr>
          <w:delText>Topics in Mining, Metallurgy and Materials Engineering</w:delText>
        </w:r>
        <w:r w:rsidRPr="00A14C2E" w:rsidDel="0077467B">
          <w:rPr>
            <w:sz w:val="18"/>
          </w:rPr>
          <w:delText>, Springer Science and Business Media Deutschland GmbH, 2017, pp. 23–45. doi: 10.1007/978-3-319-53756-6_3.</w:delText>
        </w:r>
      </w:del>
    </w:p>
    <w:p w14:paraId="64CEA631" w14:textId="745A3075" w:rsidR="00AB6167" w:rsidRPr="00A14C2E" w:rsidDel="0077467B" w:rsidRDefault="00AB6167" w:rsidP="00C60F4E">
      <w:pPr>
        <w:adjustRightInd w:val="0"/>
        <w:snapToGrid w:val="0"/>
        <w:spacing w:line="228" w:lineRule="auto"/>
        <w:ind w:left="425" w:hanging="425"/>
        <w:rPr>
          <w:del w:id="329" w:author="Ayperi Ülkü" w:date="2024-03-17T03:32:00Z"/>
          <w:sz w:val="18"/>
        </w:rPr>
      </w:pPr>
      <w:del w:id="330" w:author="Ayperi Ülkü" w:date="2024-03-17T03:32:00Z">
        <w:r w:rsidRPr="00A14C2E" w:rsidDel="0077467B">
          <w:rPr>
            <w:sz w:val="18"/>
          </w:rPr>
          <w:delText>[12]</w:delText>
        </w:r>
        <w:r w:rsidRPr="00A14C2E" w:rsidDel="0077467B">
          <w:rPr>
            <w:sz w:val="18"/>
          </w:rPr>
          <w:tab/>
          <w:delText xml:space="preserve">I. M. El-Galy, B. I. Saleh, and M. H. Ahmed, ‘Functionally graded materials classifications and development trends from industrial point of view’, </w:delText>
        </w:r>
        <w:r w:rsidRPr="00A14C2E" w:rsidDel="0077467B">
          <w:rPr>
            <w:i/>
            <w:iCs/>
            <w:sz w:val="18"/>
          </w:rPr>
          <w:delText>SN Applied Sciences</w:delText>
        </w:r>
        <w:r w:rsidRPr="00A14C2E" w:rsidDel="0077467B">
          <w:rPr>
            <w:sz w:val="18"/>
          </w:rPr>
          <w:delText>, vol. 1, no. 11. Springer Nature, Nov. 01, 2019. doi: 10.1007/s42452-019-1413-4.</w:delText>
        </w:r>
      </w:del>
    </w:p>
    <w:p w14:paraId="66CA9538" w14:textId="2AEF02E8" w:rsidR="00AB6167" w:rsidRPr="00A14C2E" w:rsidDel="0077467B" w:rsidRDefault="00AB6167" w:rsidP="00C60F4E">
      <w:pPr>
        <w:adjustRightInd w:val="0"/>
        <w:snapToGrid w:val="0"/>
        <w:spacing w:line="228" w:lineRule="auto"/>
        <w:ind w:left="425" w:hanging="425"/>
        <w:rPr>
          <w:del w:id="331" w:author="Ayperi Ülkü" w:date="2024-03-17T03:32:00Z"/>
          <w:sz w:val="18"/>
        </w:rPr>
      </w:pPr>
      <w:del w:id="332" w:author="Ayperi Ülkü" w:date="2024-03-17T03:32:00Z">
        <w:r w:rsidRPr="00A14C2E" w:rsidDel="0077467B">
          <w:rPr>
            <w:sz w:val="18"/>
          </w:rPr>
          <w:delText>[13]</w:delText>
        </w:r>
        <w:r w:rsidRPr="00A14C2E" w:rsidDel="0077467B">
          <w:rPr>
            <w:sz w:val="18"/>
          </w:rPr>
          <w:tab/>
          <w:delText xml:space="preserve">D. Hisamoto </w:delText>
        </w:r>
        <w:r w:rsidRPr="00A14C2E" w:rsidDel="0077467B">
          <w:rPr>
            <w:i/>
            <w:iCs/>
            <w:sz w:val="18"/>
          </w:rPr>
          <w:delText>et al.</w:delText>
        </w:r>
        <w:r w:rsidRPr="00A14C2E" w:rsidDel="0077467B">
          <w:rPr>
            <w:sz w:val="18"/>
          </w:rPr>
          <w:delText>, ‘FinFET-A Self-Aligned Double-Gate MOSFET Scalable to 20 nm’, 2000.</w:delText>
        </w:r>
      </w:del>
    </w:p>
    <w:p w14:paraId="04CB6302" w14:textId="3461D588" w:rsidR="00AB6167" w:rsidRPr="00A14C2E" w:rsidDel="0077467B" w:rsidRDefault="00AB6167" w:rsidP="00C60F4E">
      <w:pPr>
        <w:adjustRightInd w:val="0"/>
        <w:snapToGrid w:val="0"/>
        <w:spacing w:line="228" w:lineRule="auto"/>
        <w:ind w:left="425" w:hanging="425"/>
        <w:rPr>
          <w:del w:id="333" w:author="Ayperi Ülkü" w:date="2024-03-17T03:32:00Z"/>
          <w:sz w:val="18"/>
        </w:rPr>
      </w:pPr>
      <w:del w:id="334" w:author="Ayperi Ülkü" w:date="2024-03-17T03:32:00Z">
        <w:r w:rsidRPr="00A14C2E" w:rsidDel="0077467B">
          <w:rPr>
            <w:sz w:val="18"/>
          </w:rPr>
          <w:delText>[14]</w:delText>
        </w:r>
        <w:r w:rsidRPr="00A14C2E" w:rsidDel="0077467B">
          <w:rPr>
            <w:sz w:val="18"/>
          </w:rPr>
          <w:tab/>
          <w:delText>N. El, I. Boukortt, B. Hadri, and S. Patanè, ‘Effects of High-k Dielectric Materials on Electrical Characteristics of DG n-FinFETs’, 2016.</w:delText>
        </w:r>
      </w:del>
    </w:p>
    <w:p w14:paraId="09A1F927" w14:textId="5939F979" w:rsidR="00AB6167" w:rsidRPr="00A14C2E" w:rsidDel="0077467B" w:rsidRDefault="00AB6167" w:rsidP="00C60F4E">
      <w:pPr>
        <w:adjustRightInd w:val="0"/>
        <w:snapToGrid w:val="0"/>
        <w:spacing w:line="228" w:lineRule="auto"/>
        <w:ind w:left="425" w:hanging="425"/>
        <w:rPr>
          <w:del w:id="335" w:author="Ayperi Ülkü" w:date="2024-03-17T03:32:00Z"/>
          <w:sz w:val="18"/>
        </w:rPr>
      </w:pPr>
      <w:del w:id="336" w:author="Ayperi Ülkü" w:date="2024-03-17T03:32:00Z">
        <w:r w:rsidRPr="00A14C2E" w:rsidDel="0077467B">
          <w:rPr>
            <w:sz w:val="18"/>
          </w:rPr>
          <w:delText>[15]</w:delText>
        </w:r>
        <w:r w:rsidRPr="00A14C2E" w:rsidDel="0077467B">
          <w:rPr>
            <w:sz w:val="18"/>
          </w:rPr>
          <w:tab/>
          <w:delText xml:space="preserve">M. K. AN, G.-B. A, and B. B, ‘3D Simulation of Fin Geometry Influence on Corner Effect in Multifin Dual and Tri-Gate SOI-Finfets.’, </w:delText>
        </w:r>
        <w:r w:rsidRPr="00A14C2E" w:rsidDel="0077467B">
          <w:rPr>
            <w:i/>
            <w:iCs/>
            <w:sz w:val="18"/>
          </w:rPr>
          <w:delText>Int J Nano Stud Technol</w:delText>
        </w:r>
        <w:r w:rsidRPr="00A14C2E" w:rsidDel="0077467B">
          <w:rPr>
            <w:sz w:val="18"/>
          </w:rPr>
          <w:delText>, pp. 29–32, Oct. 2013, doi: 10.19070/2167-8685-130006.</w:delText>
        </w:r>
      </w:del>
    </w:p>
    <w:p w14:paraId="25E01434" w14:textId="09FA0792" w:rsidR="00AB6167" w:rsidRPr="00A14C2E" w:rsidDel="0077467B" w:rsidRDefault="00AB6167" w:rsidP="00C60F4E">
      <w:pPr>
        <w:adjustRightInd w:val="0"/>
        <w:snapToGrid w:val="0"/>
        <w:spacing w:line="228" w:lineRule="auto"/>
        <w:ind w:left="425" w:hanging="425"/>
        <w:rPr>
          <w:del w:id="337" w:author="Ayperi Ülkü" w:date="2024-03-17T03:32:00Z"/>
          <w:sz w:val="18"/>
        </w:rPr>
      </w:pPr>
      <w:del w:id="338" w:author="Ayperi Ülkü" w:date="2024-03-17T03:32:00Z">
        <w:r w:rsidRPr="00A14C2E" w:rsidDel="0077467B">
          <w:rPr>
            <w:sz w:val="18"/>
          </w:rPr>
          <w:delText>[16]</w:delText>
        </w:r>
        <w:r w:rsidRPr="00A14C2E" w:rsidDel="0077467B">
          <w:rPr>
            <w:sz w:val="18"/>
          </w:rPr>
          <w:tab/>
          <w:delText xml:space="preserve">D. Nagy, G. Espineira, G. Indalecio, A. J. Garcia-Loureiro, K. Kalna, and N. Seoane, ‘Benchmarking of FinFET, Nanosheet, and Nanowire FET Architectures for Future Technology Nodes’, </w:delText>
        </w:r>
        <w:r w:rsidRPr="00A14C2E" w:rsidDel="0077467B">
          <w:rPr>
            <w:i/>
            <w:iCs/>
            <w:sz w:val="18"/>
          </w:rPr>
          <w:delText>IEEE Access</w:delText>
        </w:r>
        <w:r w:rsidRPr="00A14C2E" w:rsidDel="0077467B">
          <w:rPr>
            <w:sz w:val="18"/>
          </w:rPr>
          <w:delText>, vol. 8, pp. 53196–53202, 2020, doi: 10.1109/ACCESS.2020.2980925.</w:delText>
        </w:r>
      </w:del>
    </w:p>
    <w:p w14:paraId="2073C9DD" w14:textId="64792DD7" w:rsidR="00AB6167" w:rsidRPr="00A14C2E" w:rsidDel="0077467B" w:rsidRDefault="00AB6167" w:rsidP="00C60F4E">
      <w:pPr>
        <w:adjustRightInd w:val="0"/>
        <w:snapToGrid w:val="0"/>
        <w:spacing w:line="228" w:lineRule="auto"/>
        <w:ind w:left="425" w:hanging="425"/>
        <w:rPr>
          <w:del w:id="339" w:author="Ayperi Ülkü" w:date="2024-03-17T03:32:00Z"/>
          <w:sz w:val="18"/>
        </w:rPr>
      </w:pPr>
      <w:del w:id="340" w:author="Ayperi Ülkü" w:date="2024-03-17T03:32:00Z">
        <w:r w:rsidRPr="00A14C2E" w:rsidDel="0077467B">
          <w:rPr>
            <w:sz w:val="18"/>
          </w:rPr>
          <w:delText>[17]</w:delText>
        </w:r>
        <w:r w:rsidRPr="00A14C2E" w:rsidDel="0077467B">
          <w:rPr>
            <w:sz w:val="18"/>
          </w:rPr>
          <w:tab/>
          <w:delText xml:space="preserve">L. Gangwani and S. Hajela, ‘Analog Performance Analysis of a Novel 5nm Stacked Oxide Top Bottom Gated Junctionless FinFET’, </w:delText>
        </w:r>
        <w:r w:rsidRPr="00A14C2E" w:rsidDel="0077467B">
          <w:rPr>
            <w:i/>
            <w:iCs/>
            <w:sz w:val="18"/>
          </w:rPr>
          <w:delText>IOP Conf Ser Mater Sci Eng</w:delText>
        </w:r>
        <w:r w:rsidRPr="00A14C2E" w:rsidDel="0077467B">
          <w:rPr>
            <w:sz w:val="18"/>
          </w:rPr>
          <w:delText>, vol. 1258, no. 1, p. 012046, Oct. 2022, doi: 10.1088/1757-899x/1258/1/012046.</w:delText>
        </w:r>
      </w:del>
    </w:p>
    <w:p w14:paraId="1513D4E4" w14:textId="0F2A0878" w:rsidR="00AB6167" w:rsidRPr="00A14C2E" w:rsidDel="0077467B" w:rsidRDefault="00AB6167" w:rsidP="00C60F4E">
      <w:pPr>
        <w:adjustRightInd w:val="0"/>
        <w:snapToGrid w:val="0"/>
        <w:spacing w:line="228" w:lineRule="auto"/>
        <w:ind w:left="425" w:hanging="425"/>
        <w:rPr>
          <w:del w:id="341" w:author="Ayperi Ülkü" w:date="2024-03-17T03:32:00Z"/>
          <w:sz w:val="18"/>
        </w:rPr>
      </w:pPr>
      <w:del w:id="342" w:author="Ayperi Ülkü" w:date="2024-03-17T03:32:00Z">
        <w:r w:rsidRPr="00A14C2E" w:rsidDel="0077467B">
          <w:rPr>
            <w:sz w:val="18"/>
          </w:rPr>
          <w:delText>[18]</w:delText>
        </w:r>
        <w:r w:rsidRPr="00A14C2E" w:rsidDel="0077467B">
          <w:rPr>
            <w:sz w:val="18"/>
          </w:rPr>
          <w:tab/>
          <w:delText xml:space="preserve">P. Vimala and T. S. Arun Samuel, ‘TCAD Simulation Study of Single-, Double-, and Triple-Material Gate Engineered Trigate FinFETs’, </w:delText>
        </w:r>
        <w:r w:rsidRPr="00A14C2E" w:rsidDel="0077467B">
          <w:rPr>
            <w:i/>
            <w:iCs/>
            <w:sz w:val="18"/>
          </w:rPr>
          <w:delText>Semiconductors</w:delText>
        </w:r>
        <w:r w:rsidRPr="00A14C2E" w:rsidDel="0077467B">
          <w:rPr>
            <w:sz w:val="18"/>
          </w:rPr>
          <w:delText>, vol. 54, no. 4, pp. 501–505, Apr. 2020, doi: 10.1134/S1063782620040211.</w:delText>
        </w:r>
      </w:del>
    </w:p>
    <w:p w14:paraId="34DAEBBF" w14:textId="14B2FBBB" w:rsidR="00AB6167" w:rsidRPr="00A14C2E" w:rsidDel="0077467B" w:rsidRDefault="00AB6167" w:rsidP="00C60F4E">
      <w:pPr>
        <w:adjustRightInd w:val="0"/>
        <w:snapToGrid w:val="0"/>
        <w:spacing w:line="228" w:lineRule="auto"/>
        <w:ind w:left="425" w:hanging="425"/>
        <w:rPr>
          <w:del w:id="343" w:author="Ayperi Ülkü" w:date="2024-03-17T03:32:00Z"/>
          <w:sz w:val="18"/>
        </w:rPr>
      </w:pPr>
      <w:del w:id="344" w:author="Ayperi Ülkü" w:date="2024-03-17T03:32:00Z">
        <w:r w:rsidRPr="00A14C2E" w:rsidDel="0077467B">
          <w:rPr>
            <w:sz w:val="18"/>
          </w:rPr>
          <w:delText>[19]</w:delText>
        </w:r>
        <w:r w:rsidRPr="00A14C2E" w:rsidDel="0077467B">
          <w:rPr>
            <w:sz w:val="18"/>
          </w:rPr>
          <w:tab/>
          <w:delText xml:space="preserve">D. Bhattacharya and N. K. Jha, ‘FinFETs: From Devices to Architectures’, </w:delText>
        </w:r>
        <w:r w:rsidRPr="00A14C2E" w:rsidDel="0077467B">
          <w:rPr>
            <w:i/>
            <w:iCs/>
            <w:sz w:val="18"/>
          </w:rPr>
          <w:delText>Advances in Electronics</w:delText>
        </w:r>
        <w:r w:rsidRPr="00A14C2E" w:rsidDel="0077467B">
          <w:rPr>
            <w:sz w:val="18"/>
          </w:rPr>
          <w:delText>, vol. 2014, pp. 1–21, Sep. 2014, doi: 10.1155/2014/365689.</w:delText>
        </w:r>
      </w:del>
    </w:p>
    <w:p w14:paraId="4D92CBB6" w14:textId="2C567FC7" w:rsidR="00AB6167" w:rsidRPr="00A14C2E" w:rsidDel="0077467B" w:rsidRDefault="00AB6167" w:rsidP="00C60F4E">
      <w:pPr>
        <w:adjustRightInd w:val="0"/>
        <w:snapToGrid w:val="0"/>
        <w:spacing w:line="228" w:lineRule="auto"/>
        <w:ind w:left="425" w:hanging="425"/>
        <w:rPr>
          <w:del w:id="345" w:author="Ayperi Ülkü" w:date="2024-03-17T03:32:00Z"/>
          <w:sz w:val="18"/>
        </w:rPr>
      </w:pPr>
      <w:del w:id="346" w:author="Ayperi Ülkü" w:date="2024-03-17T03:32:00Z">
        <w:r w:rsidRPr="00A14C2E" w:rsidDel="0077467B">
          <w:rPr>
            <w:sz w:val="18"/>
          </w:rPr>
          <w:delText>[20]</w:delText>
        </w:r>
        <w:r w:rsidRPr="00A14C2E" w:rsidDel="0077467B">
          <w:rPr>
            <w:sz w:val="18"/>
          </w:rPr>
          <w:tab/>
          <w:delText>D. Gealy, B. Vishnavath, V. S. Cancheepuram, and M. N. Rocklein, ‘US8110469 Graded Dielectric Structures’, US8110469, Feb. 27, 2012</w:delText>
        </w:r>
      </w:del>
    </w:p>
    <w:p w14:paraId="139DF058" w14:textId="2A3F1A6B" w:rsidR="00AB6167" w:rsidRPr="00A14C2E" w:rsidDel="0077467B" w:rsidRDefault="00AB6167" w:rsidP="00C60F4E">
      <w:pPr>
        <w:adjustRightInd w:val="0"/>
        <w:snapToGrid w:val="0"/>
        <w:spacing w:line="228" w:lineRule="auto"/>
        <w:ind w:left="425" w:hanging="425"/>
        <w:rPr>
          <w:del w:id="347" w:author="Ayperi Ülkü" w:date="2024-03-17T03:32:00Z"/>
          <w:sz w:val="18"/>
        </w:rPr>
      </w:pPr>
      <w:del w:id="348" w:author="Ayperi Ülkü" w:date="2024-03-17T03:32:00Z">
        <w:r w:rsidRPr="00A14C2E" w:rsidDel="0077467B">
          <w:rPr>
            <w:sz w:val="18"/>
          </w:rPr>
          <w:delText>[21]</w:delText>
        </w:r>
        <w:r w:rsidRPr="00A14C2E" w:rsidDel="0077467B">
          <w:rPr>
            <w:sz w:val="18"/>
          </w:rPr>
          <w:tab/>
          <w:delText xml:space="preserve">A. C. Sharma, ‘Size-dependent energy band gap and dielectric constant within the generalized Penn model applied to a semiconductor nanocrystallite’, </w:delText>
        </w:r>
        <w:r w:rsidRPr="00A14C2E" w:rsidDel="0077467B">
          <w:rPr>
            <w:i/>
            <w:iCs/>
            <w:sz w:val="18"/>
          </w:rPr>
          <w:delText>J Appl Phys</w:delText>
        </w:r>
        <w:r w:rsidRPr="00A14C2E" w:rsidDel="0077467B">
          <w:rPr>
            <w:sz w:val="18"/>
          </w:rPr>
          <w:delText>, vol. 100, no. 8, 2006, doi: 10.1063/1.2357421.</w:delText>
        </w:r>
      </w:del>
    </w:p>
    <w:p w14:paraId="2D1A10AC" w14:textId="26E7A757" w:rsidR="00AB6167" w:rsidRPr="00A14C2E" w:rsidDel="0077467B" w:rsidRDefault="00AB6167" w:rsidP="00C60F4E">
      <w:pPr>
        <w:adjustRightInd w:val="0"/>
        <w:snapToGrid w:val="0"/>
        <w:spacing w:line="228" w:lineRule="auto"/>
        <w:ind w:left="425" w:hanging="425"/>
        <w:rPr>
          <w:del w:id="349" w:author="Ayperi Ülkü" w:date="2024-03-17T03:32:00Z"/>
          <w:sz w:val="18"/>
        </w:rPr>
      </w:pPr>
      <w:del w:id="350" w:author="Ayperi Ülkü" w:date="2024-03-17T03:32:00Z">
        <w:r w:rsidRPr="00A14C2E" w:rsidDel="0077467B">
          <w:rPr>
            <w:sz w:val="18"/>
          </w:rPr>
          <w:delText>[22]</w:delText>
        </w:r>
        <w:r w:rsidRPr="00A14C2E" w:rsidDel="0077467B">
          <w:rPr>
            <w:sz w:val="18"/>
          </w:rPr>
          <w:tab/>
          <w:delText xml:space="preserve">J. Azadmanjiri, C. C. Berndt, J. Wang, A. Kapoor, V. K. Srivastava, and C. Wen, ‘A review on hybrid nanolaminate materials synthesized by deposition techniques for energy storage applications’, </w:delText>
        </w:r>
        <w:r w:rsidRPr="00A14C2E" w:rsidDel="0077467B">
          <w:rPr>
            <w:i/>
            <w:iCs/>
            <w:sz w:val="18"/>
          </w:rPr>
          <w:delText>Journal of Materials Chemistry A</w:delText>
        </w:r>
        <w:r w:rsidRPr="00A14C2E" w:rsidDel="0077467B">
          <w:rPr>
            <w:sz w:val="18"/>
          </w:rPr>
          <w:delText>, vol. 2, no. 11. pp. 3695–3708, Mar. 21, 2014. doi: 10.1039/c3ta14034b.</w:delText>
        </w:r>
      </w:del>
    </w:p>
    <w:p w14:paraId="5BFE72DF" w14:textId="74BDF018" w:rsidR="00AB6167" w:rsidRPr="00A14C2E" w:rsidDel="0077467B" w:rsidRDefault="00AB6167" w:rsidP="00C60F4E">
      <w:pPr>
        <w:adjustRightInd w:val="0"/>
        <w:snapToGrid w:val="0"/>
        <w:spacing w:line="228" w:lineRule="auto"/>
        <w:ind w:left="425" w:hanging="425"/>
        <w:rPr>
          <w:del w:id="351" w:author="Ayperi Ülkü" w:date="2024-03-17T03:32:00Z"/>
          <w:sz w:val="18"/>
        </w:rPr>
      </w:pPr>
      <w:del w:id="352" w:author="Ayperi Ülkü" w:date="2024-03-17T03:32:00Z">
        <w:r w:rsidRPr="00A14C2E" w:rsidDel="0077467B">
          <w:rPr>
            <w:sz w:val="18"/>
          </w:rPr>
          <w:delText>[23]</w:delText>
        </w:r>
        <w:r w:rsidRPr="00A14C2E" w:rsidDel="0077467B">
          <w:rPr>
            <w:sz w:val="18"/>
          </w:rPr>
          <w:tab/>
          <w:delText>J. D. Plummer and P. B. Griffin, ‘Material and Process Limits in Silicon VLSI Technology’, 2001.</w:delText>
        </w:r>
      </w:del>
    </w:p>
    <w:p w14:paraId="4B89AD6D" w14:textId="11FAF515" w:rsidR="00AB6167" w:rsidRPr="00A14C2E" w:rsidDel="0077467B" w:rsidRDefault="00AB6167" w:rsidP="00C60F4E">
      <w:pPr>
        <w:adjustRightInd w:val="0"/>
        <w:snapToGrid w:val="0"/>
        <w:spacing w:line="228" w:lineRule="auto"/>
        <w:ind w:left="425" w:hanging="425"/>
        <w:rPr>
          <w:del w:id="353" w:author="Ayperi Ülkü" w:date="2024-03-17T03:32:00Z"/>
          <w:sz w:val="18"/>
        </w:rPr>
      </w:pPr>
      <w:del w:id="354" w:author="Ayperi Ülkü" w:date="2024-03-17T03:32:00Z">
        <w:r w:rsidRPr="00A14C2E" w:rsidDel="0077467B">
          <w:rPr>
            <w:sz w:val="18"/>
          </w:rPr>
          <w:delText>[24]</w:delText>
        </w:r>
        <w:r w:rsidRPr="00A14C2E" w:rsidDel="0077467B">
          <w:rPr>
            <w:sz w:val="18"/>
          </w:rPr>
          <w:tab/>
          <w:delText xml:space="preserve">G. A. Niklasson, C. G. Granqvist, and O. Hunderi, ‘Effective medium models for the optical properties of inhomogeneous materials’, </w:delText>
        </w:r>
        <w:r w:rsidRPr="00A14C2E" w:rsidDel="0077467B">
          <w:rPr>
            <w:i/>
            <w:iCs/>
            <w:sz w:val="18"/>
          </w:rPr>
          <w:delText>Appl Opt</w:delText>
        </w:r>
        <w:r w:rsidRPr="00A14C2E" w:rsidDel="0077467B">
          <w:rPr>
            <w:sz w:val="18"/>
          </w:rPr>
          <w:delText>, vol. 20, no. 1, p. 26, Jan. 1981, doi: 10.1364/ao.20.000026.</w:delText>
        </w:r>
      </w:del>
    </w:p>
    <w:p w14:paraId="7BCF1552" w14:textId="65AFA8E9" w:rsidR="00AB6167" w:rsidRPr="00A14C2E" w:rsidDel="0077467B" w:rsidRDefault="00AB6167" w:rsidP="00C60F4E">
      <w:pPr>
        <w:adjustRightInd w:val="0"/>
        <w:snapToGrid w:val="0"/>
        <w:spacing w:line="228" w:lineRule="auto"/>
        <w:ind w:left="425" w:hanging="425"/>
        <w:rPr>
          <w:del w:id="355" w:author="Ayperi Ülkü" w:date="2024-03-17T03:32:00Z"/>
          <w:sz w:val="18"/>
        </w:rPr>
      </w:pPr>
      <w:del w:id="356" w:author="Ayperi Ülkü" w:date="2024-03-17T03:32:00Z">
        <w:r w:rsidRPr="00A14C2E" w:rsidDel="0077467B">
          <w:rPr>
            <w:sz w:val="18"/>
          </w:rPr>
          <w:delText>[25]</w:delText>
        </w:r>
        <w:r w:rsidRPr="00A14C2E" w:rsidDel="0077467B">
          <w:rPr>
            <w:sz w:val="18"/>
          </w:rPr>
          <w:tab/>
          <w:delText xml:space="preserve">N. B. Bousari, M. K. Anvarifard, and S. Haji-Nasiri, ‘Improving the electrical characteristics of nanoscale triple-gate junctionless FinFET using gate oxide engineering’, </w:delText>
        </w:r>
        <w:r w:rsidRPr="00A14C2E" w:rsidDel="0077467B">
          <w:rPr>
            <w:i/>
            <w:iCs/>
            <w:sz w:val="18"/>
          </w:rPr>
          <w:delText>AEU - International Journal of Electronics and Communications</w:delText>
        </w:r>
        <w:r w:rsidRPr="00A14C2E" w:rsidDel="0077467B">
          <w:rPr>
            <w:sz w:val="18"/>
          </w:rPr>
          <w:delText>, vol. 108, pp. 226–234, Aug. 2019, doi: 10.1016/j.aeue.2019.06.017.</w:delText>
        </w:r>
      </w:del>
    </w:p>
    <w:p w14:paraId="0E2C11CA" w14:textId="6E55DD5B" w:rsidR="00C60F4E" w:rsidRPr="00A14C2E" w:rsidDel="0077467B" w:rsidRDefault="00AB6167" w:rsidP="00C60F4E">
      <w:pPr>
        <w:adjustRightInd w:val="0"/>
        <w:snapToGrid w:val="0"/>
        <w:spacing w:line="228" w:lineRule="auto"/>
        <w:ind w:left="425" w:hanging="425"/>
        <w:rPr>
          <w:del w:id="357" w:author="Ayperi Ülkü" w:date="2024-03-17T03:32:00Z"/>
          <w:sz w:val="18"/>
        </w:rPr>
      </w:pPr>
      <w:del w:id="358" w:author="Ayperi Ülkü" w:date="2024-03-17T03:32:00Z">
        <w:r w:rsidRPr="00A14C2E" w:rsidDel="0077467B">
          <w:rPr>
            <w:sz w:val="18"/>
          </w:rPr>
          <w:delText>[26]</w:delText>
        </w:r>
        <w:r w:rsidRPr="00A14C2E" w:rsidDel="0077467B">
          <w:rPr>
            <w:sz w:val="18"/>
          </w:rPr>
          <w:tab/>
          <w:delText xml:space="preserve">A. Nowbahari, A. Roy, and L. Marchetti, ‘Junctionless transistors: State-of-the-art’, </w:delText>
        </w:r>
        <w:r w:rsidRPr="00A14C2E" w:rsidDel="0077467B">
          <w:rPr>
            <w:i/>
            <w:iCs/>
            <w:sz w:val="18"/>
          </w:rPr>
          <w:delText>Electronics (Switzerland)</w:delText>
        </w:r>
        <w:r w:rsidRPr="00A14C2E" w:rsidDel="0077467B">
          <w:rPr>
            <w:sz w:val="18"/>
          </w:rPr>
          <w:delText>, vol. 9, no. 7, pp. 1–22, 2020, doi: 10.3390/electronics9071174.</w:delText>
        </w:r>
      </w:del>
    </w:p>
    <w:p w14:paraId="777C0227" w14:textId="69457BBC" w:rsidR="00AB6167" w:rsidRDefault="00C60F4E" w:rsidP="00C60F4E">
      <w:pPr>
        <w:pStyle w:val="MDPI63Notes"/>
        <w:rPr>
          <w:ins w:id="359" w:author="Ayperi Ülkü" w:date="2024-03-17T03:31:00Z"/>
        </w:rPr>
      </w:pPr>
      <w:r w:rsidRPr="00A14C2E">
        <w:rPr>
          <w:b/>
        </w:rPr>
        <w:t>Disclaimer/Publisher’s Note:</w:t>
      </w:r>
      <w:r w:rsidRPr="00A14C2E">
        <w:t xml:space="preserve"> The statements, opinions and data contained in all publications are solely those of the individual author(s) and contributor(s) and not of MDPI and/or the editor(s). MDPI and/or the editor(s) disclaim responsibility for any injury to people or property resulting from any ideas, methods, instructions or products referred to in the content.</w:t>
      </w:r>
    </w:p>
    <w:p w14:paraId="2C6175FA" w14:textId="77777777" w:rsidR="0077467B" w:rsidRDefault="0077467B" w:rsidP="00C60F4E">
      <w:pPr>
        <w:pStyle w:val="MDPI63Notes"/>
        <w:rPr>
          <w:ins w:id="360" w:author="Ayperi Ülkü" w:date="2024-03-17T03:31:00Z"/>
        </w:rPr>
      </w:pPr>
    </w:p>
    <w:p w14:paraId="5C12B4CD" w14:textId="77777777" w:rsidR="0077467B" w:rsidRPr="00A14C2E" w:rsidRDefault="0077467B" w:rsidP="00C60F4E">
      <w:pPr>
        <w:pStyle w:val="MDPI63Notes"/>
      </w:pPr>
    </w:p>
    <w:sectPr w:rsidR="0077467B" w:rsidRPr="00A14C2E" w:rsidSect="006C2A8F">
      <w:headerReference w:type="even" r:id="rId36"/>
      <w:headerReference w:type="default" r:id="rId37"/>
      <w:footerReference w:type="default" r:id="rId38"/>
      <w:headerReference w:type="first" r:id="rId39"/>
      <w:footerReference w:type="first" r:id="rId40"/>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EF6E08" w14:textId="77777777" w:rsidR="006C2A8F" w:rsidRDefault="006C2A8F">
      <w:pPr>
        <w:spacing w:line="240" w:lineRule="auto"/>
      </w:pPr>
      <w:r>
        <w:separator/>
      </w:r>
    </w:p>
  </w:endnote>
  <w:endnote w:type="continuationSeparator" w:id="0">
    <w:p w14:paraId="1F9CD64C" w14:textId="77777777" w:rsidR="006C2A8F" w:rsidRDefault="006C2A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A2"/>
    <w:family w:val="roman"/>
    <w:pitch w:val="variable"/>
    <w:sig w:usb0="E0000287" w:usb1="40000013" w:usb2="00000000" w:usb3="00000000" w:csb0="0000019F" w:csb1="00000000"/>
  </w:font>
  <w:font w:name="Calibri">
    <w:panose1 w:val="020F0502020204030204"/>
    <w:charset w:val="A2"/>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Light">
    <w:panose1 w:val="020B0502040204020203"/>
    <w:charset w:val="A2"/>
    <w:family w:val="swiss"/>
    <w:pitch w:val="variable"/>
    <w:sig w:usb0="E4002EFF" w:usb1="C000E47F" w:usb2="00000009" w:usb3="00000000" w:csb0="000001F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A2"/>
    <w:family w:val="swiss"/>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A2"/>
    <w:family w:val="swiss"/>
    <w:pitch w:val="variable"/>
    <w:sig w:usb0="E4002EFF" w:usb1="C000E47F"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AdvTT3713a231+03">
    <w:altName w:val="Times New Roman"/>
    <w:panose1 w:val="00000000000000000000"/>
    <w:charset w:val="A1"/>
    <w:family w:val="auto"/>
    <w:notTrueType/>
    <w:pitch w:val="default"/>
    <w:sig w:usb0="00000081" w:usb1="00000000" w:usb2="00000000" w:usb3="00000000" w:csb0="00000008"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A2"/>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A87B6" w14:textId="77777777" w:rsidR="00592400" w:rsidRPr="006F0919" w:rsidRDefault="00592400" w:rsidP="00DE54C8">
    <w:pPr>
      <w:pStyle w:val="AltBilgi"/>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F9395" w14:textId="77777777" w:rsidR="00592400" w:rsidRDefault="00592400" w:rsidP="00AB6928">
    <w:pPr>
      <w:pStyle w:val="MDPIfooterfirstpage"/>
      <w:pBdr>
        <w:top w:val="single" w:sz="4" w:space="0" w:color="000000"/>
      </w:pBdr>
      <w:adjustRightInd w:val="0"/>
      <w:snapToGrid w:val="0"/>
      <w:spacing w:before="480" w:line="100" w:lineRule="exact"/>
      <w:rPr>
        <w:i/>
        <w:lang w:val="fr-CH"/>
      </w:rPr>
    </w:pPr>
  </w:p>
  <w:p w14:paraId="4D7D85FB" w14:textId="77777777" w:rsidR="00592400" w:rsidRPr="008B308E" w:rsidRDefault="00592400" w:rsidP="00435CBC">
    <w:pPr>
      <w:pStyle w:val="MDPIfooterfirstpage"/>
      <w:tabs>
        <w:tab w:val="clear" w:pos="8845"/>
        <w:tab w:val="right" w:pos="10466"/>
      </w:tabs>
      <w:spacing w:line="240" w:lineRule="auto"/>
      <w:jc w:val="both"/>
      <w:rPr>
        <w:lang w:val="fr-CH"/>
      </w:rPr>
    </w:pPr>
    <w:r>
      <w:rPr>
        <w:i/>
        <w:lang w:val="fr-CH"/>
      </w:rPr>
      <w:t>Micromachines</w:t>
    </w:r>
    <w:r>
      <w:rPr>
        <w:iCs/>
        <w:lang w:val="fr-CH"/>
      </w:rPr>
      <w:t xml:space="preserve"> </w:t>
    </w:r>
    <w:r w:rsidRPr="00B74086">
      <w:rPr>
        <w:b/>
        <w:lang w:val="fr-FR"/>
      </w:rPr>
      <w:t>2024</w:t>
    </w:r>
    <w:r w:rsidRPr="00B74086">
      <w:rPr>
        <w:lang w:val="fr-FR"/>
      </w:rPr>
      <w:t>,</w:t>
    </w:r>
    <w:r w:rsidRPr="00B74086">
      <w:rPr>
        <w:i/>
        <w:lang w:val="fr-FR"/>
      </w:rPr>
      <w:t xml:space="preserve"> 15</w:t>
    </w:r>
    <w:r w:rsidRPr="00B74086">
      <w:rPr>
        <w:lang w:val="fr-FR"/>
      </w:rPr>
      <w:t>, x. https://doi.org/10.3390/xxxxx</w:t>
    </w:r>
    <w:r w:rsidRPr="008B308E">
      <w:rPr>
        <w:lang w:val="fr-CH"/>
      </w:rPr>
      <w:tab/>
      <w:t>www.mdpi.com/journal/</w:t>
    </w:r>
    <w:r>
      <w:rPr>
        <w:lang w:val="fr-CH"/>
      </w:rPr>
      <w:t>micromachines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C3D721" w14:textId="77777777" w:rsidR="006C2A8F" w:rsidRDefault="006C2A8F">
      <w:pPr>
        <w:spacing w:line="240" w:lineRule="auto"/>
      </w:pPr>
      <w:r>
        <w:separator/>
      </w:r>
    </w:p>
  </w:footnote>
  <w:footnote w:type="continuationSeparator" w:id="0">
    <w:p w14:paraId="11B6717A" w14:textId="77777777" w:rsidR="006C2A8F" w:rsidRDefault="006C2A8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287CF" w14:textId="77777777" w:rsidR="00592400" w:rsidRDefault="00592400" w:rsidP="00DE54C8">
    <w:pPr>
      <w:pStyle w:val="stBilgi"/>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CEFD0" w14:textId="77777777" w:rsidR="00592400" w:rsidRDefault="00592400" w:rsidP="00435CBC">
    <w:pPr>
      <w:tabs>
        <w:tab w:val="right" w:pos="10466"/>
      </w:tabs>
      <w:adjustRightInd w:val="0"/>
      <w:snapToGrid w:val="0"/>
      <w:spacing w:line="240" w:lineRule="auto"/>
      <w:rPr>
        <w:sz w:val="16"/>
      </w:rPr>
    </w:pPr>
    <w:r>
      <w:rPr>
        <w:i/>
        <w:sz w:val="16"/>
      </w:rPr>
      <w:t xml:space="preserve">Micromachines </w:t>
    </w:r>
    <w:r>
      <w:rPr>
        <w:b/>
        <w:sz w:val="16"/>
      </w:rPr>
      <w:t>2024</w:t>
    </w:r>
    <w:r w:rsidRPr="006F421E">
      <w:rPr>
        <w:sz w:val="16"/>
      </w:rPr>
      <w:t>,</w:t>
    </w:r>
    <w:r>
      <w:rPr>
        <w:i/>
        <w:sz w:val="16"/>
      </w:rPr>
      <w:t xml:space="preserve"> 15</w:t>
    </w:r>
    <w:r>
      <w:rPr>
        <w:sz w:val="16"/>
      </w:rPr>
      <w:t>, x FOR PEER REVIEW</w:t>
    </w:r>
    <w:r>
      <w:rPr>
        <w:sz w:val="16"/>
      </w:rPr>
      <w:tab/>
    </w:r>
    <w:r>
      <w:rPr>
        <w:sz w:val="16"/>
      </w:rPr>
      <w:fldChar w:fldCharType="begin"/>
    </w:r>
    <w:r>
      <w:rPr>
        <w:sz w:val="16"/>
      </w:rPr>
      <w:instrText xml:space="preserve"> PAGE   \* MERGEFORMAT </w:instrText>
    </w:r>
    <w:r>
      <w:rPr>
        <w:sz w:val="16"/>
      </w:rPr>
      <w:fldChar w:fldCharType="separate"/>
    </w:r>
    <w:r>
      <w:rPr>
        <w:sz w:val="16"/>
      </w:rPr>
      <w:t>5</w:t>
    </w:r>
    <w:r>
      <w:rPr>
        <w:sz w:val="16"/>
      </w:rPr>
      <w:fldChar w:fldCharType="end"/>
    </w:r>
    <w:r>
      <w:rPr>
        <w:sz w:val="16"/>
      </w:rPr>
      <w:t xml:space="preserve"> of </w:t>
    </w:r>
    <w:r>
      <w:rPr>
        <w:sz w:val="16"/>
      </w:rPr>
      <w:fldChar w:fldCharType="begin"/>
    </w:r>
    <w:r>
      <w:rPr>
        <w:sz w:val="16"/>
      </w:rPr>
      <w:instrText xml:space="preserve"> NUMPAGES   \* MERGEFORMAT </w:instrText>
    </w:r>
    <w:r>
      <w:rPr>
        <w:sz w:val="16"/>
      </w:rPr>
      <w:fldChar w:fldCharType="separate"/>
    </w:r>
    <w:r>
      <w:rPr>
        <w:sz w:val="16"/>
      </w:rPr>
      <w:t>5</w:t>
    </w:r>
    <w:r>
      <w:rPr>
        <w:sz w:val="16"/>
      </w:rPr>
      <w:fldChar w:fldCharType="end"/>
    </w:r>
  </w:p>
  <w:p w14:paraId="6458DBD9" w14:textId="77777777" w:rsidR="00592400" w:rsidRPr="00D200AF" w:rsidRDefault="00592400" w:rsidP="00AB6928">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3679"/>
      <w:gridCol w:w="4535"/>
      <w:gridCol w:w="2273"/>
    </w:tblGrid>
    <w:tr w:rsidR="00592400" w:rsidRPr="00435CBC" w14:paraId="2431D39E" w14:textId="77777777" w:rsidTr="004F6104">
      <w:trPr>
        <w:trHeight w:val="686"/>
      </w:trPr>
      <w:tc>
        <w:tcPr>
          <w:tcW w:w="3679" w:type="dxa"/>
          <w:shd w:val="clear" w:color="auto" w:fill="auto"/>
          <w:vAlign w:val="center"/>
        </w:tcPr>
        <w:p w14:paraId="65351EE9" w14:textId="77777777" w:rsidR="00592400" w:rsidRPr="00DF0468" w:rsidRDefault="00592400" w:rsidP="00435CBC">
          <w:pPr>
            <w:pStyle w:val="stBilgi"/>
            <w:pBdr>
              <w:bottom w:val="none" w:sz="0" w:space="0" w:color="auto"/>
            </w:pBdr>
            <w:jc w:val="left"/>
            <w:rPr>
              <w:rFonts w:eastAsia="DengXian"/>
              <w:b/>
              <w:bCs/>
            </w:rPr>
          </w:pPr>
          <w:r w:rsidRPr="00DF0468">
            <w:rPr>
              <w:rFonts w:eastAsia="DengXian"/>
              <w:b/>
              <w:bCs/>
            </w:rPr>
            <w:drawing>
              <wp:inline distT="0" distB="0" distL="0" distR="0" wp14:anchorId="561D13BC" wp14:editId="348AE8B7">
                <wp:extent cx="1628140" cy="436245"/>
                <wp:effectExtent l="0" t="0" r="0" b="0"/>
                <wp:docPr id="1" name="Picture 5" descr="C:\Users\home\AppData\Local\Temp\HZ$D.082.3353\micromachine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me\AppData\Local\Temp\HZ$D.082.3353\micromachines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28140" cy="436245"/>
                        </a:xfrm>
                        <a:prstGeom prst="rect">
                          <a:avLst/>
                        </a:prstGeom>
                        <a:noFill/>
                        <a:ln>
                          <a:noFill/>
                        </a:ln>
                      </pic:spPr>
                    </pic:pic>
                  </a:graphicData>
                </a:graphic>
              </wp:inline>
            </w:drawing>
          </w:r>
        </w:p>
      </w:tc>
      <w:tc>
        <w:tcPr>
          <w:tcW w:w="4535" w:type="dxa"/>
          <w:shd w:val="clear" w:color="auto" w:fill="auto"/>
          <w:vAlign w:val="center"/>
        </w:tcPr>
        <w:p w14:paraId="41EFB5DF" w14:textId="77777777" w:rsidR="00592400" w:rsidRPr="00DF0468" w:rsidRDefault="00592400" w:rsidP="00435CBC">
          <w:pPr>
            <w:pStyle w:val="stBilgi"/>
            <w:pBdr>
              <w:bottom w:val="none" w:sz="0" w:space="0" w:color="auto"/>
            </w:pBdr>
            <w:rPr>
              <w:rFonts w:eastAsia="DengXian"/>
              <w:b/>
              <w:bCs/>
            </w:rPr>
          </w:pPr>
        </w:p>
      </w:tc>
      <w:tc>
        <w:tcPr>
          <w:tcW w:w="2273" w:type="dxa"/>
          <w:shd w:val="clear" w:color="auto" w:fill="auto"/>
          <w:vAlign w:val="center"/>
        </w:tcPr>
        <w:p w14:paraId="24211510" w14:textId="77777777" w:rsidR="00592400" w:rsidRPr="00DF0468" w:rsidRDefault="00592400" w:rsidP="004F6104">
          <w:pPr>
            <w:pStyle w:val="stBilgi"/>
            <w:pBdr>
              <w:bottom w:val="none" w:sz="0" w:space="0" w:color="auto"/>
            </w:pBdr>
            <w:jc w:val="right"/>
            <w:rPr>
              <w:rFonts w:eastAsia="DengXian"/>
              <w:b/>
              <w:bCs/>
            </w:rPr>
          </w:pPr>
          <w:r>
            <w:rPr>
              <w:rFonts w:eastAsia="DengXian"/>
              <w:b/>
              <w:bCs/>
            </w:rPr>
            <w:drawing>
              <wp:inline distT="0" distB="0" distL="0" distR="0" wp14:anchorId="500E9104" wp14:editId="59DE2CCE">
                <wp:extent cx="540000" cy="360000"/>
                <wp:effectExtent l="0" t="0" r="0" b="2540"/>
                <wp:docPr id="89923397" name="Picture 1"/>
                <wp:cNvGraphicFramePr/>
                <a:graphic xmlns:a="http://schemas.openxmlformats.org/drawingml/2006/main">
                  <a:graphicData uri="http://schemas.openxmlformats.org/drawingml/2006/picture">
                    <pic:pic xmlns:pic="http://schemas.openxmlformats.org/drawingml/2006/picture">
                      <pic:nvPicPr>
                        <pic:cNvPr id="89923397" name=""/>
                        <pic:cNvPicPr/>
                      </pic:nvPicPr>
                      <pic:blipFill>
                        <a:blip r:embed="rId2"/>
                        <a:stretch>
                          <a:fillRect/>
                        </a:stretch>
                      </pic:blipFill>
                      <pic:spPr>
                        <a:xfrm>
                          <a:off x="0" y="0"/>
                          <a:ext cx="540000" cy="360000"/>
                        </a:xfrm>
                        <a:prstGeom prst="rect">
                          <a:avLst/>
                        </a:prstGeom>
                      </pic:spPr>
                    </pic:pic>
                  </a:graphicData>
                </a:graphic>
              </wp:inline>
            </w:drawing>
          </w:r>
        </w:p>
      </w:tc>
    </w:tr>
  </w:tbl>
  <w:p w14:paraId="26900ED8" w14:textId="77777777" w:rsidR="00592400" w:rsidRPr="00410B2B" w:rsidRDefault="00592400" w:rsidP="00AB6928">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B7139"/>
    <w:multiLevelType w:val="hybridMultilevel"/>
    <w:tmpl w:val="B1FA6D52"/>
    <w:lvl w:ilvl="0" w:tplc="00A050EA">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 w15:restartNumberingAfterBreak="0">
    <w:nsid w:val="0B5F6105"/>
    <w:multiLevelType w:val="hybridMultilevel"/>
    <w:tmpl w:val="AC641502"/>
    <w:lvl w:ilvl="0" w:tplc="0492C0C4">
      <w:start w:val="1"/>
      <w:numFmt w:val="decimal"/>
      <w:lvlRestart w:val="0"/>
      <w:pStyle w:val="MDPI71FootNotes"/>
      <w:lvlText w:val="%1."/>
      <w:lvlJc w:val="left"/>
      <w:pPr>
        <w:ind w:left="425" w:hanging="425"/>
      </w:pPr>
      <w:rPr>
        <w:rFonts w:hint="default"/>
        <w:b w:val="0"/>
        <w:i w:val="0"/>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032350"/>
    <w:multiLevelType w:val="hybridMultilevel"/>
    <w:tmpl w:val="4A984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B468F5"/>
    <w:multiLevelType w:val="hybridMultilevel"/>
    <w:tmpl w:val="3F587094"/>
    <w:lvl w:ilvl="0" w:tplc="F8B28D44">
      <w:start w:val="1"/>
      <w:numFmt w:val="decimal"/>
      <w:lvlRestart w:val="0"/>
      <w:pStyle w:val="MDPI71References"/>
      <w:lvlText w:val="%1."/>
      <w:lvlJc w:val="left"/>
      <w:pPr>
        <w:ind w:left="425" w:hanging="425"/>
      </w:pPr>
      <w:rPr>
        <w:b w:val="0"/>
        <w:i w:val="0"/>
        <w:sz w:val="18"/>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FF2369"/>
    <w:multiLevelType w:val="hybridMultilevel"/>
    <w:tmpl w:val="4B465226"/>
    <w:lvl w:ilvl="0" w:tplc="04090019">
      <w:start w:val="1"/>
      <w:numFmt w:val="lowerLetter"/>
      <w:lvlText w:val="%1."/>
      <w:lvlJc w:val="left"/>
      <w:pPr>
        <w:ind w:left="144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1E0C6F5D"/>
    <w:multiLevelType w:val="hybridMultilevel"/>
    <w:tmpl w:val="3C74921A"/>
    <w:lvl w:ilvl="0" w:tplc="618498E0">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6" w15:restartNumberingAfterBreak="0">
    <w:nsid w:val="2DB8261A"/>
    <w:multiLevelType w:val="hybridMultilevel"/>
    <w:tmpl w:val="F5C63204"/>
    <w:lvl w:ilvl="0" w:tplc="C4CEBD2C">
      <w:start w:val="1"/>
      <w:numFmt w:val="decimal"/>
      <w:lvlRestart w:val="0"/>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5B1390"/>
    <w:multiLevelType w:val="hybridMultilevel"/>
    <w:tmpl w:val="37840DC2"/>
    <w:lvl w:ilvl="0" w:tplc="E7DECA1C">
      <w:start w:val="1"/>
      <w:numFmt w:val="decimal"/>
      <w:lvlRestart w:val="0"/>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8" w15:restartNumberingAfterBreak="0">
    <w:nsid w:val="43141170"/>
    <w:multiLevelType w:val="hybridMultilevel"/>
    <w:tmpl w:val="4E4C15B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4C546FE2"/>
    <w:multiLevelType w:val="hybridMultilevel"/>
    <w:tmpl w:val="EDEC04B6"/>
    <w:lvl w:ilvl="0" w:tplc="60D06F5E">
      <w:start w:val="1"/>
      <w:numFmt w:val="bullet"/>
      <w:lvlText w:val="-"/>
      <w:lvlJc w:val="left"/>
      <w:pPr>
        <w:ind w:left="3393" w:hanging="360"/>
      </w:pPr>
      <w:rPr>
        <w:rFonts w:ascii="Palatino Linotype" w:eastAsia="Times New Roman" w:hAnsi="Palatino Linotype" w:cs="Times New Roman" w:hint="default"/>
      </w:rPr>
    </w:lvl>
    <w:lvl w:ilvl="1" w:tplc="041F0003" w:tentative="1">
      <w:start w:val="1"/>
      <w:numFmt w:val="bullet"/>
      <w:lvlText w:val="o"/>
      <w:lvlJc w:val="left"/>
      <w:pPr>
        <w:ind w:left="4113" w:hanging="360"/>
      </w:pPr>
      <w:rPr>
        <w:rFonts w:ascii="Courier New" w:hAnsi="Courier New" w:cs="Courier New" w:hint="default"/>
      </w:rPr>
    </w:lvl>
    <w:lvl w:ilvl="2" w:tplc="041F0005" w:tentative="1">
      <w:start w:val="1"/>
      <w:numFmt w:val="bullet"/>
      <w:lvlText w:val=""/>
      <w:lvlJc w:val="left"/>
      <w:pPr>
        <w:ind w:left="4833" w:hanging="360"/>
      </w:pPr>
      <w:rPr>
        <w:rFonts w:ascii="Wingdings" w:hAnsi="Wingdings" w:hint="default"/>
      </w:rPr>
    </w:lvl>
    <w:lvl w:ilvl="3" w:tplc="041F0001" w:tentative="1">
      <w:start w:val="1"/>
      <w:numFmt w:val="bullet"/>
      <w:lvlText w:val=""/>
      <w:lvlJc w:val="left"/>
      <w:pPr>
        <w:ind w:left="5553" w:hanging="360"/>
      </w:pPr>
      <w:rPr>
        <w:rFonts w:ascii="Symbol" w:hAnsi="Symbol" w:hint="default"/>
      </w:rPr>
    </w:lvl>
    <w:lvl w:ilvl="4" w:tplc="041F0003" w:tentative="1">
      <w:start w:val="1"/>
      <w:numFmt w:val="bullet"/>
      <w:lvlText w:val="o"/>
      <w:lvlJc w:val="left"/>
      <w:pPr>
        <w:ind w:left="6273" w:hanging="360"/>
      </w:pPr>
      <w:rPr>
        <w:rFonts w:ascii="Courier New" w:hAnsi="Courier New" w:cs="Courier New" w:hint="default"/>
      </w:rPr>
    </w:lvl>
    <w:lvl w:ilvl="5" w:tplc="041F0005" w:tentative="1">
      <w:start w:val="1"/>
      <w:numFmt w:val="bullet"/>
      <w:lvlText w:val=""/>
      <w:lvlJc w:val="left"/>
      <w:pPr>
        <w:ind w:left="6993" w:hanging="360"/>
      </w:pPr>
      <w:rPr>
        <w:rFonts w:ascii="Wingdings" w:hAnsi="Wingdings" w:hint="default"/>
      </w:rPr>
    </w:lvl>
    <w:lvl w:ilvl="6" w:tplc="041F0001" w:tentative="1">
      <w:start w:val="1"/>
      <w:numFmt w:val="bullet"/>
      <w:lvlText w:val=""/>
      <w:lvlJc w:val="left"/>
      <w:pPr>
        <w:ind w:left="7713" w:hanging="360"/>
      </w:pPr>
      <w:rPr>
        <w:rFonts w:ascii="Symbol" w:hAnsi="Symbol" w:hint="default"/>
      </w:rPr>
    </w:lvl>
    <w:lvl w:ilvl="7" w:tplc="041F0003" w:tentative="1">
      <w:start w:val="1"/>
      <w:numFmt w:val="bullet"/>
      <w:lvlText w:val="o"/>
      <w:lvlJc w:val="left"/>
      <w:pPr>
        <w:ind w:left="8433" w:hanging="360"/>
      </w:pPr>
      <w:rPr>
        <w:rFonts w:ascii="Courier New" w:hAnsi="Courier New" w:cs="Courier New" w:hint="default"/>
      </w:rPr>
    </w:lvl>
    <w:lvl w:ilvl="8" w:tplc="041F0005" w:tentative="1">
      <w:start w:val="1"/>
      <w:numFmt w:val="bullet"/>
      <w:lvlText w:val=""/>
      <w:lvlJc w:val="left"/>
      <w:pPr>
        <w:ind w:left="9153" w:hanging="360"/>
      </w:pPr>
      <w:rPr>
        <w:rFonts w:ascii="Wingdings" w:hAnsi="Wingdings" w:hint="default"/>
      </w:rPr>
    </w:lvl>
  </w:abstractNum>
  <w:abstractNum w:abstractNumId="10" w15:restartNumberingAfterBreak="0">
    <w:nsid w:val="533A26F6"/>
    <w:multiLevelType w:val="hybridMultilevel"/>
    <w:tmpl w:val="266C5E02"/>
    <w:lvl w:ilvl="0" w:tplc="A586780E">
      <w:start w:val="1"/>
      <w:numFmt w:val="bullet"/>
      <w:lvlRestart w:val="0"/>
      <w:lvlText w:val=""/>
      <w:lvlJc w:val="left"/>
      <w:pPr>
        <w:ind w:left="3033" w:hanging="425"/>
      </w:pPr>
      <w:rPr>
        <w:rFonts w:ascii="Symbol" w:hAnsi="Symbol" w:hint="default"/>
        <w:b w:val="0"/>
        <w:i w:val="0"/>
        <w:sz w:val="20"/>
        <w:vertAlign w:val="baseline"/>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11" w15:restartNumberingAfterBreak="0">
    <w:nsid w:val="54075B53"/>
    <w:multiLevelType w:val="hybridMultilevel"/>
    <w:tmpl w:val="9BB855C0"/>
    <w:lvl w:ilvl="0" w:tplc="D610A01C">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2" w15:restartNumberingAfterBreak="0">
    <w:nsid w:val="7F386341"/>
    <w:multiLevelType w:val="hybridMultilevel"/>
    <w:tmpl w:val="DDFA7E14"/>
    <w:lvl w:ilvl="0" w:tplc="C214118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17987893">
    <w:abstractNumId w:val="3"/>
  </w:num>
  <w:num w:numId="2" w16cid:durableId="745494894">
    <w:abstractNumId w:val="10"/>
  </w:num>
  <w:num w:numId="3" w16cid:durableId="70471068">
    <w:abstractNumId w:val="7"/>
  </w:num>
  <w:num w:numId="4" w16cid:durableId="587152541">
    <w:abstractNumId w:val="6"/>
  </w:num>
  <w:num w:numId="5" w16cid:durableId="1291861941">
    <w:abstractNumId w:val="12"/>
  </w:num>
  <w:num w:numId="6" w16cid:durableId="780563761">
    <w:abstractNumId w:val="2"/>
  </w:num>
  <w:num w:numId="7" w16cid:durableId="1384408684">
    <w:abstractNumId w:val="8"/>
  </w:num>
  <w:num w:numId="8" w16cid:durableId="67315513">
    <w:abstractNumId w:val="4"/>
  </w:num>
  <w:num w:numId="9" w16cid:durableId="2084836929">
    <w:abstractNumId w:val="0"/>
  </w:num>
  <w:num w:numId="10" w16cid:durableId="717433593">
    <w:abstractNumId w:val="11"/>
  </w:num>
  <w:num w:numId="11" w16cid:durableId="376322481">
    <w:abstractNumId w:val="5"/>
  </w:num>
  <w:num w:numId="12" w16cid:durableId="19283745">
    <w:abstractNumId w:val="1"/>
  </w:num>
  <w:num w:numId="13" w16cid:durableId="864235">
    <w:abstractNumId w:val="3"/>
  </w:num>
  <w:num w:numId="14" w16cid:durableId="1341393161">
    <w:abstractNumId w:val="1"/>
  </w:num>
  <w:num w:numId="15" w16cid:durableId="432818975">
    <w:abstractNumId w:val="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6167"/>
    <w:rsid w:val="00003942"/>
    <w:rsid w:val="00010213"/>
    <w:rsid w:val="0001650E"/>
    <w:rsid w:val="00020AB4"/>
    <w:rsid w:val="00020BEA"/>
    <w:rsid w:val="000269AE"/>
    <w:rsid w:val="000319E5"/>
    <w:rsid w:val="00040F23"/>
    <w:rsid w:val="00043091"/>
    <w:rsid w:val="000527EB"/>
    <w:rsid w:val="00064BA1"/>
    <w:rsid w:val="00065CC4"/>
    <w:rsid w:val="00074C7C"/>
    <w:rsid w:val="0008572E"/>
    <w:rsid w:val="000A0203"/>
    <w:rsid w:val="000A249F"/>
    <w:rsid w:val="000D010F"/>
    <w:rsid w:val="000D3580"/>
    <w:rsid w:val="000D4C9C"/>
    <w:rsid w:val="000D6ED2"/>
    <w:rsid w:val="000E23DA"/>
    <w:rsid w:val="000E4E11"/>
    <w:rsid w:val="000F0453"/>
    <w:rsid w:val="00103A29"/>
    <w:rsid w:val="00117EC1"/>
    <w:rsid w:val="00120531"/>
    <w:rsid w:val="00125647"/>
    <w:rsid w:val="00140022"/>
    <w:rsid w:val="00140FD2"/>
    <w:rsid w:val="00172B6C"/>
    <w:rsid w:val="00175823"/>
    <w:rsid w:val="00182101"/>
    <w:rsid w:val="001A291E"/>
    <w:rsid w:val="001A3D84"/>
    <w:rsid w:val="001B750A"/>
    <w:rsid w:val="001D4796"/>
    <w:rsid w:val="001D7249"/>
    <w:rsid w:val="001E0E34"/>
    <w:rsid w:val="001E2AEB"/>
    <w:rsid w:val="001F34E3"/>
    <w:rsid w:val="00205FE7"/>
    <w:rsid w:val="00227BFE"/>
    <w:rsid w:val="00230D45"/>
    <w:rsid w:val="002449AF"/>
    <w:rsid w:val="002625F0"/>
    <w:rsid w:val="00265056"/>
    <w:rsid w:val="002978D1"/>
    <w:rsid w:val="00297F72"/>
    <w:rsid w:val="002A4D64"/>
    <w:rsid w:val="002C3150"/>
    <w:rsid w:val="002C3236"/>
    <w:rsid w:val="002C371D"/>
    <w:rsid w:val="002E1A35"/>
    <w:rsid w:val="002F1599"/>
    <w:rsid w:val="00304EC3"/>
    <w:rsid w:val="003157AA"/>
    <w:rsid w:val="003204B8"/>
    <w:rsid w:val="00326141"/>
    <w:rsid w:val="00354B33"/>
    <w:rsid w:val="00377B74"/>
    <w:rsid w:val="00380335"/>
    <w:rsid w:val="003821DC"/>
    <w:rsid w:val="003932DB"/>
    <w:rsid w:val="00394086"/>
    <w:rsid w:val="003B2275"/>
    <w:rsid w:val="003C6D93"/>
    <w:rsid w:val="003E0789"/>
    <w:rsid w:val="003E0D46"/>
    <w:rsid w:val="003E278F"/>
    <w:rsid w:val="003E617F"/>
    <w:rsid w:val="00400FCB"/>
    <w:rsid w:val="00401D30"/>
    <w:rsid w:val="00410B2B"/>
    <w:rsid w:val="00410B9F"/>
    <w:rsid w:val="00427D89"/>
    <w:rsid w:val="00435CBC"/>
    <w:rsid w:val="004635A0"/>
    <w:rsid w:val="00482769"/>
    <w:rsid w:val="004875AF"/>
    <w:rsid w:val="004E05C2"/>
    <w:rsid w:val="004E1D83"/>
    <w:rsid w:val="004E6E1F"/>
    <w:rsid w:val="004F6104"/>
    <w:rsid w:val="0050163D"/>
    <w:rsid w:val="00536B5E"/>
    <w:rsid w:val="0055266E"/>
    <w:rsid w:val="00552799"/>
    <w:rsid w:val="00557302"/>
    <w:rsid w:val="00562348"/>
    <w:rsid w:val="00567B50"/>
    <w:rsid w:val="00574BD2"/>
    <w:rsid w:val="0057624B"/>
    <w:rsid w:val="00592400"/>
    <w:rsid w:val="005A13A1"/>
    <w:rsid w:val="005A6C5E"/>
    <w:rsid w:val="005E62BD"/>
    <w:rsid w:val="005F2039"/>
    <w:rsid w:val="006306EB"/>
    <w:rsid w:val="006312C4"/>
    <w:rsid w:val="00633103"/>
    <w:rsid w:val="006378E6"/>
    <w:rsid w:val="006819C2"/>
    <w:rsid w:val="00692393"/>
    <w:rsid w:val="006B0048"/>
    <w:rsid w:val="006B617F"/>
    <w:rsid w:val="006C2A8F"/>
    <w:rsid w:val="006D0FDB"/>
    <w:rsid w:val="006E680C"/>
    <w:rsid w:val="006F421E"/>
    <w:rsid w:val="0070363E"/>
    <w:rsid w:val="00703943"/>
    <w:rsid w:val="00711F73"/>
    <w:rsid w:val="007216FA"/>
    <w:rsid w:val="007242F5"/>
    <w:rsid w:val="0072475C"/>
    <w:rsid w:val="00741D3F"/>
    <w:rsid w:val="00751ADC"/>
    <w:rsid w:val="007730A7"/>
    <w:rsid w:val="0077467B"/>
    <w:rsid w:val="00782275"/>
    <w:rsid w:val="007A1DBF"/>
    <w:rsid w:val="007A4A9A"/>
    <w:rsid w:val="007B6307"/>
    <w:rsid w:val="007C132E"/>
    <w:rsid w:val="007C5D68"/>
    <w:rsid w:val="007E294F"/>
    <w:rsid w:val="007F28DA"/>
    <w:rsid w:val="00806305"/>
    <w:rsid w:val="00812A4B"/>
    <w:rsid w:val="00815056"/>
    <w:rsid w:val="00817486"/>
    <w:rsid w:val="008257A9"/>
    <w:rsid w:val="00827870"/>
    <w:rsid w:val="00831E28"/>
    <w:rsid w:val="008366CD"/>
    <w:rsid w:val="008459E5"/>
    <w:rsid w:val="00855F7D"/>
    <w:rsid w:val="00863E6D"/>
    <w:rsid w:val="00873038"/>
    <w:rsid w:val="0088230C"/>
    <w:rsid w:val="0088632C"/>
    <w:rsid w:val="00890EE5"/>
    <w:rsid w:val="008C0C8B"/>
    <w:rsid w:val="008C6908"/>
    <w:rsid w:val="008D4037"/>
    <w:rsid w:val="008E23CA"/>
    <w:rsid w:val="008E4322"/>
    <w:rsid w:val="008F07DC"/>
    <w:rsid w:val="008F2825"/>
    <w:rsid w:val="0090154A"/>
    <w:rsid w:val="0090462C"/>
    <w:rsid w:val="00934230"/>
    <w:rsid w:val="00941A17"/>
    <w:rsid w:val="00952546"/>
    <w:rsid w:val="00986A87"/>
    <w:rsid w:val="009945C2"/>
    <w:rsid w:val="009B0A8E"/>
    <w:rsid w:val="009E0F40"/>
    <w:rsid w:val="009F2D09"/>
    <w:rsid w:val="009F70E6"/>
    <w:rsid w:val="00A14C2E"/>
    <w:rsid w:val="00A16460"/>
    <w:rsid w:val="00A32E3F"/>
    <w:rsid w:val="00A62F7E"/>
    <w:rsid w:val="00A82DD9"/>
    <w:rsid w:val="00A869C9"/>
    <w:rsid w:val="00A95D13"/>
    <w:rsid w:val="00AB2928"/>
    <w:rsid w:val="00AB6167"/>
    <w:rsid w:val="00AB6928"/>
    <w:rsid w:val="00AE013A"/>
    <w:rsid w:val="00AE0E56"/>
    <w:rsid w:val="00AE3103"/>
    <w:rsid w:val="00AE6DD8"/>
    <w:rsid w:val="00B05441"/>
    <w:rsid w:val="00B06F8F"/>
    <w:rsid w:val="00B21E7A"/>
    <w:rsid w:val="00B31D22"/>
    <w:rsid w:val="00B74086"/>
    <w:rsid w:val="00B81E10"/>
    <w:rsid w:val="00BB0864"/>
    <w:rsid w:val="00BE6997"/>
    <w:rsid w:val="00BF750A"/>
    <w:rsid w:val="00C2110E"/>
    <w:rsid w:val="00C37719"/>
    <w:rsid w:val="00C37EE5"/>
    <w:rsid w:val="00C41405"/>
    <w:rsid w:val="00C45358"/>
    <w:rsid w:val="00C53892"/>
    <w:rsid w:val="00C60F4E"/>
    <w:rsid w:val="00C96C77"/>
    <w:rsid w:val="00C97F8F"/>
    <w:rsid w:val="00CB118A"/>
    <w:rsid w:val="00CD67B4"/>
    <w:rsid w:val="00D02B37"/>
    <w:rsid w:val="00D1375F"/>
    <w:rsid w:val="00D151D4"/>
    <w:rsid w:val="00D22AD2"/>
    <w:rsid w:val="00D44A8F"/>
    <w:rsid w:val="00D613C7"/>
    <w:rsid w:val="00D626C6"/>
    <w:rsid w:val="00D644E5"/>
    <w:rsid w:val="00D94DB6"/>
    <w:rsid w:val="00D954ED"/>
    <w:rsid w:val="00DB770F"/>
    <w:rsid w:val="00DC6CFF"/>
    <w:rsid w:val="00DE0158"/>
    <w:rsid w:val="00DE2495"/>
    <w:rsid w:val="00DE54C8"/>
    <w:rsid w:val="00DE7544"/>
    <w:rsid w:val="00DF0468"/>
    <w:rsid w:val="00DF28E7"/>
    <w:rsid w:val="00E05E90"/>
    <w:rsid w:val="00E1565E"/>
    <w:rsid w:val="00E16368"/>
    <w:rsid w:val="00E20C04"/>
    <w:rsid w:val="00E27E3E"/>
    <w:rsid w:val="00E33178"/>
    <w:rsid w:val="00E362E3"/>
    <w:rsid w:val="00E4035B"/>
    <w:rsid w:val="00E61ADE"/>
    <w:rsid w:val="00E70CE5"/>
    <w:rsid w:val="00E87097"/>
    <w:rsid w:val="00E97CE5"/>
    <w:rsid w:val="00EA33DA"/>
    <w:rsid w:val="00EA52EC"/>
    <w:rsid w:val="00EC7853"/>
    <w:rsid w:val="00F0053C"/>
    <w:rsid w:val="00F0124D"/>
    <w:rsid w:val="00F079A6"/>
    <w:rsid w:val="00F11A0A"/>
    <w:rsid w:val="00F330F8"/>
    <w:rsid w:val="00F51F1F"/>
    <w:rsid w:val="00F56065"/>
    <w:rsid w:val="00F66144"/>
    <w:rsid w:val="00F7632B"/>
    <w:rsid w:val="00F77875"/>
    <w:rsid w:val="00F825F1"/>
    <w:rsid w:val="00F8300F"/>
    <w:rsid w:val="00F84640"/>
    <w:rsid w:val="00F848A5"/>
    <w:rsid w:val="00F924BF"/>
    <w:rsid w:val="00FC5D6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1A943D5"/>
  <w15:docId w15:val="{48328E82-6AA9-4282-B21F-812F2CC948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7CE5"/>
    <w:pPr>
      <w:spacing w:line="260" w:lineRule="atLeast"/>
      <w:jc w:val="both"/>
    </w:pPr>
    <w:rPr>
      <w:rFonts w:ascii="Palatino Linotype" w:hAnsi="Palatino Linotype"/>
      <w:noProof/>
      <w:color w:val="000000"/>
    </w:rPr>
  </w:style>
  <w:style w:type="paragraph" w:styleId="Balk1">
    <w:name w:val="heading 1"/>
    <w:basedOn w:val="Normal"/>
    <w:next w:val="Normal"/>
    <w:link w:val="Balk1Char"/>
    <w:uiPriority w:val="9"/>
    <w:qFormat/>
    <w:rsid w:val="00AB6167"/>
    <w:pPr>
      <w:spacing w:line="240" w:lineRule="auto"/>
      <w:jc w:val="left"/>
      <w:outlineLvl w:val="0"/>
    </w:pPr>
    <w:rPr>
      <w:rFonts w:ascii="Segoe UI Light" w:eastAsia="Times New Roman" w:hAnsi="Segoe UI Light" w:cs="Segoe UI Light"/>
      <w:noProof w:val="0"/>
      <w:color w:val="000000" w:themeColor="text1"/>
      <w:sz w:val="48"/>
      <w:szCs w:val="56"/>
      <w:lang w:eastAsia="en-US"/>
    </w:rPr>
  </w:style>
  <w:style w:type="paragraph" w:styleId="Balk2">
    <w:name w:val="heading 2"/>
    <w:basedOn w:val="Normal"/>
    <w:next w:val="Normal"/>
    <w:link w:val="Balk2Char"/>
    <w:uiPriority w:val="9"/>
    <w:unhideWhenUsed/>
    <w:qFormat/>
    <w:rsid w:val="00AB6167"/>
    <w:pPr>
      <w:spacing w:line="240" w:lineRule="auto"/>
      <w:jc w:val="left"/>
      <w:outlineLvl w:val="1"/>
    </w:pPr>
    <w:rPr>
      <w:rFonts w:ascii="Segoe UI Light" w:eastAsia="Times New Roman" w:hAnsi="Segoe UI Light" w:cs="Segoe UI Light"/>
      <w:noProof w:val="0"/>
      <w:color w:val="000000" w:themeColor="text1"/>
      <w:sz w:val="36"/>
      <w:szCs w:val="36"/>
      <w:lang w:eastAsia="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MDPI11articletype">
    <w:name w:val="MDPI_1.1_article_type"/>
    <w:next w:val="Normal"/>
    <w:qFormat/>
    <w:rsid w:val="00F66144"/>
    <w:pPr>
      <w:adjustRightInd w:val="0"/>
      <w:snapToGrid w:val="0"/>
      <w:spacing w:before="240"/>
    </w:pPr>
    <w:rPr>
      <w:rFonts w:ascii="Palatino Linotype" w:eastAsia="Times New Roman" w:hAnsi="Palatino Linotype"/>
      <w:i/>
      <w:snapToGrid w:val="0"/>
      <w:color w:val="000000"/>
      <w:kern w:val="2"/>
      <w:szCs w:val="22"/>
      <w:lang w:eastAsia="de-DE" w:bidi="en-US"/>
      <w14:ligatures w14:val="standardContextual"/>
    </w:rPr>
  </w:style>
  <w:style w:type="paragraph" w:customStyle="1" w:styleId="MDPI12title">
    <w:name w:val="MDPI_1.2_title"/>
    <w:next w:val="Normal"/>
    <w:qFormat/>
    <w:rsid w:val="00F66144"/>
    <w:pPr>
      <w:adjustRightInd w:val="0"/>
      <w:snapToGrid w:val="0"/>
      <w:spacing w:after="240" w:line="240" w:lineRule="atLeast"/>
    </w:pPr>
    <w:rPr>
      <w:rFonts w:ascii="Palatino Linotype" w:eastAsia="Times New Roman" w:hAnsi="Palatino Linotype"/>
      <w:b/>
      <w:snapToGrid w:val="0"/>
      <w:color w:val="000000"/>
      <w:kern w:val="2"/>
      <w:sz w:val="36"/>
      <w:lang w:eastAsia="de-DE" w:bidi="en-US"/>
      <w14:ligatures w14:val="standardContextual"/>
    </w:rPr>
  </w:style>
  <w:style w:type="paragraph" w:customStyle="1" w:styleId="MDPI13authornames">
    <w:name w:val="MDPI_1.3_authornames"/>
    <w:next w:val="Normal"/>
    <w:qFormat/>
    <w:rsid w:val="00F66144"/>
    <w:pPr>
      <w:adjustRightInd w:val="0"/>
      <w:snapToGrid w:val="0"/>
      <w:spacing w:after="360" w:line="260" w:lineRule="atLeast"/>
    </w:pPr>
    <w:rPr>
      <w:rFonts w:ascii="Palatino Linotype" w:eastAsia="Times New Roman" w:hAnsi="Palatino Linotype"/>
      <w:b/>
      <w:color w:val="000000"/>
      <w:kern w:val="2"/>
      <w:szCs w:val="22"/>
      <w:lang w:eastAsia="de-DE" w:bidi="en-US"/>
      <w14:ligatures w14:val="standardContextual"/>
    </w:rPr>
  </w:style>
  <w:style w:type="paragraph" w:customStyle="1" w:styleId="MDPI14history">
    <w:name w:val="MDPI_1.4_history"/>
    <w:basedOn w:val="Normal"/>
    <w:next w:val="Normal"/>
    <w:qFormat/>
    <w:rsid w:val="00F66144"/>
    <w:pPr>
      <w:adjustRightInd w:val="0"/>
      <w:snapToGrid w:val="0"/>
      <w:spacing w:line="240" w:lineRule="atLeast"/>
      <w:ind w:right="113"/>
      <w:jc w:val="left"/>
    </w:pPr>
    <w:rPr>
      <w:rFonts w:eastAsia="Times New Roman"/>
      <w:noProof w:val="0"/>
      <w:kern w:val="2"/>
      <w:sz w:val="14"/>
      <w:lang w:eastAsia="de-DE" w:bidi="en-US"/>
      <w14:ligatures w14:val="standardContextual"/>
    </w:rPr>
  </w:style>
  <w:style w:type="paragraph" w:customStyle="1" w:styleId="MDPI16affiliation">
    <w:name w:val="MDPI_1.6_affiliation"/>
    <w:qFormat/>
    <w:rsid w:val="00F66144"/>
    <w:pPr>
      <w:adjustRightInd w:val="0"/>
      <w:snapToGrid w:val="0"/>
      <w:spacing w:line="200" w:lineRule="atLeast"/>
      <w:ind w:left="2806" w:hanging="198"/>
    </w:pPr>
    <w:rPr>
      <w:rFonts w:ascii="Palatino Linotype" w:eastAsia="Times New Roman" w:hAnsi="Palatino Linotype"/>
      <w:color w:val="000000"/>
      <w:kern w:val="2"/>
      <w:sz w:val="16"/>
      <w:szCs w:val="18"/>
      <w:lang w:eastAsia="de-DE" w:bidi="en-US"/>
      <w14:ligatures w14:val="standardContextual"/>
    </w:rPr>
  </w:style>
  <w:style w:type="paragraph" w:customStyle="1" w:styleId="MDPI17abstract">
    <w:name w:val="MDPI_1.7_abstract"/>
    <w:next w:val="Normal"/>
    <w:qFormat/>
    <w:rsid w:val="00F66144"/>
    <w:pPr>
      <w:adjustRightInd w:val="0"/>
      <w:snapToGrid w:val="0"/>
      <w:spacing w:before="240" w:line="260" w:lineRule="atLeast"/>
      <w:ind w:left="2608"/>
      <w:jc w:val="both"/>
    </w:pPr>
    <w:rPr>
      <w:rFonts w:ascii="Palatino Linotype" w:eastAsia="Times New Roman" w:hAnsi="Palatino Linotype"/>
      <w:color w:val="000000"/>
      <w:kern w:val="2"/>
      <w:sz w:val="18"/>
      <w:szCs w:val="22"/>
      <w:lang w:eastAsia="de-DE" w:bidi="en-US"/>
      <w14:ligatures w14:val="standardContextual"/>
    </w:rPr>
  </w:style>
  <w:style w:type="paragraph" w:customStyle="1" w:styleId="MDPI18keywords">
    <w:name w:val="MDPI_1.8_keywords"/>
    <w:next w:val="Normal"/>
    <w:qFormat/>
    <w:rsid w:val="00F66144"/>
    <w:pPr>
      <w:adjustRightInd w:val="0"/>
      <w:snapToGrid w:val="0"/>
      <w:spacing w:before="240" w:line="260" w:lineRule="atLeast"/>
      <w:ind w:left="2608"/>
      <w:jc w:val="both"/>
    </w:pPr>
    <w:rPr>
      <w:rFonts w:ascii="Palatino Linotype" w:eastAsia="Times New Roman" w:hAnsi="Palatino Linotype"/>
      <w:snapToGrid w:val="0"/>
      <w:color w:val="000000"/>
      <w:kern w:val="2"/>
      <w:sz w:val="18"/>
      <w:szCs w:val="22"/>
      <w:lang w:eastAsia="de-DE" w:bidi="en-US"/>
      <w14:ligatures w14:val="standardContextual"/>
    </w:rPr>
  </w:style>
  <w:style w:type="paragraph" w:customStyle="1" w:styleId="MDPI19line">
    <w:name w:val="MDPI_1.9_line"/>
    <w:qFormat/>
    <w:rsid w:val="003E0789"/>
    <w:pPr>
      <w:pBdr>
        <w:bottom w:val="single" w:sz="4" w:space="1" w:color="auto"/>
      </w:pBdr>
      <w:adjustRightInd w:val="0"/>
      <w:snapToGrid w:val="0"/>
      <w:spacing w:after="480" w:line="260" w:lineRule="atLeast"/>
      <w:ind w:left="2608"/>
      <w:jc w:val="both"/>
    </w:pPr>
    <w:rPr>
      <w:rFonts w:ascii="Palatino Linotype" w:eastAsia="Times New Roman" w:hAnsi="Palatino Linotype" w:cs="Cordia New"/>
      <w:color w:val="000000"/>
      <w:kern w:val="2"/>
      <w:szCs w:val="24"/>
      <w:lang w:eastAsia="de-DE" w:bidi="en-US"/>
      <w14:ligatures w14:val="standardContextual"/>
    </w:rPr>
  </w:style>
  <w:style w:type="table" w:customStyle="1" w:styleId="Mdeck5tablebodythreelines">
    <w:name w:val="M_deck_5_table_body_three_lines"/>
    <w:basedOn w:val="NormalTablo"/>
    <w:uiPriority w:val="99"/>
    <w:rsid w:val="00AE0E56"/>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oKlavuzu">
    <w:name w:val="Table Grid"/>
    <w:basedOn w:val="NormalTablo"/>
    <w:uiPriority w:val="39"/>
    <w:rsid w:val="00E97CE5"/>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ltBilgi">
    <w:name w:val="footer"/>
    <w:basedOn w:val="Normal"/>
    <w:link w:val="AltBilgiChar"/>
    <w:uiPriority w:val="99"/>
    <w:rsid w:val="00E97CE5"/>
    <w:pPr>
      <w:tabs>
        <w:tab w:val="center" w:pos="4153"/>
        <w:tab w:val="right" w:pos="8306"/>
      </w:tabs>
      <w:snapToGrid w:val="0"/>
      <w:spacing w:line="240" w:lineRule="atLeast"/>
    </w:pPr>
    <w:rPr>
      <w:szCs w:val="18"/>
    </w:rPr>
  </w:style>
  <w:style w:type="character" w:customStyle="1" w:styleId="AltBilgiChar">
    <w:name w:val="Alt Bilgi Char"/>
    <w:link w:val="AltBilgi"/>
    <w:uiPriority w:val="99"/>
    <w:rsid w:val="00E97CE5"/>
    <w:rPr>
      <w:rFonts w:ascii="Palatino Linotype" w:hAnsi="Palatino Linotype"/>
      <w:noProof/>
      <w:color w:val="000000"/>
      <w:szCs w:val="18"/>
    </w:rPr>
  </w:style>
  <w:style w:type="paragraph" w:styleId="stBilgi">
    <w:name w:val="header"/>
    <w:basedOn w:val="Normal"/>
    <w:link w:val="stBilgiChar"/>
    <w:uiPriority w:val="99"/>
    <w:rsid w:val="00E97CE5"/>
    <w:pPr>
      <w:pBdr>
        <w:bottom w:val="single" w:sz="6" w:space="1" w:color="auto"/>
      </w:pBdr>
      <w:tabs>
        <w:tab w:val="center" w:pos="4153"/>
        <w:tab w:val="right" w:pos="8306"/>
      </w:tabs>
      <w:snapToGrid w:val="0"/>
      <w:spacing w:line="240" w:lineRule="atLeast"/>
      <w:jc w:val="center"/>
    </w:pPr>
    <w:rPr>
      <w:szCs w:val="18"/>
    </w:rPr>
  </w:style>
  <w:style w:type="character" w:customStyle="1" w:styleId="stBilgiChar">
    <w:name w:val="Üst Bilgi Char"/>
    <w:link w:val="stBilgi"/>
    <w:uiPriority w:val="99"/>
    <w:rsid w:val="00E97CE5"/>
    <w:rPr>
      <w:rFonts w:ascii="Palatino Linotype" w:hAnsi="Palatino Linotype"/>
      <w:noProof/>
      <w:color w:val="000000"/>
      <w:szCs w:val="18"/>
    </w:rPr>
  </w:style>
  <w:style w:type="paragraph" w:customStyle="1" w:styleId="MDPIheaderjournallogo">
    <w:name w:val="MDPI_header_journal_logo"/>
    <w:qFormat/>
    <w:rsid w:val="00F66144"/>
    <w:pPr>
      <w:adjustRightInd w:val="0"/>
      <w:snapToGrid w:val="0"/>
      <w:spacing w:line="260" w:lineRule="atLeast"/>
      <w:jc w:val="both"/>
    </w:pPr>
    <w:rPr>
      <w:rFonts w:ascii="Palatino Linotype" w:eastAsia="Times New Roman" w:hAnsi="Palatino Linotype"/>
      <w:i/>
      <w:color w:val="000000"/>
      <w:kern w:val="2"/>
      <w:sz w:val="24"/>
      <w:szCs w:val="22"/>
      <w:lang w:eastAsia="de-CH"/>
      <w14:ligatures w14:val="standardContextual"/>
    </w:rPr>
  </w:style>
  <w:style w:type="paragraph" w:customStyle="1" w:styleId="MDPI32textnoindent">
    <w:name w:val="MDPI_3.2_text_no_indent"/>
    <w:basedOn w:val="MDPI31text"/>
    <w:qFormat/>
    <w:rsid w:val="00F66144"/>
    <w:pPr>
      <w:ind w:firstLine="0"/>
    </w:pPr>
  </w:style>
  <w:style w:type="paragraph" w:customStyle="1" w:styleId="MDPI31text">
    <w:name w:val="MDPI_3.1_text"/>
    <w:qFormat/>
    <w:rsid w:val="00F66144"/>
    <w:pPr>
      <w:adjustRightInd w:val="0"/>
      <w:snapToGrid w:val="0"/>
      <w:spacing w:line="228" w:lineRule="auto"/>
      <w:ind w:left="2608" w:firstLine="425"/>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3textspaceafter">
    <w:name w:val="MDPI_3.3_text_space_after"/>
    <w:qFormat/>
    <w:rsid w:val="00F66144"/>
    <w:pPr>
      <w:adjustRightInd w:val="0"/>
      <w:snapToGrid w:val="0"/>
      <w:spacing w:after="240" w:line="228" w:lineRule="auto"/>
      <w:ind w:left="2608"/>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4textspacebefore">
    <w:name w:val="MDPI_3.4_text_space_before"/>
    <w:qFormat/>
    <w:rsid w:val="00F66144"/>
    <w:pPr>
      <w:adjustRightInd w:val="0"/>
      <w:snapToGrid w:val="0"/>
      <w:spacing w:before="240" w:line="228" w:lineRule="auto"/>
      <w:ind w:left="2608"/>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5textbeforelist">
    <w:name w:val="MDPI_3.5_text_before_list"/>
    <w:qFormat/>
    <w:rsid w:val="00F66144"/>
    <w:pPr>
      <w:adjustRightInd w:val="0"/>
      <w:snapToGrid w:val="0"/>
      <w:spacing w:line="228" w:lineRule="auto"/>
      <w:ind w:left="2608" w:firstLine="425"/>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6textafterlist">
    <w:name w:val="MDPI_3.6_text_after_list"/>
    <w:qFormat/>
    <w:rsid w:val="00F66144"/>
    <w:pPr>
      <w:adjustRightInd w:val="0"/>
      <w:snapToGrid w:val="0"/>
      <w:spacing w:before="120" w:line="228" w:lineRule="auto"/>
      <w:ind w:left="2608"/>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7itemize">
    <w:name w:val="MDPI_3.7_itemize"/>
    <w:qFormat/>
    <w:rsid w:val="00F66144"/>
    <w:pPr>
      <w:numPr>
        <w:numId w:val="10"/>
      </w:numPr>
      <w:adjustRightInd w:val="0"/>
      <w:snapToGrid w:val="0"/>
      <w:spacing w:line="228" w:lineRule="auto"/>
      <w:jc w:val="both"/>
    </w:pPr>
    <w:rPr>
      <w:rFonts w:ascii="Palatino Linotype" w:eastAsia="Times New Roman" w:hAnsi="Palatino Linotype"/>
      <w:color w:val="000000"/>
      <w:kern w:val="2"/>
      <w:szCs w:val="22"/>
      <w:lang w:eastAsia="de-DE" w:bidi="en-US"/>
      <w14:ligatures w14:val="standardContextual"/>
    </w:rPr>
  </w:style>
  <w:style w:type="paragraph" w:customStyle="1" w:styleId="MDPI38bullet">
    <w:name w:val="MDPI_3.8_bullet"/>
    <w:qFormat/>
    <w:rsid w:val="003E0789"/>
    <w:pPr>
      <w:numPr>
        <w:numId w:val="11"/>
      </w:numPr>
      <w:adjustRightInd w:val="0"/>
      <w:snapToGrid w:val="0"/>
      <w:spacing w:line="228" w:lineRule="auto"/>
      <w:jc w:val="both"/>
    </w:pPr>
    <w:rPr>
      <w:rFonts w:ascii="Palatino Linotype" w:eastAsia="Times New Roman" w:hAnsi="Palatino Linotype"/>
      <w:color w:val="000000"/>
      <w:kern w:val="2"/>
      <w:szCs w:val="22"/>
      <w:lang w:eastAsia="de-DE" w:bidi="en-US"/>
      <w14:ligatures w14:val="standardContextual"/>
    </w:rPr>
  </w:style>
  <w:style w:type="paragraph" w:customStyle="1" w:styleId="MDPI39equation">
    <w:name w:val="MDPI_3.9_equation"/>
    <w:qFormat/>
    <w:rsid w:val="00F66144"/>
    <w:pPr>
      <w:adjustRightInd w:val="0"/>
      <w:snapToGrid w:val="0"/>
      <w:spacing w:before="120" w:after="120" w:line="260" w:lineRule="atLeast"/>
      <w:ind w:left="709"/>
      <w:jc w:val="center"/>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aequationnumber">
    <w:name w:val="MDPI_3.a_equation_number"/>
    <w:qFormat/>
    <w:rsid w:val="00F66144"/>
    <w:pPr>
      <w:spacing w:before="120" w:after="120"/>
      <w:jc w:val="right"/>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41tablecaption">
    <w:name w:val="MDPI_4.1_table_caption"/>
    <w:qFormat/>
    <w:rsid w:val="00F66144"/>
    <w:pPr>
      <w:adjustRightInd w:val="0"/>
      <w:snapToGrid w:val="0"/>
      <w:spacing w:before="240" w:after="120" w:line="228" w:lineRule="auto"/>
      <w:ind w:left="2608"/>
    </w:pPr>
    <w:rPr>
      <w:rFonts w:ascii="Palatino Linotype" w:eastAsia="Times New Roman" w:hAnsi="Palatino Linotype" w:cstheme="minorBidi"/>
      <w:color w:val="000000"/>
      <w:kern w:val="2"/>
      <w:sz w:val="18"/>
      <w:szCs w:val="22"/>
      <w:lang w:eastAsia="de-DE" w:bidi="en-US"/>
      <w14:ligatures w14:val="standardContextual"/>
    </w:rPr>
  </w:style>
  <w:style w:type="paragraph" w:customStyle="1" w:styleId="MDPI42tablebody">
    <w:name w:val="MDPI_4.2_table_body"/>
    <w:qFormat/>
    <w:rsid w:val="00F66144"/>
    <w:pPr>
      <w:adjustRightInd w:val="0"/>
      <w:snapToGrid w:val="0"/>
      <w:jc w:val="center"/>
    </w:pPr>
    <w:rPr>
      <w:rFonts w:ascii="Palatino Linotype" w:eastAsia="Times New Roman" w:hAnsi="Palatino Linotype"/>
      <w:snapToGrid w:val="0"/>
      <w:color w:val="000000"/>
      <w:kern w:val="2"/>
      <w:lang w:eastAsia="de-DE" w:bidi="en-US"/>
      <w14:ligatures w14:val="standardContextual"/>
    </w:rPr>
  </w:style>
  <w:style w:type="paragraph" w:customStyle="1" w:styleId="MDPI43tablefooter">
    <w:name w:val="MDPI_4.3_table_footer"/>
    <w:next w:val="MDPI31text"/>
    <w:qFormat/>
    <w:rsid w:val="00F66144"/>
    <w:pPr>
      <w:adjustRightInd w:val="0"/>
      <w:snapToGrid w:val="0"/>
      <w:spacing w:line="228" w:lineRule="auto"/>
      <w:ind w:left="2608"/>
    </w:pPr>
    <w:rPr>
      <w:rFonts w:ascii="Palatino Linotype" w:eastAsia="Times New Roman" w:hAnsi="Palatino Linotype" w:cs="Cordia New"/>
      <w:color w:val="000000"/>
      <w:kern w:val="2"/>
      <w:sz w:val="18"/>
      <w:szCs w:val="22"/>
      <w:lang w:eastAsia="de-DE" w:bidi="en-US"/>
      <w14:ligatures w14:val="standardContextual"/>
    </w:rPr>
  </w:style>
  <w:style w:type="paragraph" w:customStyle="1" w:styleId="MDPI51figurecaption">
    <w:name w:val="MDPI_5.1_figure_caption"/>
    <w:qFormat/>
    <w:rsid w:val="00F66144"/>
    <w:pPr>
      <w:adjustRightInd w:val="0"/>
      <w:snapToGrid w:val="0"/>
      <w:spacing w:before="120" w:after="240" w:line="228" w:lineRule="auto"/>
      <w:ind w:left="2608"/>
    </w:pPr>
    <w:rPr>
      <w:rFonts w:ascii="Palatino Linotype" w:eastAsia="Times New Roman" w:hAnsi="Palatino Linotype"/>
      <w:color w:val="000000"/>
      <w:kern w:val="2"/>
      <w:sz w:val="18"/>
      <w:lang w:eastAsia="de-DE" w:bidi="en-US"/>
      <w14:ligatures w14:val="standardContextual"/>
    </w:rPr>
  </w:style>
  <w:style w:type="paragraph" w:customStyle="1" w:styleId="MDPI52figure">
    <w:name w:val="MDPI_5.2_figure"/>
    <w:qFormat/>
    <w:rsid w:val="00F66144"/>
    <w:pPr>
      <w:adjustRightInd w:val="0"/>
      <w:snapToGrid w:val="0"/>
      <w:spacing w:before="240" w:after="120"/>
      <w:jc w:val="center"/>
    </w:pPr>
    <w:rPr>
      <w:rFonts w:ascii="Palatino Linotype" w:eastAsia="Times New Roman" w:hAnsi="Palatino Linotype"/>
      <w:snapToGrid w:val="0"/>
      <w:color w:val="000000"/>
      <w:kern w:val="2"/>
      <w:lang w:eastAsia="de-DE" w:bidi="en-US"/>
      <w14:ligatures w14:val="standardContextual"/>
    </w:rPr>
  </w:style>
  <w:style w:type="paragraph" w:customStyle="1" w:styleId="MDPI81theorem">
    <w:name w:val="MDPI_8.1_theorem"/>
    <w:qFormat/>
    <w:rsid w:val="00F66144"/>
    <w:pPr>
      <w:adjustRightInd w:val="0"/>
      <w:snapToGrid w:val="0"/>
      <w:spacing w:line="228" w:lineRule="auto"/>
      <w:ind w:left="2608"/>
      <w:jc w:val="both"/>
    </w:pPr>
    <w:rPr>
      <w:rFonts w:ascii="Palatino Linotype" w:eastAsia="Times New Roman" w:hAnsi="Palatino Linotype"/>
      <w:i/>
      <w:snapToGrid w:val="0"/>
      <w:color w:val="000000"/>
      <w:kern w:val="2"/>
      <w:szCs w:val="22"/>
      <w:lang w:eastAsia="de-DE" w:bidi="en-US"/>
      <w14:ligatures w14:val="standardContextual"/>
    </w:rPr>
  </w:style>
  <w:style w:type="paragraph" w:customStyle="1" w:styleId="MDPI82proof">
    <w:name w:val="MDPI_8.2_proof"/>
    <w:qFormat/>
    <w:rsid w:val="00F66144"/>
    <w:pPr>
      <w:adjustRightInd w:val="0"/>
      <w:snapToGrid w:val="0"/>
      <w:spacing w:line="228" w:lineRule="auto"/>
      <w:ind w:left="2608"/>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footerfirstpage">
    <w:name w:val="MDPI_footer_firstpage"/>
    <w:qFormat/>
    <w:rsid w:val="00F66144"/>
    <w:pPr>
      <w:tabs>
        <w:tab w:val="right" w:pos="8845"/>
      </w:tabs>
      <w:spacing w:line="160" w:lineRule="exact"/>
    </w:pPr>
    <w:rPr>
      <w:rFonts w:ascii="Palatino Linotype" w:eastAsia="Times New Roman" w:hAnsi="Palatino Linotype"/>
      <w:color w:val="000000"/>
      <w:kern w:val="2"/>
      <w:sz w:val="16"/>
      <w:lang w:eastAsia="de-DE"/>
      <w14:ligatures w14:val="standardContextual"/>
    </w:rPr>
  </w:style>
  <w:style w:type="paragraph" w:customStyle="1" w:styleId="MDPI23heading3">
    <w:name w:val="MDPI_2.3_heading3"/>
    <w:qFormat/>
    <w:rsid w:val="00F66144"/>
    <w:pPr>
      <w:adjustRightInd w:val="0"/>
      <w:snapToGrid w:val="0"/>
      <w:spacing w:before="60" w:after="60" w:line="228" w:lineRule="auto"/>
      <w:ind w:left="2608"/>
      <w:outlineLvl w:val="2"/>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21heading1">
    <w:name w:val="MDPI_2.1_heading1"/>
    <w:qFormat/>
    <w:rsid w:val="00F66144"/>
    <w:pPr>
      <w:adjustRightInd w:val="0"/>
      <w:snapToGrid w:val="0"/>
      <w:spacing w:before="240" w:after="60" w:line="228" w:lineRule="auto"/>
      <w:ind w:left="2608"/>
      <w:outlineLvl w:val="0"/>
    </w:pPr>
    <w:rPr>
      <w:rFonts w:ascii="Palatino Linotype" w:eastAsia="Times New Roman" w:hAnsi="Palatino Linotype"/>
      <w:b/>
      <w:snapToGrid w:val="0"/>
      <w:color w:val="000000"/>
      <w:kern w:val="2"/>
      <w:szCs w:val="22"/>
      <w:lang w:eastAsia="de-DE" w:bidi="en-US"/>
      <w14:ligatures w14:val="standardContextual"/>
    </w:rPr>
  </w:style>
  <w:style w:type="paragraph" w:customStyle="1" w:styleId="MDPI22heading2">
    <w:name w:val="MDPI_2.2_heading2"/>
    <w:qFormat/>
    <w:rsid w:val="00F66144"/>
    <w:pPr>
      <w:adjustRightInd w:val="0"/>
      <w:snapToGrid w:val="0"/>
      <w:spacing w:before="60" w:after="60" w:line="228" w:lineRule="auto"/>
      <w:ind w:left="2608"/>
      <w:outlineLvl w:val="1"/>
    </w:pPr>
    <w:rPr>
      <w:rFonts w:ascii="Palatino Linotype" w:eastAsia="Times New Roman" w:hAnsi="Palatino Linotype"/>
      <w:i/>
      <w:noProof/>
      <w:snapToGrid w:val="0"/>
      <w:color w:val="000000"/>
      <w:kern w:val="2"/>
      <w:szCs w:val="22"/>
      <w:lang w:eastAsia="de-DE" w:bidi="en-US"/>
      <w14:ligatures w14:val="standardContextual"/>
    </w:rPr>
  </w:style>
  <w:style w:type="paragraph" w:customStyle="1" w:styleId="MDPI71References">
    <w:name w:val="MDPI_7.1_References"/>
    <w:qFormat/>
    <w:rsid w:val="00F66144"/>
    <w:pPr>
      <w:numPr>
        <w:numId w:val="13"/>
      </w:numPr>
      <w:adjustRightInd w:val="0"/>
      <w:snapToGrid w:val="0"/>
      <w:spacing w:line="228" w:lineRule="auto"/>
      <w:jc w:val="both"/>
    </w:pPr>
    <w:rPr>
      <w:rFonts w:ascii="Palatino Linotype" w:eastAsia="Times New Roman" w:hAnsi="Palatino Linotype"/>
      <w:color w:val="000000"/>
      <w:kern w:val="2"/>
      <w:sz w:val="18"/>
      <w:lang w:eastAsia="de-DE" w:bidi="en-US"/>
      <w14:ligatures w14:val="standardContextual"/>
    </w:rPr>
  </w:style>
  <w:style w:type="paragraph" w:styleId="BalonMetni">
    <w:name w:val="Balloon Text"/>
    <w:basedOn w:val="Normal"/>
    <w:link w:val="BalonMetniChar"/>
    <w:uiPriority w:val="99"/>
    <w:rsid w:val="00E97CE5"/>
    <w:rPr>
      <w:rFonts w:cs="Tahoma"/>
      <w:szCs w:val="18"/>
    </w:rPr>
  </w:style>
  <w:style w:type="character" w:customStyle="1" w:styleId="BalonMetniChar">
    <w:name w:val="Balon Metni Char"/>
    <w:link w:val="BalonMetni"/>
    <w:uiPriority w:val="99"/>
    <w:rsid w:val="00E97CE5"/>
    <w:rPr>
      <w:rFonts w:ascii="Palatino Linotype" w:hAnsi="Palatino Linotype" w:cs="Tahoma"/>
      <w:noProof/>
      <w:color w:val="000000"/>
      <w:szCs w:val="18"/>
    </w:rPr>
  </w:style>
  <w:style w:type="character" w:styleId="SatrNumaras">
    <w:name w:val="line number"/>
    <w:uiPriority w:val="99"/>
    <w:rsid w:val="007A4A9A"/>
    <w:rPr>
      <w:rFonts w:ascii="Palatino Linotype" w:hAnsi="Palatino Linotype"/>
      <w:sz w:val="16"/>
    </w:rPr>
  </w:style>
  <w:style w:type="table" w:customStyle="1" w:styleId="MDPI41threelinetable">
    <w:name w:val="MDPI_4.1_three_line_table"/>
    <w:basedOn w:val="NormalTablo"/>
    <w:uiPriority w:val="99"/>
    <w:rsid w:val="00F66144"/>
    <w:pPr>
      <w:adjustRightInd w:val="0"/>
      <w:snapToGrid w:val="0"/>
      <w:jc w:val="center"/>
    </w:pPr>
    <w:rPr>
      <w:rFonts w:ascii="Palatino Linotype" w:eastAsiaTheme="minorEastAsia" w:hAnsi="Palatino Linotype"/>
      <w:color w:val="000000"/>
      <w:kern w:val="2"/>
      <w14:ligatures w14:val="standardContextual"/>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Kpr">
    <w:name w:val="Hyperlink"/>
    <w:uiPriority w:val="99"/>
    <w:rsid w:val="00E97CE5"/>
    <w:rPr>
      <w:color w:val="0000FF"/>
      <w:u w:val="single"/>
    </w:rPr>
  </w:style>
  <w:style w:type="character" w:styleId="zmlenmeyenBahsetme">
    <w:name w:val="Unresolved Mention"/>
    <w:uiPriority w:val="99"/>
    <w:semiHidden/>
    <w:unhideWhenUsed/>
    <w:rsid w:val="008C6908"/>
    <w:rPr>
      <w:color w:val="605E5C"/>
      <w:shd w:val="clear" w:color="auto" w:fill="E1DFDD"/>
    </w:rPr>
  </w:style>
  <w:style w:type="table" w:styleId="DzTablo4">
    <w:name w:val="Plain Table 4"/>
    <w:basedOn w:val="NormalTablo"/>
    <w:uiPriority w:val="44"/>
    <w:rsid w:val="006F421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61Citation">
    <w:name w:val="MDPI_6.1_Citation"/>
    <w:qFormat/>
    <w:rsid w:val="00F66144"/>
    <w:pPr>
      <w:adjustRightInd w:val="0"/>
      <w:snapToGrid w:val="0"/>
      <w:spacing w:line="240" w:lineRule="atLeast"/>
      <w:ind w:right="113"/>
    </w:pPr>
    <w:rPr>
      <w:rFonts w:ascii="Palatino Linotype" w:hAnsi="Palatino Linotype" w:cs="Cordia New"/>
      <w:kern w:val="2"/>
      <w:sz w:val="14"/>
      <w:szCs w:val="22"/>
      <w14:ligatures w14:val="standardContextual"/>
    </w:rPr>
  </w:style>
  <w:style w:type="paragraph" w:customStyle="1" w:styleId="MDPI62BackMatter">
    <w:name w:val="MDPI_6.2_BackMatter"/>
    <w:qFormat/>
    <w:rsid w:val="00F66144"/>
    <w:pPr>
      <w:adjustRightInd w:val="0"/>
      <w:snapToGrid w:val="0"/>
      <w:spacing w:after="120" w:line="228" w:lineRule="auto"/>
      <w:ind w:left="2608"/>
      <w:jc w:val="both"/>
    </w:pPr>
    <w:rPr>
      <w:rFonts w:ascii="Palatino Linotype" w:eastAsia="Times New Roman" w:hAnsi="Palatino Linotype"/>
      <w:snapToGrid w:val="0"/>
      <w:color w:val="000000"/>
      <w:kern w:val="2"/>
      <w:sz w:val="18"/>
      <w:lang w:bidi="en-US"/>
      <w14:ligatures w14:val="standardContextual"/>
    </w:rPr>
  </w:style>
  <w:style w:type="paragraph" w:customStyle="1" w:styleId="MDPI63Notes">
    <w:name w:val="MDPI_6.3_Notes"/>
    <w:qFormat/>
    <w:rsid w:val="00F66144"/>
    <w:pPr>
      <w:adjustRightInd w:val="0"/>
      <w:snapToGrid w:val="0"/>
      <w:spacing w:before="240" w:line="228" w:lineRule="auto"/>
      <w:jc w:val="both"/>
    </w:pPr>
    <w:rPr>
      <w:rFonts w:ascii="Palatino Linotype" w:hAnsi="Palatino Linotype"/>
      <w:snapToGrid w:val="0"/>
      <w:color w:val="000000"/>
      <w:kern w:val="2"/>
      <w:sz w:val="18"/>
      <w:lang w:bidi="en-US"/>
      <w14:ligatures w14:val="standardContextual"/>
    </w:rPr>
  </w:style>
  <w:style w:type="paragraph" w:customStyle="1" w:styleId="MDPI15academiceditor">
    <w:name w:val="MDPI_1.5_academic_editor"/>
    <w:qFormat/>
    <w:rsid w:val="00F66144"/>
    <w:pPr>
      <w:adjustRightInd w:val="0"/>
      <w:snapToGrid w:val="0"/>
      <w:spacing w:before="120" w:line="240" w:lineRule="atLeast"/>
      <w:ind w:right="113"/>
    </w:pPr>
    <w:rPr>
      <w:rFonts w:ascii="Palatino Linotype" w:eastAsia="Times New Roman" w:hAnsi="Palatino Linotype"/>
      <w:color w:val="000000"/>
      <w:kern w:val="2"/>
      <w:sz w:val="14"/>
      <w:szCs w:val="22"/>
      <w:lang w:eastAsia="de-DE" w:bidi="en-US"/>
      <w14:ligatures w14:val="standardContextual"/>
    </w:rPr>
  </w:style>
  <w:style w:type="paragraph" w:customStyle="1" w:styleId="MDPI19classification">
    <w:name w:val="MDPI_1.9_classification"/>
    <w:qFormat/>
    <w:rsid w:val="00F66144"/>
    <w:pPr>
      <w:spacing w:before="240" w:line="260" w:lineRule="atLeast"/>
      <w:ind w:left="113"/>
      <w:jc w:val="both"/>
    </w:pPr>
    <w:rPr>
      <w:rFonts w:ascii="Palatino Linotype" w:eastAsia="Times New Roman" w:hAnsi="Palatino Linotype"/>
      <w:b/>
      <w:color w:val="000000"/>
      <w:kern w:val="2"/>
      <w:szCs w:val="22"/>
      <w:lang w:eastAsia="de-DE" w:bidi="en-US"/>
      <w14:ligatures w14:val="standardContextual"/>
    </w:rPr>
  </w:style>
  <w:style w:type="paragraph" w:customStyle="1" w:styleId="MDPI411onetablecaption">
    <w:name w:val="MDPI_4.1.1_one_table_caption"/>
    <w:qFormat/>
    <w:rsid w:val="00F66144"/>
    <w:pPr>
      <w:adjustRightInd w:val="0"/>
      <w:snapToGrid w:val="0"/>
      <w:spacing w:before="240" w:after="120" w:line="260" w:lineRule="atLeast"/>
      <w:jc w:val="center"/>
    </w:pPr>
    <w:rPr>
      <w:rFonts w:ascii="Palatino Linotype" w:eastAsiaTheme="minorEastAsia" w:hAnsi="Palatino Linotype" w:cstheme="minorBidi"/>
      <w:noProof/>
      <w:color w:val="000000"/>
      <w:kern w:val="2"/>
      <w:sz w:val="18"/>
      <w:szCs w:val="22"/>
      <w:lang w:bidi="en-US"/>
      <w14:ligatures w14:val="standardContextual"/>
    </w:rPr>
  </w:style>
  <w:style w:type="paragraph" w:customStyle="1" w:styleId="MDPI511onefigurecaption">
    <w:name w:val="MDPI_5.1.1_one_figure_caption"/>
    <w:qFormat/>
    <w:rsid w:val="00F66144"/>
    <w:pPr>
      <w:adjustRightInd w:val="0"/>
      <w:snapToGrid w:val="0"/>
      <w:spacing w:before="240" w:after="120" w:line="260" w:lineRule="atLeast"/>
      <w:jc w:val="center"/>
    </w:pPr>
    <w:rPr>
      <w:rFonts w:ascii="Palatino Linotype" w:eastAsiaTheme="minorEastAsia" w:hAnsi="Palatino Linotype"/>
      <w:noProof/>
      <w:color w:val="000000"/>
      <w:kern w:val="2"/>
      <w:sz w:val="18"/>
      <w:lang w:bidi="en-US"/>
      <w14:ligatures w14:val="standardContextual"/>
    </w:rPr>
  </w:style>
  <w:style w:type="paragraph" w:customStyle="1" w:styleId="MDPI72Copyright">
    <w:name w:val="MDPI_7.2_Copyright"/>
    <w:qFormat/>
    <w:rsid w:val="00F66144"/>
    <w:pPr>
      <w:adjustRightInd w:val="0"/>
      <w:snapToGrid w:val="0"/>
      <w:spacing w:before="60" w:line="240" w:lineRule="atLeast"/>
      <w:ind w:right="113"/>
      <w:jc w:val="both"/>
    </w:pPr>
    <w:rPr>
      <w:rFonts w:ascii="Palatino Linotype" w:eastAsia="Times New Roman" w:hAnsi="Palatino Linotype"/>
      <w:noProof/>
      <w:snapToGrid w:val="0"/>
      <w:color w:val="000000"/>
      <w:kern w:val="2"/>
      <w:sz w:val="14"/>
      <w:lang w:val="en-GB" w:eastAsia="en-GB"/>
      <w14:ligatures w14:val="standardContextual"/>
    </w:rPr>
  </w:style>
  <w:style w:type="paragraph" w:customStyle="1" w:styleId="MDPI73CopyrightImage">
    <w:name w:val="MDPI_7.3_CopyrightImage"/>
    <w:rsid w:val="00F66144"/>
    <w:pPr>
      <w:adjustRightInd w:val="0"/>
      <w:snapToGrid w:val="0"/>
      <w:spacing w:after="100" w:line="260" w:lineRule="atLeast"/>
      <w:jc w:val="right"/>
    </w:pPr>
    <w:rPr>
      <w:rFonts w:ascii="Palatino Linotype" w:eastAsia="Times New Roman" w:hAnsi="Palatino Linotype"/>
      <w:color w:val="000000"/>
      <w:kern w:val="2"/>
      <w:lang w:eastAsia="de-CH"/>
      <w14:ligatures w14:val="standardContextual"/>
    </w:rPr>
  </w:style>
  <w:style w:type="paragraph" w:customStyle="1" w:styleId="MDPIequationFram">
    <w:name w:val="MDPI_equationFram"/>
    <w:qFormat/>
    <w:rsid w:val="00F66144"/>
    <w:pPr>
      <w:adjustRightInd w:val="0"/>
      <w:snapToGrid w:val="0"/>
      <w:spacing w:before="120" w:after="120"/>
      <w:jc w:val="center"/>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footer">
    <w:name w:val="MDPI_footer"/>
    <w:qFormat/>
    <w:rsid w:val="00F66144"/>
    <w:pPr>
      <w:adjustRightInd w:val="0"/>
      <w:snapToGrid w:val="0"/>
      <w:spacing w:before="120" w:line="260" w:lineRule="atLeast"/>
      <w:jc w:val="center"/>
    </w:pPr>
    <w:rPr>
      <w:rFonts w:ascii="Palatino Linotype" w:eastAsia="Times New Roman" w:hAnsi="Palatino Linotype"/>
      <w:color w:val="000000"/>
      <w:kern w:val="2"/>
      <w:lang w:eastAsia="de-DE"/>
      <w14:ligatures w14:val="standardContextual"/>
    </w:rPr>
  </w:style>
  <w:style w:type="paragraph" w:customStyle="1" w:styleId="MDPIheader">
    <w:name w:val="MDPI_header"/>
    <w:qFormat/>
    <w:rsid w:val="00F66144"/>
    <w:pPr>
      <w:adjustRightInd w:val="0"/>
      <w:snapToGrid w:val="0"/>
      <w:spacing w:after="240" w:line="260" w:lineRule="atLeast"/>
      <w:jc w:val="both"/>
    </w:pPr>
    <w:rPr>
      <w:rFonts w:ascii="Palatino Linotype" w:eastAsia="Times New Roman" w:hAnsi="Palatino Linotype"/>
      <w:iCs/>
      <w:color w:val="000000"/>
      <w:kern w:val="2"/>
      <w:sz w:val="16"/>
      <w:lang w:eastAsia="de-DE"/>
      <w14:ligatures w14:val="standardContextual"/>
    </w:rPr>
  </w:style>
  <w:style w:type="paragraph" w:customStyle="1" w:styleId="MDPIheadercitation">
    <w:name w:val="MDPI_header_citation"/>
    <w:rsid w:val="00F66144"/>
    <w:pPr>
      <w:spacing w:after="240"/>
    </w:pPr>
    <w:rPr>
      <w:rFonts w:ascii="Palatino Linotype" w:eastAsia="Times New Roman" w:hAnsi="Palatino Linotype"/>
      <w:snapToGrid w:val="0"/>
      <w:color w:val="000000"/>
      <w:kern w:val="2"/>
      <w:sz w:val="18"/>
      <w:lang w:eastAsia="de-DE" w:bidi="en-US"/>
      <w14:ligatures w14:val="standardContextual"/>
    </w:rPr>
  </w:style>
  <w:style w:type="paragraph" w:customStyle="1" w:styleId="MDPIheadermdpilogo">
    <w:name w:val="MDPI_header_mdpi_logo"/>
    <w:qFormat/>
    <w:rsid w:val="00F66144"/>
    <w:pPr>
      <w:adjustRightInd w:val="0"/>
      <w:snapToGrid w:val="0"/>
      <w:spacing w:line="260" w:lineRule="atLeast"/>
      <w:jc w:val="right"/>
    </w:pPr>
    <w:rPr>
      <w:rFonts w:ascii="Palatino Linotype" w:eastAsia="Times New Roman" w:hAnsi="Palatino Linotype"/>
      <w:color w:val="000000"/>
      <w:kern w:val="2"/>
      <w:sz w:val="24"/>
      <w:szCs w:val="22"/>
      <w:lang w:eastAsia="de-CH"/>
      <w14:ligatures w14:val="standardContextual"/>
    </w:rPr>
  </w:style>
  <w:style w:type="table" w:customStyle="1" w:styleId="MDPITable">
    <w:name w:val="MDPI_Table"/>
    <w:basedOn w:val="NormalTablo"/>
    <w:uiPriority w:val="99"/>
    <w:rsid w:val="00F66144"/>
    <w:rPr>
      <w:rFonts w:ascii="Palatino Linotype" w:hAnsi="Palatino Linotype"/>
      <w:color w:val="000000" w:themeColor="text1"/>
      <w:kern w:val="2"/>
      <w:lang w:val="en-CA"/>
      <w14:ligatures w14:val="standardContextual"/>
    </w:rPr>
    <w:tblPr>
      <w:tblCellMar>
        <w:left w:w="0" w:type="dxa"/>
        <w:right w:w="0" w:type="dxa"/>
      </w:tblCellMar>
    </w:tblPr>
  </w:style>
  <w:style w:type="paragraph" w:customStyle="1" w:styleId="MDPItext">
    <w:name w:val="MDPI_text"/>
    <w:qFormat/>
    <w:rsid w:val="00F66144"/>
    <w:pPr>
      <w:spacing w:line="260" w:lineRule="atLeast"/>
      <w:ind w:left="425" w:right="425" w:firstLine="284"/>
      <w:jc w:val="both"/>
    </w:pPr>
    <w:rPr>
      <w:rFonts w:ascii="Times New Roman" w:eastAsia="Times New Roman" w:hAnsi="Times New Roman"/>
      <w:noProof/>
      <w:snapToGrid w:val="0"/>
      <w:color w:val="000000"/>
      <w:kern w:val="2"/>
      <w:sz w:val="22"/>
      <w:szCs w:val="22"/>
      <w:lang w:eastAsia="de-DE" w:bidi="en-US"/>
      <w14:ligatures w14:val="standardContextual"/>
    </w:rPr>
  </w:style>
  <w:style w:type="paragraph" w:customStyle="1" w:styleId="MDPItitle">
    <w:name w:val="MDPI_title"/>
    <w:qFormat/>
    <w:rsid w:val="00F66144"/>
    <w:pPr>
      <w:adjustRightInd w:val="0"/>
      <w:snapToGrid w:val="0"/>
      <w:spacing w:after="240" w:line="260" w:lineRule="atLeast"/>
      <w:jc w:val="both"/>
    </w:pPr>
    <w:rPr>
      <w:rFonts w:ascii="Palatino Linotype" w:eastAsia="Times New Roman" w:hAnsi="Palatino Linotype"/>
      <w:b/>
      <w:snapToGrid w:val="0"/>
      <w:color w:val="000000"/>
      <w:kern w:val="2"/>
      <w:sz w:val="36"/>
      <w:lang w:eastAsia="de-DE" w:bidi="en-US"/>
      <w14:ligatures w14:val="standardContextual"/>
    </w:rPr>
  </w:style>
  <w:style w:type="character" w:customStyle="1" w:styleId="apple-converted-space">
    <w:name w:val="apple-converted-space"/>
    <w:rsid w:val="00E97CE5"/>
  </w:style>
  <w:style w:type="paragraph" w:styleId="Kaynaka">
    <w:name w:val="Bibliography"/>
    <w:basedOn w:val="Normal"/>
    <w:next w:val="Normal"/>
    <w:uiPriority w:val="37"/>
    <w:semiHidden/>
    <w:unhideWhenUsed/>
    <w:rsid w:val="00E97CE5"/>
  </w:style>
  <w:style w:type="paragraph" w:styleId="GvdeMetni">
    <w:name w:val="Body Text"/>
    <w:link w:val="GvdeMetniChar"/>
    <w:rsid w:val="00E97CE5"/>
    <w:pPr>
      <w:spacing w:after="120" w:line="340" w:lineRule="atLeast"/>
      <w:jc w:val="both"/>
    </w:pPr>
    <w:rPr>
      <w:rFonts w:ascii="Palatino Linotype" w:hAnsi="Palatino Linotype"/>
      <w:color w:val="000000"/>
      <w:sz w:val="24"/>
      <w:lang w:eastAsia="de-DE"/>
    </w:rPr>
  </w:style>
  <w:style w:type="character" w:customStyle="1" w:styleId="GvdeMetniChar">
    <w:name w:val="Gövde Metni Char"/>
    <w:link w:val="GvdeMetni"/>
    <w:rsid w:val="00E97CE5"/>
    <w:rPr>
      <w:rFonts w:ascii="Palatino Linotype" w:hAnsi="Palatino Linotype"/>
      <w:color w:val="000000"/>
      <w:sz w:val="24"/>
      <w:lang w:eastAsia="de-DE"/>
    </w:rPr>
  </w:style>
  <w:style w:type="character" w:styleId="AklamaBavurusu">
    <w:name w:val="annotation reference"/>
    <w:uiPriority w:val="99"/>
    <w:rsid w:val="00E97CE5"/>
    <w:rPr>
      <w:sz w:val="21"/>
      <w:szCs w:val="21"/>
    </w:rPr>
  </w:style>
  <w:style w:type="paragraph" w:styleId="AklamaMetni">
    <w:name w:val="annotation text"/>
    <w:basedOn w:val="Normal"/>
    <w:link w:val="AklamaMetniChar"/>
    <w:uiPriority w:val="99"/>
    <w:rsid w:val="00E97CE5"/>
  </w:style>
  <w:style w:type="character" w:customStyle="1" w:styleId="AklamaMetniChar">
    <w:name w:val="Açıklama Metni Char"/>
    <w:link w:val="AklamaMetni"/>
    <w:uiPriority w:val="99"/>
    <w:rsid w:val="00E97CE5"/>
    <w:rPr>
      <w:rFonts w:ascii="Palatino Linotype" w:hAnsi="Palatino Linotype"/>
      <w:noProof/>
      <w:color w:val="000000"/>
    </w:rPr>
  </w:style>
  <w:style w:type="paragraph" w:styleId="AklamaKonusu">
    <w:name w:val="annotation subject"/>
    <w:basedOn w:val="AklamaMetni"/>
    <w:next w:val="AklamaMetni"/>
    <w:link w:val="AklamaKonusuChar"/>
    <w:uiPriority w:val="99"/>
    <w:rsid w:val="00E97CE5"/>
    <w:rPr>
      <w:b/>
      <w:bCs/>
    </w:rPr>
  </w:style>
  <w:style w:type="character" w:customStyle="1" w:styleId="AklamaKonusuChar">
    <w:name w:val="Açıklama Konusu Char"/>
    <w:link w:val="AklamaKonusu"/>
    <w:uiPriority w:val="99"/>
    <w:rsid w:val="00E97CE5"/>
    <w:rPr>
      <w:rFonts w:ascii="Palatino Linotype" w:hAnsi="Palatino Linotype"/>
      <w:b/>
      <w:bCs/>
      <w:noProof/>
      <w:color w:val="000000"/>
    </w:rPr>
  </w:style>
  <w:style w:type="character" w:styleId="SonNotBavurusu">
    <w:name w:val="endnote reference"/>
    <w:rsid w:val="00E97CE5"/>
    <w:rPr>
      <w:vertAlign w:val="superscript"/>
    </w:rPr>
  </w:style>
  <w:style w:type="paragraph" w:styleId="SonNotMetni">
    <w:name w:val="endnote text"/>
    <w:basedOn w:val="Normal"/>
    <w:link w:val="SonNotMetniChar"/>
    <w:semiHidden/>
    <w:unhideWhenUsed/>
    <w:rsid w:val="00E97CE5"/>
    <w:pPr>
      <w:spacing w:line="240" w:lineRule="auto"/>
    </w:pPr>
  </w:style>
  <w:style w:type="character" w:customStyle="1" w:styleId="SonNotMetniChar">
    <w:name w:val="Son Not Metni Char"/>
    <w:link w:val="SonNotMetni"/>
    <w:semiHidden/>
    <w:rsid w:val="00E97CE5"/>
    <w:rPr>
      <w:rFonts w:ascii="Palatino Linotype" w:hAnsi="Palatino Linotype"/>
      <w:noProof/>
      <w:color w:val="000000"/>
    </w:rPr>
  </w:style>
  <w:style w:type="character" w:styleId="zlenenKpr">
    <w:name w:val="FollowedHyperlink"/>
    <w:rsid w:val="00E97CE5"/>
    <w:rPr>
      <w:color w:val="954F72"/>
      <w:u w:val="single"/>
    </w:rPr>
  </w:style>
  <w:style w:type="paragraph" w:styleId="DipnotMetni">
    <w:name w:val="footnote text"/>
    <w:basedOn w:val="Normal"/>
    <w:link w:val="DipnotMetniChar"/>
    <w:semiHidden/>
    <w:unhideWhenUsed/>
    <w:rsid w:val="00E97CE5"/>
    <w:pPr>
      <w:spacing w:line="240" w:lineRule="auto"/>
    </w:pPr>
  </w:style>
  <w:style w:type="character" w:customStyle="1" w:styleId="DipnotMetniChar">
    <w:name w:val="Dipnot Metni Char"/>
    <w:link w:val="DipnotMetni"/>
    <w:semiHidden/>
    <w:rsid w:val="00E97CE5"/>
    <w:rPr>
      <w:rFonts w:ascii="Palatino Linotype" w:hAnsi="Palatino Linotype"/>
      <w:noProof/>
      <w:color w:val="000000"/>
    </w:rPr>
  </w:style>
  <w:style w:type="paragraph" w:styleId="NormalWeb">
    <w:name w:val="Normal (Web)"/>
    <w:basedOn w:val="Normal"/>
    <w:uiPriority w:val="99"/>
    <w:rsid w:val="00E97CE5"/>
    <w:rPr>
      <w:szCs w:val="24"/>
    </w:rPr>
  </w:style>
  <w:style w:type="paragraph" w:customStyle="1" w:styleId="MsoFootnoteText0">
    <w:name w:val="MsoFootnoteText"/>
    <w:basedOn w:val="NormalWeb"/>
    <w:qFormat/>
    <w:rsid w:val="00E97CE5"/>
    <w:rPr>
      <w:rFonts w:ascii="Times New Roman" w:hAnsi="Times New Roman"/>
    </w:rPr>
  </w:style>
  <w:style w:type="character" w:styleId="SayfaNumaras">
    <w:name w:val="page number"/>
    <w:rsid w:val="00E97CE5"/>
  </w:style>
  <w:style w:type="character" w:styleId="YerTutucuMetni">
    <w:name w:val="Placeholder Text"/>
    <w:uiPriority w:val="99"/>
    <w:semiHidden/>
    <w:rsid w:val="00E97CE5"/>
    <w:rPr>
      <w:color w:val="808080"/>
    </w:rPr>
  </w:style>
  <w:style w:type="paragraph" w:customStyle="1" w:styleId="MDPI71FootNotes">
    <w:name w:val="MDPI_7.1_FootNotes"/>
    <w:qFormat/>
    <w:rsid w:val="00F66144"/>
    <w:pPr>
      <w:numPr>
        <w:numId w:val="14"/>
      </w:numPr>
      <w:adjustRightInd w:val="0"/>
      <w:snapToGrid w:val="0"/>
      <w:spacing w:line="228" w:lineRule="auto"/>
      <w:jc w:val="both"/>
    </w:pPr>
    <w:rPr>
      <w:rFonts w:ascii="Palatino Linotype" w:eastAsiaTheme="minorEastAsia" w:hAnsi="Palatino Linotype"/>
      <w:noProof/>
      <w:color w:val="000000"/>
      <w:kern w:val="2"/>
      <w:sz w:val="18"/>
      <w14:ligatures w14:val="standardContextual"/>
    </w:rPr>
  </w:style>
  <w:style w:type="character" w:customStyle="1" w:styleId="Balk1Char">
    <w:name w:val="Başlık 1 Char"/>
    <w:basedOn w:val="VarsaylanParagrafYazTipi"/>
    <w:link w:val="Balk1"/>
    <w:uiPriority w:val="9"/>
    <w:rsid w:val="00AB6167"/>
    <w:rPr>
      <w:rFonts w:ascii="Segoe UI Light" w:eastAsia="Times New Roman" w:hAnsi="Segoe UI Light" w:cs="Segoe UI Light"/>
      <w:color w:val="000000" w:themeColor="text1"/>
      <w:sz w:val="48"/>
      <w:szCs w:val="56"/>
      <w:lang w:eastAsia="en-US"/>
    </w:rPr>
  </w:style>
  <w:style w:type="character" w:customStyle="1" w:styleId="Balk2Char">
    <w:name w:val="Başlık 2 Char"/>
    <w:basedOn w:val="VarsaylanParagrafYazTipi"/>
    <w:link w:val="Balk2"/>
    <w:uiPriority w:val="9"/>
    <w:rsid w:val="00AB6167"/>
    <w:rPr>
      <w:rFonts w:ascii="Segoe UI Light" w:eastAsia="Times New Roman" w:hAnsi="Segoe UI Light" w:cs="Segoe UI Light"/>
      <w:color w:val="000000" w:themeColor="text1"/>
      <w:sz w:val="36"/>
      <w:szCs w:val="36"/>
      <w:lang w:eastAsia="en-US"/>
    </w:rPr>
  </w:style>
  <w:style w:type="paragraph" w:styleId="ListeParagraf">
    <w:name w:val="List Paragraph"/>
    <w:basedOn w:val="Normal"/>
    <w:uiPriority w:val="34"/>
    <w:qFormat/>
    <w:rsid w:val="00AB6167"/>
    <w:pPr>
      <w:spacing w:line="240" w:lineRule="auto"/>
      <w:ind w:left="720"/>
      <w:contextualSpacing/>
      <w:jc w:val="left"/>
    </w:pPr>
    <w:rPr>
      <w:rFonts w:ascii="Times New Roman" w:eastAsia="Times New Roman" w:hAnsi="Times New Roman"/>
      <w:noProof w:val="0"/>
      <w:color w:val="auto"/>
      <w:sz w:val="24"/>
      <w:szCs w:val="24"/>
      <w:lang w:eastAsia="en-US"/>
    </w:rPr>
  </w:style>
  <w:style w:type="character" w:customStyle="1" w:styleId="zmlenmeyenBahsetme1">
    <w:name w:val="Çözümlenmeyen Bahsetme1"/>
    <w:basedOn w:val="VarsaylanParagrafYazTipi"/>
    <w:uiPriority w:val="99"/>
    <w:rsid w:val="00AB6167"/>
    <w:rPr>
      <w:color w:val="808080"/>
      <w:shd w:val="clear" w:color="auto" w:fill="E6E6E6"/>
    </w:rPr>
  </w:style>
  <w:style w:type="character" w:customStyle="1" w:styleId="rpv-coretext-layer-text">
    <w:name w:val="rpv-core__text-layer-text"/>
    <w:basedOn w:val="VarsaylanParagrafYazTipi"/>
    <w:rsid w:val="00AB6167"/>
  </w:style>
  <w:style w:type="table" w:styleId="DzTablo2">
    <w:name w:val="Plain Table 2"/>
    <w:basedOn w:val="NormalTablo"/>
    <w:uiPriority w:val="42"/>
    <w:rsid w:val="00AB6167"/>
    <w:rPr>
      <w:rFonts w:asciiTheme="minorHAnsi" w:eastAsiaTheme="minorHAnsi" w:hAnsiTheme="minorHAnsi" w:cstheme="minorBidi"/>
      <w:sz w:val="24"/>
      <w:szCs w:val="24"/>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Dzeltme">
    <w:name w:val="Revision"/>
    <w:hidden/>
    <w:uiPriority w:val="99"/>
    <w:semiHidden/>
    <w:rsid w:val="00890EE5"/>
    <w:rPr>
      <w:rFonts w:ascii="Palatino Linotype" w:hAnsi="Palatino Linotype"/>
      <w:noProof/>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153902">
      <w:bodyDiv w:val="1"/>
      <w:marLeft w:val="0"/>
      <w:marRight w:val="0"/>
      <w:marTop w:val="0"/>
      <w:marBottom w:val="0"/>
      <w:divBdr>
        <w:top w:val="none" w:sz="0" w:space="0" w:color="auto"/>
        <w:left w:val="none" w:sz="0" w:space="0" w:color="auto"/>
        <w:bottom w:val="none" w:sz="0" w:space="0" w:color="auto"/>
        <w:right w:val="none" w:sz="0" w:space="0" w:color="auto"/>
      </w:divBdr>
      <w:divsChild>
        <w:div w:id="31001029">
          <w:marLeft w:val="640"/>
          <w:marRight w:val="0"/>
          <w:marTop w:val="0"/>
          <w:marBottom w:val="0"/>
          <w:divBdr>
            <w:top w:val="none" w:sz="0" w:space="0" w:color="auto"/>
            <w:left w:val="none" w:sz="0" w:space="0" w:color="auto"/>
            <w:bottom w:val="none" w:sz="0" w:space="0" w:color="auto"/>
            <w:right w:val="none" w:sz="0" w:space="0" w:color="auto"/>
          </w:divBdr>
        </w:div>
        <w:div w:id="149639676">
          <w:marLeft w:val="640"/>
          <w:marRight w:val="0"/>
          <w:marTop w:val="0"/>
          <w:marBottom w:val="0"/>
          <w:divBdr>
            <w:top w:val="none" w:sz="0" w:space="0" w:color="auto"/>
            <w:left w:val="none" w:sz="0" w:space="0" w:color="auto"/>
            <w:bottom w:val="none" w:sz="0" w:space="0" w:color="auto"/>
            <w:right w:val="none" w:sz="0" w:space="0" w:color="auto"/>
          </w:divBdr>
        </w:div>
        <w:div w:id="213809252">
          <w:marLeft w:val="640"/>
          <w:marRight w:val="0"/>
          <w:marTop w:val="0"/>
          <w:marBottom w:val="0"/>
          <w:divBdr>
            <w:top w:val="none" w:sz="0" w:space="0" w:color="auto"/>
            <w:left w:val="none" w:sz="0" w:space="0" w:color="auto"/>
            <w:bottom w:val="none" w:sz="0" w:space="0" w:color="auto"/>
            <w:right w:val="none" w:sz="0" w:space="0" w:color="auto"/>
          </w:divBdr>
        </w:div>
        <w:div w:id="375353370">
          <w:marLeft w:val="640"/>
          <w:marRight w:val="0"/>
          <w:marTop w:val="0"/>
          <w:marBottom w:val="0"/>
          <w:divBdr>
            <w:top w:val="none" w:sz="0" w:space="0" w:color="auto"/>
            <w:left w:val="none" w:sz="0" w:space="0" w:color="auto"/>
            <w:bottom w:val="none" w:sz="0" w:space="0" w:color="auto"/>
            <w:right w:val="none" w:sz="0" w:space="0" w:color="auto"/>
          </w:divBdr>
        </w:div>
        <w:div w:id="520054485">
          <w:marLeft w:val="640"/>
          <w:marRight w:val="0"/>
          <w:marTop w:val="0"/>
          <w:marBottom w:val="0"/>
          <w:divBdr>
            <w:top w:val="none" w:sz="0" w:space="0" w:color="auto"/>
            <w:left w:val="none" w:sz="0" w:space="0" w:color="auto"/>
            <w:bottom w:val="none" w:sz="0" w:space="0" w:color="auto"/>
            <w:right w:val="none" w:sz="0" w:space="0" w:color="auto"/>
          </w:divBdr>
        </w:div>
        <w:div w:id="877275974">
          <w:marLeft w:val="640"/>
          <w:marRight w:val="0"/>
          <w:marTop w:val="0"/>
          <w:marBottom w:val="0"/>
          <w:divBdr>
            <w:top w:val="none" w:sz="0" w:space="0" w:color="auto"/>
            <w:left w:val="none" w:sz="0" w:space="0" w:color="auto"/>
            <w:bottom w:val="none" w:sz="0" w:space="0" w:color="auto"/>
            <w:right w:val="none" w:sz="0" w:space="0" w:color="auto"/>
          </w:divBdr>
        </w:div>
        <w:div w:id="1024282008">
          <w:marLeft w:val="640"/>
          <w:marRight w:val="0"/>
          <w:marTop w:val="0"/>
          <w:marBottom w:val="0"/>
          <w:divBdr>
            <w:top w:val="none" w:sz="0" w:space="0" w:color="auto"/>
            <w:left w:val="none" w:sz="0" w:space="0" w:color="auto"/>
            <w:bottom w:val="none" w:sz="0" w:space="0" w:color="auto"/>
            <w:right w:val="none" w:sz="0" w:space="0" w:color="auto"/>
          </w:divBdr>
        </w:div>
        <w:div w:id="1042633497">
          <w:marLeft w:val="640"/>
          <w:marRight w:val="0"/>
          <w:marTop w:val="0"/>
          <w:marBottom w:val="0"/>
          <w:divBdr>
            <w:top w:val="none" w:sz="0" w:space="0" w:color="auto"/>
            <w:left w:val="none" w:sz="0" w:space="0" w:color="auto"/>
            <w:bottom w:val="none" w:sz="0" w:space="0" w:color="auto"/>
            <w:right w:val="none" w:sz="0" w:space="0" w:color="auto"/>
          </w:divBdr>
        </w:div>
        <w:div w:id="1085230166">
          <w:marLeft w:val="640"/>
          <w:marRight w:val="0"/>
          <w:marTop w:val="0"/>
          <w:marBottom w:val="0"/>
          <w:divBdr>
            <w:top w:val="none" w:sz="0" w:space="0" w:color="auto"/>
            <w:left w:val="none" w:sz="0" w:space="0" w:color="auto"/>
            <w:bottom w:val="none" w:sz="0" w:space="0" w:color="auto"/>
            <w:right w:val="none" w:sz="0" w:space="0" w:color="auto"/>
          </w:divBdr>
        </w:div>
        <w:div w:id="1156726090">
          <w:marLeft w:val="640"/>
          <w:marRight w:val="0"/>
          <w:marTop w:val="0"/>
          <w:marBottom w:val="0"/>
          <w:divBdr>
            <w:top w:val="none" w:sz="0" w:space="0" w:color="auto"/>
            <w:left w:val="none" w:sz="0" w:space="0" w:color="auto"/>
            <w:bottom w:val="none" w:sz="0" w:space="0" w:color="auto"/>
            <w:right w:val="none" w:sz="0" w:space="0" w:color="auto"/>
          </w:divBdr>
        </w:div>
        <w:div w:id="1156728628">
          <w:marLeft w:val="640"/>
          <w:marRight w:val="0"/>
          <w:marTop w:val="0"/>
          <w:marBottom w:val="0"/>
          <w:divBdr>
            <w:top w:val="none" w:sz="0" w:space="0" w:color="auto"/>
            <w:left w:val="none" w:sz="0" w:space="0" w:color="auto"/>
            <w:bottom w:val="none" w:sz="0" w:space="0" w:color="auto"/>
            <w:right w:val="none" w:sz="0" w:space="0" w:color="auto"/>
          </w:divBdr>
        </w:div>
        <w:div w:id="1204060024">
          <w:marLeft w:val="640"/>
          <w:marRight w:val="0"/>
          <w:marTop w:val="0"/>
          <w:marBottom w:val="0"/>
          <w:divBdr>
            <w:top w:val="none" w:sz="0" w:space="0" w:color="auto"/>
            <w:left w:val="none" w:sz="0" w:space="0" w:color="auto"/>
            <w:bottom w:val="none" w:sz="0" w:space="0" w:color="auto"/>
            <w:right w:val="none" w:sz="0" w:space="0" w:color="auto"/>
          </w:divBdr>
        </w:div>
        <w:div w:id="1241406764">
          <w:marLeft w:val="640"/>
          <w:marRight w:val="0"/>
          <w:marTop w:val="0"/>
          <w:marBottom w:val="0"/>
          <w:divBdr>
            <w:top w:val="none" w:sz="0" w:space="0" w:color="auto"/>
            <w:left w:val="none" w:sz="0" w:space="0" w:color="auto"/>
            <w:bottom w:val="none" w:sz="0" w:space="0" w:color="auto"/>
            <w:right w:val="none" w:sz="0" w:space="0" w:color="auto"/>
          </w:divBdr>
        </w:div>
        <w:div w:id="1242136081">
          <w:marLeft w:val="640"/>
          <w:marRight w:val="0"/>
          <w:marTop w:val="0"/>
          <w:marBottom w:val="0"/>
          <w:divBdr>
            <w:top w:val="none" w:sz="0" w:space="0" w:color="auto"/>
            <w:left w:val="none" w:sz="0" w:space="0" w:color="auto"/>
            <w:bottom w:val="none" w:sz="0" w:space="0" w:color="auto"/>
            <w:right w:val="none" w:sz="0" w:space="0" w:color="auto"/>
          </w:divBdr>
        </w:div>
        <w:div w:id="1416130869">
          <w:marLeft w:val="640"/>
          <w:marRight w:val="0"/>
          <w:marTop w:val="0"/>
          <w:marBottom w:val="0"/>
          <w:divBdr>
            <w:top w:val="none" w:sz="0" w:space="0" w:color="auto"/>
            <w:left w:val="none" w:sz="0" w:space="0" w:color="auto"/>
            <w:bottom w:val="none" w:sz="0" w:space="0" w:color="auto"/>
            <w:right w:val="none" w:sz="0" w:space="0" w:color="auto"/>
          </w:divBdr>
        </w:div>
        <w:div w:id="1432313328">
          <w:marLeft w:val="640"/>
          <w:marRight w:val="0"/>
          <w:marTop w:val="0"/>
          <w:marBottom w:val="0"/>
          <w:divBdr>
            <w:top w:val="none" w:sz="0" w:space="0" w:color="auto"/>
            <w:left w:val="none" w:sz="0" w:space="0" w:color="auto"/>
            <w:bottom w:val="none" w:sz="0" w:space="0" w:color="auto"/>
            <w:right w:val="none" w:sz="0" w:space="0" w:color="auto"/>
          </w:divBdr>
        </w:div>
        <w:div w:id="1438214580">
          <w:marLeft w:val="640"/>
          <w:marRight w:val="0"/>
          <w:marTop w:val="0"/>
          <w:marBottom w:val="0"/>
          <w:divBdr>
            <w:top w:val="none" w:sz="0" w:space="0" w:color="auto"/>
            <w:left w:val="none" w:sz="0" w:space="0" w:color="auto"/>
            <w:bottom w:val="none" w:sz="0" w:space="0" w:color="auto"/>
            <w:right w:val="none" w:sz="0" w:space="0" w:color="auto"/>
          </w:divBdr>
        </w:div>
        <w:div w:id="1452239741">
          <w:marLeft w:val="640"/>
          <w:marRight w:val="0"/>
          <w:marTop w:val="0"/>
          <w:marBottom w:val="0"/>
          <w:divBdr>
            <w:top w:val="none" w:sz="0" w:space="0" w:color="auto"/>
            <w:left w:val="none" w:sz="0" w:space="0" w:color="auto"/>
            <w:bottom w:val="none" w:sz="0" w:space="0" w:color="auto"/>
            <w:right w:val="none" w:sz="0" w:space="0" w:color="auto"/>
          </w:divBdr>
        </w:div>
        <w:div w:id="1456945994">
          <w:marLeft w:val="640"/>
          <w:marRight w:val="0"/>
          <w:marTop w:val="0"/>
          <w:marBottom w:val="0"/>
          <w:divBdr>
            <w:top w:val="none" w:sz="0" w:space="0" w:color="auto"/>
            <w:left w:val="none" w:sz="0" w:space="0" w:color="auto"/>
            <w:bottom w:val="none" w:sz="0" w:space="0" w:color="auto"/>
            <w:right w:val="none" w:sz="0" w:space="0" w:color="auto"/>
          </w:divBdr>
        </w:div>
        <w:div w:id="1474565918">
          <w:marLeft w:val="640"/>
          <w:marRight w:val="0"/>
          <w:marTop w:val="0"/>
          <w:marBottom w:val="0"/>
          <w:divBdr>
            <w:top w:val="none" w:sz="0" w:space="0" w:color="auto"/>
            <w:left w:val="none" w:sz="0" w:space="0" w:color="auto"/>
            <w:bottom w:val="none" w:sz="0" w:space="0" w:color="auto"/>
            <w:right w:val="none" w:sz="0" w:space="0" w:color="auto"/>
          </w:divBdr>
        </w:div>
        <w:div w:id="1510944336">
          <w:marLeft w:val="640"/>
          <w:marRight w:val="0"/>
          <w:marTop w:val="0"/>
          <w:marBottom w:val="0"/>
          <w:divBdr>
            <w:top w:val="none" w:sz="0" w:space="0" w:color="auto"/>
            <w:left w:val="none" w:sz="0" w:space="0" w:color="auto"/>
            <w:bottom w:val="none" w:sz="0" w:space="0" w:color="auto"/>
            <w:right w:val="none" w:sz="0" w:space="0" w:color="auto"/>
          </w:divBdr>
        </w:div>
        <w:div w:id="1568109118">
          <w:marLeft w:val="640"/>
          <w:marRight w:val="0"/>
          <w:marTop w:val="0"/>
          <w:marBottom w:val="0"/>
          <w:divBdr>
            <w:top w:val="none" w:sz="0" w:space="0" w:color="auto"/>
            <w:left w:val="none" w:sz="0" w:space="0" w:color="auto"/>
            <w:bottom w:val="none" w:sz="0" w:space="0" w:color="auto"/>
            <w:right w:val="none" w:sz="0" w:space="0" w:color="auto"/>
          </w:divBdr>
        </w:div>
        <w:div w:id="1718431637">
          <w:marLeft w:val="640"/>
          <w:marRight w:val="0"/>
          <w:marTop w:val="0"/>
          <w:marBottom w:val="0"/>
          <w:divBdr>
            <w:top w:val="none" w:sz="0" w:space="0" w:color="auto"/>
            <w:left w:val="none" w:sz="0" w:space="0" w:color="auto"/>
            <w:bottom w:val="none" w:sz="0" w:space="0" w:color="auto"/>
            <w:right w:val="none" w:sz="0" w:space="0" w:color="auto"/>
          </w:divBdr>
        </w:div>
        <w:div w:id="1723402245">
          <w:marLeft w:val="640"/>
          <w:marRight w:val="0"/>
          <w:marTop w:val="0"/>
          <w:marBottom w:val="0"/>
          <w:divBdr>
            <w:top w:val="none" w:sz="0" w:space="0" w:color="auto"/>
            <w:left w:val="none" w:sz="0" w:space="0" w:color="auto"/>
            <w:bottom w:val="none" w:sz="0" w:space="0" w:color="auto"/>
            <w:right w:val="none" w:sz="0" w:space="0" w:color="auto"/>
          </w:divBdr>
        </w:div>
        <w:div w:id="1838618028">
          <w:marLeft w:val="640"/>
          <w:marRight w:val="0"/>
          <w:marTop w:val="0"/>
          <w:marBottom w:val="0"/>
          <w:divBdr>
            <w:top w:val="none" w:sz="0" w:space="0" w:color="auto"/>
            <w:left w:val="none" w:sz="0" w:space="0" w:color="auto"/>
            <w:bottom w:val="none" w:sz="0" w:space="0" w:color="auto"/>
            <w:right w:val="none" w:sz="0" w:space="0" w:color="auto"/>
          </w:divBdr>
        </w:div>
        <w:div w:id="1852063992">
          <w:marLeft w:val="640"/>
          <w:marRight w:val="0"/>
          <w:marTop w:val="0"/>
          <w:marBottom w:val="0"/>
          <w:divBdr>
            <w:top w:val="none" w:sz="0" w:space="0" w:color="auto"/>
            <w:left w:val="none" w:sz="0" w:space="0" w:color="auto"/>
            <w:bottom w:val="none" w:sz="0" w:space="0" w:color="auto"/>
            <w:right w:val="none" w:sz="0" w:space="0" w:color="auto"/>
          </w:divBdr>
        </w:div>
        <w:div w:id="1881164597">
          <w:marLeft w:val="640"/>
          <w:marRight w:val="0"/>
          <w:marTop w:val="0"/>
          <w:marBottom w:val="0"/>
          <w:divBdr>
            <w:top w:val="none" w:sz="0" w:space="0" w:color="auto"/>
            <w:left w:val="none" w:sz="0" w:space="0" w:color="auto"/>
            <w:bottom w:val="none" w:sz="0" w:space="0" w:color="auto"/>
            <w:right w:val="none" w:sz="0" w:space="0" w:color="auto"/>
          </w:divBdr>
        </w:div>
        <w:div w:id="2010058653">
          <w:marLeft w:val="640"/>
          <w:marRight w:val="0"/>
          <w:marTop w:val="0"/>
          <w:marBottom w:val="0"/>
          <w:divBdr>
            <w:top w:val="none" w:sz="0" w:space="0" w:color="auto"/>
            <w:left w:val="none" w:sz="0" w:space="0" w:color="auto"/>
            <w:bottom w:val="none" w:sz="0" w:space="0" w:color="auto"/>
            <w:right w:val="none" w:sz="0" w:space="0" w:color="auto"/>
          </w:divBdr>
        </w:div>
        <w:div w:id="2098212962">
          <w:marLeft w:val="640"/>
          <w:marRight w:val="0"/>
          <w:marTop w:val="0"/>
          <w:marBottom w:val="0"/>
          <w:divBdr>
            <w:top w:val="none" w:sz="0" w:space="0" w:color="auto"/>
            <w:left w:val="none" w:sz="0" w:space="0" w:color="auto"/>
            <w:bottom w:val="none" w:sz="0" w:space="0" w:color="auto"/>
            <w:right w:val="none" w:sz="0" w:space="0" w:color="auto"/>
          </w:divBdr>
        </w:div>
        <w:div w:id="2145156387">
          <w:marLeft w:val="640"/>
          <w:marRight w:val="0"/>
          <w:marTop w:val="0"/>
          <w:marBottom w:val="0"/>
          <w:divBdr>
            <w:top w:val="none" w:sz="0" w:space="0" w:color="auto"/>
            <w:left w:val="none" w:sz="0" w:space="0" w:color="auto"/>
            <w:bottom w:val="none" w:sz="0" w:space="0" w:color="auto"/>
            <w:right w:val="none" w:sz="0" w:space="0" w:color="auto"/>
          </w:divBdr>
        </w:div>
      </w:divsChild>
    </w:div>
    <w:div w:id="292028848">
      <w:bodyDiv w:val="1"/>
      <w:marLeft w:val="0"/>
      <w:marRight w:val="0"/>
      <w:marTop w:val="0"/>
      <w:marBottom w:val="0"/>
      <w:divBdr>
        <w:top w:val="none" w:sz="0" w:space="0" w:color="auto"/>
        <w:left w:val="none" w:sz="0" w:space="0" w:color="auto"/>
        <w:bottom w:val="none" w:sz="0" w:space="0" w:color="auto"/>
        <w:right w:val="none" w:sz="0" w:space="0" w:color="auto"/>
      </w:divBdr>
      <w:divsChild>
        <w:div w:id="668787">
          <w:marLeft w:val="640"/>
          <w:marRight w:val="0"/>
          <w:marTop w:val="0"/>
          <w:marBottom w:val="0"/>
          <w:divBdr>
            <w:top w:val="none" w:sz="0" w:space="0" w:color="auto"/>
            <w:left w:val="none" w:sz="0" w:space="0" w:color="auto"/>
            <w:bottom w:val="none" w:sz="0" w:space="0" w:color="auto"/>
            <w:right w:val="none" w:sz="0" w:space="0" w:color="auto"/>
          </w:divBdr>
        </w:div>
        <w:div w:id="9643092">
          <w:marLeft w:val="640"/>
          <w:marRight w:val="0"/>
          <w:marTop w:val="0"/>
          <w:marBottom w:val="0"/>
          <w:divBdr>
            <w:top w:val="none" w:sz="0" w:space="0" w:color="auto"/>
            <w:left w:val="none" w:sz="0" w:space="0" w:color="auto"/>
            <w:bottom w:val="none" w:sz="0" w:space="0" w:color="auto"/>
            <w:right w:val="none" w:sz="0" w:space="0" w:color="auto"/>
          </w:divBdr>
        </w:div>
        <w:div w:id="79450599">
          <w:marLeft w:val="640"/>
          <w:marRight w:val="0"/>
          <w:marTop w:val="0"/>
          <w:marBottom w:val="0"/>
          <w:divBdr>
            <w:top w:val="none" w:sz="0" w:space="0" w:color="auto"/>
            <w:left w:val="none" w:sz="0" w:space="0" w:color="auto"/>
            <w:bottom w:val="none" w:sz="0" w:space="0" w:color="auto"/>
            <w:right w:val="none" w:sz="0" w:space="0" w:color="auto"/>
          </w:divBdr>
        </w:div>
        <w:div w:id="161049286">
          <w:marLeft w:val="640"/>
          <w:marRight w:val="0"/>
          <w:marTop w:val="0"/>
          <w:marBottom w:val="0"/>
          <w:divBdr>
            <w:top w:val="none" w:sz="0" w:space="0" w:color="auto"/>
            <w:left w:val="none" w:sz="0" w:space="0" w:color="auto"/>
            <w:bottom w:val="none" w:sz="0" w:space="0" w:color="auto"/>
            <w:right w:val="none" w:sz="0" w:space="0" w:color="auto"/>
          </w:divBdr>
        </w:div>
        <w:div w:id="176114223">
          <w:marLeft w:val="640"/>
          <w:marRight w:val="0"/>
          <w:marTop w:val="0"/>
          <w:marBottom w:val="0"/>
          <w:divBdr>
            <w:top w:val="none" w:sz="0" w:space="0" w:color="auto"/>
            <w:left w:val="none" w:sz="0" w:space="0" w:color="auto"/>
            <w:bottom w:val="none" w:sz="0" w:space="0" w:color="auto"/>
            <w:right w:val="none" w:sz="0" w:space="0" w:color="auto"/>
          </w:divBdr>
        </w:div>
        <w:div w:id="423696268">
          <w:marLeft w:val="640"/>
          <w:marRight w:val="0"/>
          <w:marTop w:val="0"/>
          <w:marBottom w:val="0"/>
          <w:divBdr>
            <w:top w:val="none" w:sz="0" w:space="0" w:color="auto"/>
            <w:left w:val="none" w:sz="0" w:space="0" w:color="auto"/>
            <w:bottom w:val="none" w:sz="0" w:space="0" w:color="auto"/>
            <w:right w:val="none" w:sz="0" w:space="0" w:color="auto"/>
          </w:divBdr>
        </w:div>
        <w:div w:id="555317323">
          <w:marLeft w:val="640"/>
          <w:marRight w:val="0"/>
          <w:marTop w:val="0"/>
          <w:marBottom w:val="0"/>
          <w:divBdr>
            <w:top w:val="none" w:sz="0" w:space="0" w:color="auto"/>
            <w:left w:val="none" w:sz="0" w:space="0" w:color="auto"/>
            <w:bottom w:val="none" w:sz="0" w:space="0" w:color="auto"/>
            <w:right w:val="none" w:sz="0" w:space="0" w:color="auto"/>
          </w:divBdr>
        </w:div>
        <w:div w:id="569970984">
          <w:marLeft w:val="640"/>
          <w:marRight w:val="0"/>
          <w:marTop w:val="0"/>
          <w:marBottom w:val="0"/>
          <w:divBdr>
            <w:top w:val="none" w:sz="0" w:space="0" w:color="auto"/>
            <w:left w:val="none" w:sz="0" w:space="0" w:color="auto"/>
            <w:bottom w:val="none" w:sz="0" w:space="0" w:color="auto"/>
            <w:right w:val="none" w:sz="0" w:space="0" w:color="auto"/>
          </w:divBdr>
        </w:div>
        <w:div w:id="703597369">
          <w:marLeft w:val="640"/>
          <w:marRight w:val="0"/>
          <w:marTop w:val="0"/>
          <w:marBottom w:val="0"/>
          <w:divBdr>
            <w:top w:val="none" w:sz="0" w:space="0" w:color="auto"/>
            <w:left w:val="none" w:sz="0" w:space="0" w:color="auto"/>
            <w:bottom w:val="none" w:sz="0" w:space="0" w:color="auto"/>
            <w:right w:val="none" w:sz="0" w:space="0" w:color="auto"/>
          </w:divBdr>
        </w:div>
        <w:div w:id="887837656">
          <w:marLeft w:val="640"/>
          <w:marRight w:val="0"/>
          <w:marTop w:val="0"/>
          <w:marBottom w:val="0"/>
          <w:divBdr>
            <w:top w:val="none" w:sz="0" w:space="0" w:color="auto"/>
            <w:left w:val="none" w:sz="0" w:space="0" w:color="auto"/>
            <w:bottom w:val="none" w:sz="0" w:space="0" w:color="auto"/>
            <w:right w:val="none" w:sz="0" w:space="0" w:color="auto"/>
          </w:divBdr>
        </w:div>
        <w:div w:id="979262536">
          <w:marLeft w:val="640"/>
          <w:marRight w:val="0"/>
          <w:marTop w:val="0"/>
          <w:marBottom w:val="0"/>
          <w:divBdr>
            <w:top w:val="none" w:sz="0" w:space="0" w:color="auto"/>
            <w:left w:val="none" w:sz="0" w:space="0" w:color="auto"/>
            <w:bottom w:val="none" w:sz="0" w:space="0" w:color="auto"/>
            <w:right w:val="none" w:sz="0" w:space="0" w:color="auto"/>
          </w:divBdr>
        </w:div>
        <w:div w:id="1114906552">
          <w:marLeft w:val="640"/>
          <w:marRight w:val="0"/>
          <w:marTop w:val="0"/>
          <w:marBottom w:val="0"/>
          <w:divBdr>
            <w:top w:val="none" w:sz="0" w:space="0" w:color="auto"/>
            <w:left w:val="none" w:sz="0" w:space="0" w:color="auto"/>
            <w:bottom w:val="none" w:sz="0" w:space="0" w:color="auto"/>
            <w:right w:val="none" w:sz="0" w:space="0" w:color="auto"/>
          </w:divBdr>
        </w:div>
        <w:div w:id="1138304034">
          <w:marLeft w:val="640"/>
          <w:marRight w:val="0"/>
          <w:marTop w:val="0"/>
          <w:marBottom w:val="0"/>
          <w:divBdr>
            <w:top w:val="none" w:sz="0" w:space="0" w:color="auto"/>
            <w:left w:val="none" w:sz="0" w:space="0" w:color="auto"/>
            <w:bottom w:val="none" w:sz="0" w:space="0" w:color="auto"/>
            <w:right w:val="none" w:sz="0" w:space="0" w:color="auto"/>
          </w:divBdr>
        </w:div>
        <w:div w:id="1181310558">
          <w:marLeft w:val="640"/>
          <w:marRight w:val="0"/>
          <w:marTop w:val="0"/>
          <w:marBottom w:val="0"/>
          <w:divBdr>
            <w:top w:val="none" w:sz="0" w:space="0" w:color="auto"/>
            <w:left w:val="none" w:sz="0" w:space="0" w:color="auto"/>
            <w:bottom w:val="none" w:sz="0" w:space="0" w:color="auto"/>
            <w:right w:val="none" w:sz="0" w:space="0" w:color="auto"/>
          </w:divBdr>
        </w:div>
        <w:div w:id="1183780590">
          <w:marLeft w:val="640"/>
          <w:marRight w:val="0"/>
          <w:marTop w:val="0"/>
          <w:marBottom w:val="0"/>
          <w:divBdr>
            <w:top w:val="none" w:sz="0" w:space="0" w:color="auto"/>
            <w:left w:val="none" w:sz="0" w:space="0" w:color="auto"/>
            <w:bottom w:val="none" w:sz="0" w:space="0" w:color="auto"/>
            <w:right w:val="none" w:sz="0" w:space="0" w:color="auto"/>
          </w:divBdr>
        </w:div>
        <w:div w:id="1243291683">
          <w:marLeft w:val="640"/>
          <w:marRight w:val="0"/>
          <w:marTop w:val="0"/>
          <w:marBottom w:val="0"/>
          <w:divBdr>
            <w:top w:val="none" w:sz="0" w:space="0" w:color="auto"/>
            <w:left w:val="none" w:sz="0" w:space="0" w:color="auto"/>
            <w:bottom w:val="none" w:sz="0" w:space="0" w:color="auto"/>
            <w:right w:val="none" w:sz="0" w:space="0" w:color="auto"/>
          </w:divBdr>
        </w:div>
        <w:div w:id="1352954599">
          <w:marLeft w:val="640"/>
          <w:marRight w:val="0"/>
          <w:marTop w:val="0"/>
          <w:marBottom w:val="0"/>
          <w:divBdr>
            <w:top w:val="none" w:sz="0" w:space="0" w:color="auto"/>
            <w:left w:val="none" w:sz="0" w:space="0" w:color="auto"/>
            <w:bottom w:val="none" w:sz="0" w:space="0" w:color="auto"/>
            <w:right w:val="none" w:sz="0" w:space="0" w:color="auto"/>
          </w:divBdr>
        </w:div>
        <w:div w:id="1376276973">
          <w:marLeft w:val="640"/>
          <w:marRight w:val="0"/>
          <w:marTop w:val="0"/>
          <w:marBottom w:val="0"/>
          <w:divBdr>
            <w:top w:val="none" w:sz="0" w:space="0" w:color="auto"/>
            <w:left w:val="none" w:sz="0" w:space="0" w:color="auto"/>
            <w:bottom w:val="none" w:sz="0" w:space="0" w:color="auto"/>
            <w:right w:val="none" w:sz="0" w:space="0" w:color="auto"/>
          </w:divBdr>
        </w:div>
        <w:div w:id="1546140598">
          <w:marLeft w:val="640"/>
          <w:marRight w:val="0"/>
          <w:marTop w:val="0"/>
          <w:marBottom w:val="0"/>
          <w:divBdr>
            <w:top w:val="none" w:sz="0" w:space="0" w:color="auto"/>
            <w:left w:val="none" w:sz="0" w:space="0" w:color="auto"/>
            <w:bottom w:val="none" w:sz="0" w:space="0" w:color="auto"/>
            <w:right w:val="none" w:sz="0" w:space="0" w:color="auto"/>
          </w:divBdr>
        </w:div>
        <w:div w:id="1608998137">
          <w:marLeft w:val="640"/>
          <w:marRight w:val="0"/>
          <w:marTop w:val="0"/>
          <w:marBottom w:val="0"/>
          <w:divBdr>
            <w:top w:val="none" w:sz="0" w:space="0" w:color="auto"/>
            <w:left w:val="none" w:sz="0" w:space="0" w:color="auto"/>
            <w:bottom w:val="none" w:sz="0" w:space="0" w:color="auto"/>
            <w:right w:val="none" w:sz="0" w:space="0" w:color="auto"/>
          </w:divBdr>
        </w:div>
        <w:div w:id="1617717495">
          <w:marLeft w:val="640"/>
          <w:marRight w:val="0"/>
          <w:marTop w:val="0"/>
          <w:marBottom w:val="0"/>
          <w:divBdr>
            <w:top w:val="none" w:sz="0" w:space="0" w:color="auto"/>
            <w:left w:val="none" w:sz="0" w:space="0" w:color="auto"/>
            <w:bottom w:val="none" w:sz="0" w:space="0" w:color="auto"/>
            <w:right w:val="none" w:sz="0" w:space="0" w:color="auto"/>
          </w:divBdr>
        </w:div>
        <w:div w:id="1754888324">
          <w:marLeft w:val="640"/>
          <w:marRight w:val="0"/>
          <w:marTop w:val="0"/>
          <w:marBottom w:val="0"/>
          <w:divBdr>
            <w:top w:val="none" w:sz="0" w:space="0" w:color="auto"/>
            <w:left w:val="none" w:sz="0" w:space="0" w:color="auto"/>
            <w:bottom w:val="none" w:sz="0" w:space="0" w:color="auto"/>
            <w:right w:val="none" w:sz="0" w:space="0" w:color="auto"/>
          </w:divBdr>
        </w:div>
        <w:div w:id="1796748149">
          <w:marLeft w:val="640"/>
          <w:marRight w:val="0"/>
          <w:marTop w:val="0"/>
          <w:marBottom w:val="0"/>
          <w:divBdr>
            <w:top w:val="none" w:sz="0" w:space="0" w:color="auto"/>
            <w:left w:val="none" w:sz="0" w:space="0" w:color="auto"/>
            <w:bottom w:val="none" w:sz="0" w:space="0" w:color="auto"/>
            <w:right w:val="none" w:sz="0" w:space="0" w:color="auto"/>
          </w:divBdr>
        </w:div>
        <w:div w:id="1880510385">
          <w:marLeft w:val="640"/>
          <w:marRight w:val="0"/>
          <w:marTop w:val="0"/>
          <w:marBottom w:val="0"/>
          <w:divBdr>
            <w:top w:val="none" w:sz="0" w:space="0" w:color="auto"/>
            <w:left w:val="none" w:sz="0" w:space="0" w:color="auto"/>
            <w:bottom w:val="none" w:sz="0" w:space="0" w:color="auto"/>
            <w:right w:val="none" w:sz="0" w:space="0" w:color="auto"/>
          </w:divBdr>
        </w:div>
        <w:div w:id="1918973355">
          <w:marLeft w:val="640"/>
          <w:marRight w:val="0"/>
          <w:marTop w:val="0"/>
          <w:marBottom w:val="0"/>
          <w:divBdr>
            <w:top w:val="none" w:sz="0" w:space="0" w:color="auto"/>
            <w:left w:val="none" w:sz="0" w:space="0" w:color="auto"/>
            <w:bottom w:val="none" w:sz="0" w:space="0" w:color="auto"/>
            <w:right w:val="none" w:sz="0" w:space="0" w:color="auto"/>
          </w:divBdr>
        </w:div>
        <w:div w:id="1968705647">
          <w:marLeft w:val="640"/>
          <w:marRight w:val="0"/>
          <w:marTop w:val="0"/>
          <w:marBottom w:val="0"/>
          <w:divBdr>
            <w:top w:val="none" w:sz="0" w:space="0" w:color="auto"/>
            <w:left w:val="none" w:sz="0" w:space="0" w:color="auto"/>
            <w:bottom w:val="none" w:sz="0" w:space="0" w:color="auto"/>
            <w:right w:val="none" w:sz="0" w:space="0" w:color="auto"/>
          </w:divBdr>
        </w:div>
        <w:div w:id="1990287223">
          <w:marLeft w:val="640"/>
          <w:marRight w:val="0"/>
          <w:marTop w:val="0"/>
          <w:marBottom w:val="0"/>
          <w:divBdr>
            <w:top w:val="none" w:sz="0" w:space="0" w:color="auto"/>
            <w:left w:val="none" w:sz="0" w:space="0" w:color="auto"/>
            <w:bottom w:val="none" w:sz="0" w:space="0" w:color="auto"/>
            <w:right w:val="none" w:sz="0" w:space="0" w:color="auto"/>
          </w:divBdr>
        </w:div>
        <w:div w:id="1994214896">
          <w:marLeft w:val="640"/>
          <w:marRight w:val="0"/>
          <w:marTop w:val="0"/>
          <w:marBottom w:val="0"/>
          <w:divBdr>
            <w:top w:val="none" w:sz="0" w:space="0" w:color="auto"/>
            <w:left w:val="none" w:sz="0" w:space="0" w:color="auto"/>
            <w:bottom w:val="none" w:sz="0" w:space="0" w:color="auto"/>
            <w:right w:val="none" w:sz="0" w:space="0" w:color="auto"/>
          </w:divBdr>
        </w:div>
        <w:div w:id="2018534126">
          <w:marLeft w:val="640"/>
          <w:marRight w:val="0"/>
          <w:marTop w:val="0"/>
          <w:marBottom w:val="0"/>
          <w:divBdr>
            <w:top w:val="none" w:sz="0" w:space="0" w:color="auto"/>
            <w:left w:val="none" w:sz="0" w:space="0" w:color="auto"/>
            <w:bottom w:val="none" w:sz="0" w:space="0" w:color="auto"/>
            <w:right w:val="none" w:sz="0" w:space="0" w:color="auto"/>
          </w:divBdr>
        </w:div>
        <w:div w:id="2052339684">
          <w:marLeft w:val="640"/>
          <w:marRight w:val="0"/>
          <w:marTop w:val="0"/>
          <w:marBottom w:val="0"/>
          <w:divBdr>
            <w:top w:val="none" w:sz="0" w:space="0" w:color="auto"/>
            <w:left w:val="none" w:sz="0" w:space="0" w:color="auto"/>
            <w:bottom w:val="none" w:sz="0" w:space="0" w:color="auto"/>
            <w:right w:val="none" w:sz="0" w:space="0" w:color="auto"/>
          </w:divBdr>
        </w:div>
        <w:div w:id="2054575476">
          <w:marLeft w:val="640"/>
          <w:marRight w:val="0"/>
          <w:marTop w:val="0"/>
          <w:marBottom w:val="0"/>
          <w:divBdr>
            <w:top w:val="none" w:sz="0" w:space="0" w:color="auto"/>
            <w:left w:val="none" w:sz="0" w:space="0" w:color="auto"/>
            <w:bottom w:val="none" w:sz="0" w:space="0" w:color="auto"/>
            <w:right w:val="none" w:sz="0" w:space="0" w:color="auto"/>
          </w:divBdr>
        </w:div>
        <w:div w:id="2086877587">
          <w:marLeft w:val="640"/>
          <w:marRight w:val="0"/>
          <w:marTop w:val="0"/>
          <w:marBottom w:val="0"/>
          <w:divBdr>
            <w:top w:val="none" w:sz="0" w:space="0" w:color="auto"/>
            <w:left w:val="none" w:sz="0" w:space="0" w:color="auto"/>
            <w:bottom w:val="none" w:sz="0" w:space="0" w:color="auto"/>
            <w:right w:val="none" w:sz="0" w:space="0" w:color="auto"/>
          </w:divBdr>
        </w:div>
      </w:divsChild>
    </w:div>
    <w:div w:id="563757221">
      <w:bodyDiv w:val="1"/>
      <w:marLeft w:val="0"/>
      <w:marRight w:val="0"/>
      <w:marTop w:val="0"/>
      <w:marBottom w:val="0"/>
      <w:divBdr>
        <w:top w:val="none" w:sz="0" w:space="0" w:color="auto"/>
        <w:left w:val="none" w:sz="0" w:space="0" w:color="auto"/>
        <w:bottom w:val="none" w:sz="0" w:space="0" w:color="auto"/>
        <w:right w:val="none" w:sz="0" w:space="0" w:color="auto"/>
      </w:divBdr>
      <w:divsChild>
        <w:div w:id="111441690">
          <w:marLeft w:val="640"/>
          <w:marRight w:val="0"/>
          <w:marTop w:val="0"/>
          <w:marBottom w:val="0"/>
          <w:divBdr>
            <w:top w:val="none" w:sz="0" w:space="0" w:color="auto"/>
            <w:left w:val="none" w:sz="0" w:space="0" w:color="auto"/>
            <w:bottom w:val="none" w:sz="0" w:space="0" w:color="auto"/>
            <w:right w:val="none" w:sz="0" w:space="0" w:color="auto"/>
          </w:divBdr>
        </w:div>
        <w:div w:id="119305104">
          <w:marLeft w:val="640"/>
          <w:marRight w:val="0"/>
          <w:marTop w:val="0"/>
          <w:marBottom w:val="0"/>
          <w:divBdr>
            <w:top w:val="none" w:sz="0" w:space="0" w:color="auto"/>
            <w:left w:val="none" w:sz="0" w:space="0" w:color="auto"/>
            <w:bottom w:val="none" w:sz="0" w:space="0" w:color="auto"/>
            <w:right w:val="none" w:sz="0" w:space="0" w:color="auto"/>
          </w:divBdr>
        </w:div>
        <w:div w:id="216406190">
          <w:marLeft w:val="640"/>
          <w:marRight w:val="0"/>
          <w:marTop w:val="0"/>
          <w:marBottom w:val="0"/>
          <w:divBdr>
            <w:top w:val="none" w:sz="0" w:space="0" w:color="auto"/>
            <w:left w:val="none" w:sz="0" w:space="0" w:color="auto"/>
            <w:bottom w:val="none" w:sz="0" w:space="0" w:color="auto"/>
            <w:right w:val="none" w:sz="0" w:space="0" w:color="auto"/>
          </w:divBdr>
        </w:div>
        <w:div w:id="216550230">
          <w:marLeft w:val="640"/>
          <w:marRight w:val="0"/>
          <w:marTop w:val="0"/>
          <w:marBottom w:val="0"/>
          <w:divBdr>
            <w:top w:val="none" w:sz="0" w:space="0" w:color="auto"/>
            <w:left w:val="none" w:sz="0" w:space="0" w:color="auto"/>
            <w:bottom w:val="none" w:sz="0" w:space="0" w:color="auto"/>
            <w:right w:val="none" w:sz="0" w:space="0" w:color="auto"/>
          </w:divBdr>
        </w:div>
        <w:div w:id="220755534">
          <w:marLeft w:val="640"/>
          <w:marRight w:val="0"/>
          <w:marTop w:val="0"/>
          <w:marBottom w:val="0"/>
          <w:divBdr>
            <w:top w:val="none" w:sz="0" w:space="0" w:color="auto"/>
            <w:left w:val="none" w:sz="0" w:space="0" w:color="auto"/>
            <w:bottom w:val="none" w:sz="0" w:space="0" w:color="auto"/>
            <w:right w:val="none" w:sz="0" w:space="0" w:color="auto"/>
          </w:divBdr>
        </w:div>
        <w:div w:id="448429064">
          <w:marLeft w:val="640"/>
          <w:marRight w:val="0"/>
          <w:marTop w:val="0"/>
          <w:marBottom w:val="0"/>
          <w:divBdr>
            <w:top w:val="none" w:sz="0" w:space="0" w:color="auto"/>
            <w:left w:val="none" w:sz="0" w:space="0" w:color="auto"/>
            <w:bottom w:val="none" w:sz="0" w:space="0" w:color="auto"/>
            <w:right w:val="none" w:sz="0" w:space="0" w:color="auto"/>
          </w:divBdr>
        </w:div>
        <w:div w:id="649677454">
          <w:marLeft w:val="640"/>
          <w:marRight w:val="0"/>
          <w:marTop w:val="0"/>
          <w:marBottom w:val="0"/>
          <w:divBdr>
            <w:top w:val="none" w:sz="0" w:space="0" w:color="auto"/>
            <w:left w:val="none" w:sz="0" w:space="0" w:color="auto"/>
            <w:bottom w:val="none" w:sz="0" w:space="0" w:color="auto"/>
            <w:right w:val="none" w:sz="0" w:space="0" w:color="auto"/>
          </w:divBdr>
        </w:div>
        <w:div w:id="743644284">
          <w:marLeft w:val="640"/>
          <w:marRight w:val="0"/>
          <w:marTop w:val="0"/>
          <w:marBottom w:val="0"/>
          <w:divBdr>
            <w:top w:val="none" w:sz="0" w:space="0" w:color="auto"/>
            <w:left w:val="none" w:sz="0" w:space="0" w:color="auto"/>
            <w:bottom w:val="none" w:sz="0" w:space="0" w:color="auto"/>
            <w:right w:val="none" w:sz="0" w:space="0" w:color="auto"/>
          </w:divBdr>
        </w:div>
        <w:div w:id="748886641">
          <w:marLeft w:val="640"/>
          <w:marRight w:val="0"/>
          <w:marTop w:val="0"/>
          <w:marBottom w:val="0"/>
          <w:divBdr>
            <w:top w:val="none" w:sz="0" w:space="0" w:color="auto"/>
            <w:left w:val="none" w:sz="0" w:space="0" w:color="auto"/>
            <w:bottom w:val="none" w:sz="0" w:space="0" w:color="auto"/>
            <w:right w:val="none" w:sz="0" w:space="0" w:color="auto"/>
          </w:divBdr>
        </w:div>
        <w:div w:id="802692209">
          <w:marLeft w:val="640"/>
          <w:marRight w:val="0"/>
          <w:marTop w:val="0"/>
          <w:marBottom w:val="0"/>
          <w:divBdr>
            <w:top w:val="none" w:sz="0" w:space="0" w:color="auto"/>
            <w:left w:val="none" w:sz="0" w:space="0" w:color="auto"/>
            <w:bottom w:val="none" w:sz="0" w:space="0" w:color="auto"/>
            <w:right w:val="none" w:sz="0" w:space="0" w:color="auto"/>
          </w:divBdr>
        </w:div>
        <w:div w:id="855734906">
          <w:marLeft w:val="640"/>
          <w:marRight w:val="0"/>
          <w:marTop w:val="0"/>
          <w:marBottom w:val="0"/>
          <w:divBdr>
            <w:top w:val="none" w:sz="0" w:space="0" w:color="auto"/>
            <w:left w:val="none" w:sz="0" w:space="0" w:color="auto"/>
            <w:bottom w:val="none" w:sz="0" w:space="0" w:color="auto"/>
            <w:right w:val="none" w:sz="0" w:space="0" w:color="auto"/>
          </w:divBdr>
        </w:div>
        <w:div w:id="924917109">
          <w:marLeft w:val="640"/>
          <w:marRight w:val="0"/>
          <w:marTop w:val="0"/>
          <w:marBottom w:val="0"/>
          <w:divBdr>
            <w:top w:val="none" w:sz="0" w:space="0" w:color="auto"/>
            <w:left w:val="none" w:sz="0" w:space="0" w:color="auto"/>
            <w:bottom w:val="none" w:sz="0" w:space="0" w:color="auto"/>
            <w:right w:val="none" w:sz="0" w:space="0" w:color="auto"/>
          </w:divBdr>
        </w:div>
        <w:div w:id="933248832">
          <w:marLeft w:val="640"/>
          <w:marRight w:val="0"/>
          <w:marTop w:val="0"/>
          <w:marBottom w:val="0"/>
          <w:divBdr>
            <w:top w:val="none" w:sz="0" w:space="0" w:color="auto"/>
            <w:left w:val="none" w:sz="0" w:space="0" w:color="auto"/>
            <w:bottom w:val="none" w:sz="0" w:space="0" w:color="auto"/>
            <w:right w:val="none" w:sz="0" w:space="0" w:color="auto"/>
          </w:divBdr>
        </w:div>
        <w:div w:id="944966520">
          <w:marLeft w:val="640"/>
          <w:marRight w:val="0"/>
          <w:marTop w:val="0"/>
          <w:marBottom w:val="0"/>
          <w:divBdr>
            <w:top w:val="none" w:sz="0" w:space="0" w:color="auto"/>
            <w:left w:val="none" w:sz="0" w:space="0" w:color="auto"/>
            <w:bottom w:val="none" w:sz="0" w:space="0" w:color="auto"/>
            <w:right w:val="none" w:sz="0" w:space="0" w:color="auto"/>
          </w:divBdr>
        </w:div>
        <w:div w:id="1010451626">
          <w:marLeft w:val="640"/>
          <w:marRight w:val="0"/>
          <w:marTop w:val="0"/>
          <w:marBottom w:val="0"/>
          <w:divBdr>
            <w:top w:val="none" w:sz="0" w:space="0" w:color="auto"/>
            <w:left w:val="none" w:sz="0" w:space="0" w:color="auto"/>
            <w:bottom w:val="none" w:sz="0" w:space="0" w:color="auto"/>
            <w:right w:val="none" w:sz="0" w:space="0" w:color="auto"/>
          </w:divBdr>
        </w:div>
        <w:div w:id="1012340553">
          <w:marLeft w:val="640"/>
          <w:marRight w:val="0"/>
          <w:marTop w:val="0"/>
          <w:marBottom w:val="0"/>
          <w:divBdr>
            <w:top w:val="none" w:sz="0" w:space="0" w:color="auto"/>
            <w:left w:val="none" w:sz="0" w:space="0" w:color="auto"/>
            <w:bottom w:val="none" w:sz="0" w:space="0" w:color="auto"/>
            <w:right w:val="none" w:sz="0" w:space="0" w:color="auto"/>
          </w:divBdr>
        </w:div>
        <w:div w:id="1028337731">
          <w:marLeft w:val="640"/>
          <w:marRight w:val="0"/>
          <w:marTop w:val="0"/>
          <w:marBottom w:val="0"/>
          <w:divBdr>
            <w:top w:val="none" w:sz="0" w:space="0" w:color="auto"/>
            <w:left w:val="none" w:sz="0" w:space="0" w:color="auto"/>
            <w:bottom w:val="none" w:sz="0" w:space="0" w:color="auto"/>
            <w:right w:val="none" w:sz="0" w:space="0" w:color="auto"/>
          </w:divBdr>
        </w:div>
        <w:div w:id="1201279784">
          <w:marLeft w:val="640"/>
          <w:marRight w:val="0"/>
          <w:marTop w:val="0"/>
          <w:marBottom w:val="0"/>
          <w:divBdr>
            <w:top w:val="none" w:sz="0" w:space="0" w:color="auto"/>
            <w:left w:val="none" w:sz="0" w:space="0" w:color="auto"/>
            <w:bottom w:val="none" w:sz="0" w:space="0" w:color="auto"/>
            <w:right w:val="none" w:sz="0" w:space="0" w:color="auto"/>
          </w:divBdr>
        </w:div>
        <w:div w:id="1232305389">
          <w:marLeft w:val="640"/>
          <w:marRight w:val="0"/>
          <w:marTop w:val="0"/>
          <w:marBottom w:val="0"/>
          <w:divBdr>
            <w:top w:val="none" w:sz="0" w:space="0" w:color="auto"/>
            <w:left w:val="none" w:sz="0" w:space="0" w:color="auto"/>
            <w:bottom w:val="none" w:sz="0" w:space="0" w:color="auto"/>
            <w:right w:val="none" w:sz="0" w:space="0" w:color="auto"/>
          </w:divBdr>
        </w:div>
        <w:div w:id="1315794852">
          <w:marLeft w:val="640"/>
          <w:marRight w:val="0"/>
          <w:marTop w:val="0"/>
          <w:marBottom w:val="0"/>
          <w:divBdr>
            <w:top w:val="none" w:sz="0" w:space="0" w:color="auto"/>
            <w:left w:val="none" w:sz="0" w:space="0" w:color="auto"/>
            <w:bottom w:val="none" w:sz="0" w:space="0" w:color="auto"/>
            <w:right w:val="none" w:sz="0" w:space="0" w:color="auto"/>
          </w:divBdr>
        </w:div>
        <w:div w:id="1407337369">
          <w:marLeft w:val="640"/>
          <w:marRight w:val="0"/>
          <w:marTop w:val="0"/>
          <w:marBottom w:val="0"/>
          <w:divBdr>
            <w:top w:val="none" w:sz="0" w:space="0" w:color="auto"/>
            <w:left w:val="none" w:sz="0" w:space="0" w:color="auto"/>
            <w:bottom w:val="none" w:sz="0" w:space="0" w:color="auto"/>
            <w:right w:val="none" w:sz="0" w:space="0" w:color="auto"/>
          </w:divBdr>
        </w:div>
        <w:div w:id="1507819503">
          <w:marLeft w:val="640"/>
          <w:marRight w:val="0"/>
          <w:marTop w:val="0"/>
          <w:marBottom w:val="0"/>
          <w:divBdr>
            <w:top w:val="none" w:sz="0" w:space="0" w:color="auto"/>
            <w:left w:val="none" w:sz="0" w:space="0" w:color="auto"/>
            <w:bottom w:val="none" w:sz="0" w:space="0" w:color="auto"/>
            <w:right w:val="none" w:sz="0" w:space="0" w:color="auto"/>
          </w:divBdr>
        </w:div>
        <w:div w:id="1717000187">
          <w:marLeft w:val="640"/>
          <w:marRight w:val="0"/>
          <w:marTop w:val="0"/>
          <w:marBottom w:val="0"/>
          <w:divBdr>
            <w:top w:val="none" w:sz="0" w:space="0" w:color="auto"/>
            <w:left w:val="none" w:sz="0" w:space="0" w:color="auto"/>
            <w:bottom w:val="none" w:sz="0" w:space="0" w:color="auto"/>
            <w:right w:val="none" w:sz="0" w:space="0" w:color="auto"/>
          </w:divBdr>
        </w:div>
        <w:div w:id="1723284111">
          <w:marLeft w:val="640"/>
          <w:marRight w:val="0"/>
          <w:marTop w:val="0"/>
          <w:marBottom w:val="0"/>
          <w:divBdr>
            <w:top w:val="none" w:sz="0" w:space="0" w:color="auto"/>
            <w:left w:val="none" w:sz="0" w:space="0" w:color="auto"/>
            <w:bottom w:val="none" w:sz="0" w:space="0" w:color="auto"/>
            <w:right w:val="none" w:sz="0" w:space="0" w:color="auto"/>
          </w:divBdr>
        </w:div>
        <w:div w:id="1780297289">
          <w:marLeft w:val="640"/>
          <w:marRight w:val="0"/>
          <w:marTop w:val="0"/>
          <w:marBottom w:val="0"/>
          <w:divBdr>
            <w:top w:val="none" w:sz="0" w:space="0" w:color="auto"/>
            <w:left w:val="none" w:sz="0" w:space="0" w:color="auto"/>
            <w:bottom w:val="none" w:sz="0" w:space="0" w:color="auto"/>
            <w:right w:val="none" w:sz="0" w:space="0" w:color="auto"/>
          </w:divBdr>
        </w:div>
        <w:div w:id="1844394530">
          <w:marLeft w:val="640"/>
          <w:marRight w:val="0"/>
          <w:marTop w:val="0"/>
          <w:marBottom w:val="0"/>
          <w:divBdr>
            <w:top w:val="none" w:sz="0" w:space="0" w:color="auto"/>
            <w:left w:val="none" w:sz="0" w:space="0" w:color="auto"/>
            <w:bottom w:val="none" w:sz="0" w:space="0" w:color="auto"/>
            <w:right w:val="none" w:sz="0" w:space="0" w:color="auto"/>
          </w:divBdr>
        </w:div>
        <w:div w:id="1872526243">
          <w:marLeft w:val="640"/>
          <w:marRight w:val="0"/>
          <w:marTop w:val="0"/>
          <w:marBottom w:val="0"/>
          <w:divBdr>
            <w:top w:val="none" w:sz="0" w:space="0" w:color="auto"/>
            <w:left w:val="none" w:sz="0" w:space="0" w:color="auto"/>
            <w:bottom w:val="none" w:sz="0" w:space="0" w:color="auto"/>
            <w:right w:val="none" w:sz="0" w:space="0" w:color="auto"/>
          </w:divBdr>
        </w:div>
        <w:div w:id="1911384063">
          <w:marLeft w:val="640"/>
          <w:marRight w:val="0"/>
          <w:marTop w:val="0"/>
          <w:marBottom w:val="0"/>
          <w:divBdr>
            <w:top w:val="none" w:sz="0" w:space="0" w:color="auto"/>
            <w:left w:val="none" w:sz="0" w:space="0" w:color="auto"/>
            <w:bottom w:val="none" w:sz="0" w:space="0" w:color="auto"/>
            <w:right w:val="none" w:sz="0" w:space="0" w:color="auto"/>
          </w:divBdr>
        </w:div>
        <w:div w:id="2008556030">
          <w:marLeft w:val="640"/>
          <w:marRight w:val="0"/>
          <w:marTop w:val="0"/>
          <w:marBottom w:val="0"/>
          <w:divBdr>
            <w:top w:val="none" w:sz="0" w:space="0" w:color="auto"/>
            <w:left w:val="none" w:sz="0" w:space="0" w:color="auto"/>
            <w:bottom w:val="none" w:sz="0" w:space="0" w:color="auto"/>
            <w:right w:val="none" w:sz="0" w:space="0" w:color="auto"/>
          </w:divBdr>
        </w:div>
        <w:div w:id="2016030323">
          <w:marLeft w:val="640"/>
          <w:marRight w:val="0"/>
          <w:marTop w:val="0"/>
          <w:marBottom w:val="0"/>
          <w:divBdr>
            <w:top w:val="none" w:sz="0" w:space="0" w:color="auto"/>
            <w:left w:val="none" w:sz="0" w:space="0" w:color="auto"/>
            <w:bottom w:val="none" w:sz="0" w:space="0" w:color="auto"/>
            <w:right w:val="none" w:sz="0" w:space="0" w:color="auto"/>
          </w:divBdr>
        </w:div>
        <w:div w:id="2068455590">
          <w:marLeft w:val="640"/>
          <w:marRight w:val="0"/>
          <w:marTop w:val="0"/>
          <w:marBottom w:val="0"/>
          <w:divBdr>
            <w:top w:val="none" w:sz="0" w:space="0" w:color="auto"/>
            <w:left w:val="none" w:sz="0" w:space="0" w:color="auto"/>
            <w:bottom w:val="none" w:sz="0" w:space="0" w:color="auto"/>
            <w:right w:val="none" w:sz="0" w:space="0" w:color="auto"/>
          </w:divBdr>
        </w:div>
      </w:divsChild>
    </w:div>
    <w:div w:id="603876647">
      <w:bodyDiv w:val="1"/>
      <w:marLeft w:val="0"/>
      <w:marRight w:val="0"/>
      <w:marTop w:val="0"/>
      <w:marBottom w:val="0"/>
      <w:divBdr>
        <w:top w:val="none" w:sz="0" w:space="0" w:color="auto"/>
        <w:left w:val="none" w:sz="0" w:space="0" w:color="auto"/>
        <w:bottom w:val="none" w:sz="0" w:space="0" w:color="auto"/>
        <w:right w:val="none" w:sz="0" w:space="0" w:color="auto"/>
      </w:divBdr>
      <w:divsChild>
        <w:div w:id="277958768">
          <w:marLeft w:val="640"/>
          <w:marRight w:val="0"/>
          <w:marTop w:val="0"/>
          <w:marBottom w:val="0"/>
          <w:divBdr>
            <w:top w:val="none" w:sz="0" w:space="0" w:color="auto"/>
            <w:left w:val="none" w:sz="0" w:space="0" w:color="auto"/>
            <w:bottom w:val="none" w:sz="0" w:space="0" w:color="auto"/>
            <w:right w:val="none" w:sz="0" w:space="0" w:color="auto"/>
          </w:divBdr>
        </w:div>
        <w:div w:id="430323691">
          <w:marLeft w:val="640"/>
          <w:marRight w:val="0"/>
          <w:marTop w:val="0"/>
          <w:marBottom w:val="0"/>
          <w:divBdr>
            <w:top w:val="none" w:sz="0" w:space="0" w:color="auto"/>
            <w:left w:val="none" w:sz="0" w:space="0" w:color="auto"/>
            <w:bottom w:val="none" w:sz="0" w:space="0" w:color="auto"/>
            <w:right w:val="none" w:sz="0" w:space="0" w:color="auto"/>
          </w:divBdr>
        </w:div>
        <w:div w:id="478619677">
          <w:marLeft w:val="640"/>
          <w:marRight w:val="0"/>
          <w:marTop w:val="0"/>
          <w:marBottom w:val="0"/>
          <w:divBdr>
            <w:top w:val="none" w:sz="0" w:space="0" w:color="auto"/>
            <w:left w:val="none" w:sz="0" w:space="0" w:color="auto"/>
            <w:bottom w:val="none" w:sz="0" w:space="0" w:color="auto"/>
            <w:right w:val="none" w:sz="0" w:space="0" w:color="auto"/>
          </w:divBdr>
        </w:div>
        <w:div w:id="502621568">
          <w:marLeft w:val="640"/>
          <w:marRight w:val="0"/>
          <w:marTop w:val="0"/>
          <w:marBottom w:val="0"/>
          <w:divBdr>
            <w:top w:val="none" w:sz="0" w:space="0" w:color="auto"/>
            <w:left w:val="none" w:sz="0" w:space="0" w:color="auto"/>
            <w:bottom w:val="none" w:sz="0" w:space="0" w:color="auto"/>
            <w:right w:val="none" w:sz="0" w:space="0" w:color="auto"/>
          </w:divBdr>
        </w:div>
        <w:div w:id="562255409">
          <w:marLeft w:val="640"/>
          <w:marRight w:val="0"/>
          <w:marTop w:val="0"/>
          <w:marBottom w:val="0"/>
          <w:divBdr>
            <w:top w:val="none" w:sz="0" w:space="0" w:color="auto"/>
            <w:left w:val="none" w:sz="0" w:space="0" w:color="auto"/>
            <w:bottom w:val="none" w:sz="0" w:space="0" w:color="auto"/>
            <w:right w:val="none" w:sz="0" w:space="0" w:color="auto"/>
          </w:divBdr>
        </w:div>
        <w:div w:id="610477576">
          <w:marLeft w:val="640"/>
          <w:marRight w:val="0"/>
          <w:marTop w:val="0"/>
          <w:marBottom w:val="0"/>
          <w:divBdr>
            <w:top w:val="none" w:sz="0" w:space="0" w:color="auto"/>
            <w:left w:val="none" w:sz="0" w:space="0" w:color="auto"/>
            <w:bottom w:val="none" w:sz="0" w:space="0" w:color="auto"/>
            <w:right w:val="none" w:sz="0" w:space="0" w:color="auto"/>
          </w:divBdr>
        </w:div>
        <w:div w:id="623586199">
          <w:marLeft w:val="640"/>
          <w:marRight w:val="0"/>
          <w:marTop w:val="0"/>
          <w:marBottom w:val="0"/>
          <w:divBdr>
            <w:top w:val="none" w:sz="0" w:space="0" w:color="auto"/>
            <w:left w:val="none" w:sz="0" w:space="0" w:color="auto"/>
            <w:bottom w:val="none" w:sz="0" w:space="0" w:color="auto"/>
            <w:right w:val="none" w:sz="0" w:space="0" w:color="auto"/>
          </w:divBdr>
        </w:div>
        <w:div w:id="741099583">
          <w:marLeft w:val="640"/>
          <w:marRight w:val="0"/>
          <w:marTop w:val="0"/>
          <w:marBottom w:val="0"/>
          <w:divBdr>
            <w:top w:val="none" w:sz="0" w:space="0" w:color="auto"/>
            <w:left w:val="none" w:sz="0" w:space="0" w:color="auto"/>
            <w:bottom w:val="none" w:sz="0" w:space="0" w:color="auto"/>
            <w:right w:val="none" w:sz="0" w:space="0" w:color="auto"/>
          </w:divBdr>
        </w:div>
        <w:div w:id="891582221">
          <w:marLeft w:val="640"/>
          <w:marRight w:val="0"/>
          <w:marTop w:val="0"/>
          <w:marBottom w:val="0"/>
          <w:divBdr>
            <w:top w:val="none" w:sz="0" w:space="0" w:color="auto"/>
            <w:left w:val="none" w:sz="0" w:space="0" w:color="auto"/>
            <w:bottom w:val="none" w:sz="0" w:space="0" w:color="auto"/>
            <w:right w:val="none" w:sz="0" w:space="0" w:color="auto"/>
          </w:divBdr>
        </w:div>
        <w:div w:id="897320900">
          <w:marLeft w:val="640"/>
          <w:marRight w:val="0"/>
          <w:marTop w:val="0"/>
          <w:marBottom w:val="0"/>
          <w:divBdr>
            <w:top w:val="none" w:sz="0" w:space="0" w:color="auto"/>
            <w:left w:val="none" w:sz="0" w:space="0" w:color="auto"/>
            <w:bottom w:val="none" w:sz="0" w:space="0" w:color="auto"/>
            <w:right w:val="none" w:sz="0" w:space="0" w:color="auto"/>
          </w:divBdr>
        </w:div>
        <w:div w:id="920063858">
          <w:marLeft w:val="640"/>
          <w:marRight w:val="0"/>
          <w:marTop w:val="0"/>
          <w:marBottom w:val="0"/>
          <w:divBdr>
            <w:top w:val="none" w:sz="0" w:space="0" w:color="auto"/>
            <w:left w:val="none" w:sz="0" w:space="0" w:color="auto"/>
            <w:bottom w:val="none" w:sz="0" w:space="0" w:color="auto"/>
            <w:right w:val="none" w:sz="0" w:space="0" w:color="auto"/>
          </w:divBdr>
        </w:div>
        <w:div w:id="931665619">
          <w:marLeft w:val="640"/>
          <w:marRight w:val="0"/>
          <w:marTop w:val="0"/>
          <w:marBottom w:val="0"/>
          <w:divBdr>
            <w:top w:val="none" w:sz="0" w:space="0" w:color="auto"/>
            <w:left w:val="none" w:sz="0" w:space="0" w:color="auto"/>
            <w:bottom w:val="none" w:sz="0" w:space="0" w:color="auto"/>
            <w:right w:val="none" w:sz="0" w:space="0" w:color="auto"/>
          </w:divBdr>
        </w:div>
        <w:div w:id="958804118">
          <w:marLeft w:val="640"/>
          <w:marRight w:val="0"/>
          <w:marTop w:val="0"/>
          <w:marBottom w:val="0"/>
          <w:divBdr>
            <w:top w:val="none" w:sz="0" w:space="0" w:color="auto"/>
            <w:left w:val="none" w:sz="0" w:space="0" w:color="auto"/>
            <w:bottom w:val="none" w:sz="0" w:space="0" w:color="auto"/>
            <w:right w:val="none" w:sz="0" w:space="0" w:color="auto"/>
          </w:divBdr>
        </w:div>
        <w:div w:id="978917126">
          <w:marLeft w:val="640"/>
          <w:marRight w:val="0"/>
          <w:marTop w:val="0"/>
          <w:marBottom w:val="0"/>
          <w:divBdr>
            <w:top w:val="none" w:sz="0" w:space="0" w:color="auto"/>
            <w:left w:val="none" w:sz="0" w:space="0" w:color="auto"/>
            <w:bottom w:val="none" w:sz="0" w:space="0" w:color="auto"/>
            <w:right w:val="none" w:sz="0" w:space="0" w:color="auto"/>
          </w:divBdr>
        </w:div>
        <w:div w:id="980385108">
          <w:marLeft w:val="640"/>
          <w:marRight w:val="0"/>
          <w:marTop w:val="0"/>
          <w:marBottom w:val="0"/>
          <w:divBdr>
            <w:top w:val="none" w:sz="0" w:space="0" w:color="auto"/>
            <w:left w:val="none" w:sz="0" w:space="0" w:color="auto"/>
            <w:bottom w:val="none" w:sz="0" w:space="0" w:color="auto"/>
            <w:right w:val="none" w:sz="0" w:space="0" w:color="auto"/>
          </w:divBdr>
        </w:div>
        <w:div w:id="1084914085">
          <w:marLeft w:val="640"/>
          <w:marRight w:val="0"/>
          <w:marTop w:val="0"/>
          <w:marBottom w:val="0"/>
          <w:divBdr>
            <w:top w:val="none" w:sz="0" w:space="0" w:color="auto"/>
            <w:left w:val="none" w:sz="0" w:space="0" w:color="auto"/>
            <w:bottom w:val="none" w:sz="0" w:space="0" w:color="auto"/>
            <w:right w:val="none" w:sz="0" w:space="0" w:color="auto"/>
          </w:divBdr>
        </w:div>
        <w:div w:id="1276979904">
          <w:marLeft w:val="640"/>
          <w:marRight w:val="0"/>
          <w:marTop w:val="0"/>
          <w:marBottom w:val="0"/>
          <w:divBdr>
            <w:top w:val="none" w:sz="0" w:space="0" w:color="auto"/>
            <w:left w:val="none" w:sz="0" w:space="0" w:color="auto"/>
            <w:bottom w:val="none" w:sz="0" w:space="0" w:color="auto"/>
            <w:right w:val="none" w:sz="0" w:space="0" w:color="auto"/>
          </w:divBdr>
        </w:div>
        <w:div w:id="1294293178">
          <w:marLeft w:val="640"/>
          <w:marRight w:val="0"/>
          <w:marTop w:val="0"/>
          <w:marBottom w:val="0"/>
          <w:divBdr>
            <w:top w:val="none" w:sz="0" w:space="0" w:color="auto"/>
            <w:left w:val="none" w:sz="0" w:space="0" w:color="auto"/>
            <w:bottom w:val="none" w:sz="0" w:space="0" w:color="auto"/>
            <w:right w:val="none" w:sz="0" w:space="0" w:color="auto"/>
          </w:divBdr>
        </w:div>
        <w:div w:id="1305237147">
          <w:marLeft w:val="640"/>
          <w:marRight w:val="0"/>
          <w:marTop w:val="0"/>
          <w:marBottom w:val="0"/>
          <w:divBdr>
            <w:top w:val="none" w:sz="0" w:space="0" w:color="auto"/>
            <w:left w:val="none" w:sz="0" w:space="0" w:color="auto"/>
            <w:bottom w:val="none" w:sz="0" w:space="0" w:color="auto"/>
            <w:right w:val="none" w:sz="0" w:space="0" w:color="auto"/>
          </w:divBdr>
        </w:div>
        <w:div w:id="1437210932">
          <w:marLeft w:val="640"/>
          <w:marRight w:val="0"/>
          <w:marTop w:val="0"/>
          <w:marBottom w:val="0"/>
          <w:divBdr>
            <w:top w:val="none" w:sz="0" w:space="0" w:color="auto"/>
            <w:left w:val="none" w:sz="0" w:space="0" w:color="auto"/>
            <w:bottom w:val="none" w:sz="0" w:space="0" w:color="auto"/>
            <w:right w:val="none" w:sz="0" w:space="0" w:color="auto"/>
          </w:divBdr>
        </w:div>
        <w:div w:id="1505899548">
          <w:marLeft w:val="640"/>
          <w:marRight w:val="0"/>
          <w:marTop w:val="0"/>
          <w:marBottom w:val="0"/>
          <w:divBdr>
            <w:top w:val="none" w:sz="0" w:space="0" w:color="auto"/>
            <w:left w:val="none" w:sz="0" w:space="0" w:color="auto"/>
            <w:bottom w:val="none" w:sz="0" w:space="0" w:color="auto"/>
            <w:right w:val="none" w:sz="0" w:space="0" w:color="auto"/>
          </w:divBdr>
        </w:div>
        <w:div w:id="1510367303">
          <w:marLeft w:val="640"/>
          <w:marRight w:val="0"/>
          <w:marTop w:val="0"/>
          <w:marBottom w:val="0"/>
          <w:divBdr>
            <w:top w:val="none" w:sz="0" w:space="0" w:color="auto"/>
            <w:left w:val="none" w:sz="0" w:space="0" w:color="auto"/>
            <w:bottom w:val="none" w:sz="0" w:space="0" w:color="auto"/>
            <w:right w:val="none" w:sz="0" w:space="0" w:color="auto"/>
          </w:divBdr>
        </w:div>
        <w:div w:id="1525827713">
          <w:marLeft w:val="640"/>
          <w:marRight w:val="0"/>
          <w:marTop w:val="0"/>
          <w:marBottom w:val="0"/>
          <w:divBdr>
            <w:top w:val="none" w:sz="0" w:space="0" w:color="auto"/>
            <w:left w:val="none" w:sz="0" w:space="0" w:color="auto"/>
            <w:bottom w:val="none" w:sz="0" w:space="0" w:color="auto"/>
            <w:right w:val="none" w:sz="0" w:space="0" w:color="auto"/>
          </w:divBdr>
        </w:div>
        <w:div w:id="1597324655">
          <w:marLeft w:val="640"/>
          <w:marRight w:val="0"/>
          <w:marTop w:val="0"/>
          <w:marBottom w:val="0"/>
          <w:divBdr>
            <w:top w:val="none" w:sz="0" w:space="0" w:color="auto"/>
            <w:left w:val="none" w:sz="0" w:space="0" w:color="auto"/>
            <w:bottom w:val="none" w:sz="0" w:space="0" w:color="auto"/>
            <w:right w:val="none" w:sz="0" w:space="0" w:color="auto"/>
          </w:divBdr>
        </w:div>
        <w:div w:id="1674647474">
          <w:marLeft w:val="640"/>
          <w:marRight w:val="0"/>
          <w:marTop w:val="0"/>
          <w:marBottom w:val="0"/>
          <w:divBdr>
            <w:top w:val="none" w:sz="0" w:space="0" w:color="auto"/>
            <w:left w:val="none" w:sz="0" w:space="0" w:color="auto"/>
            <w:bottom w:val="none" w:sz="0" w:space="0" w:color="auto"/>
            <w:right w:val="none" w:sz="0" w:space="0" w:color="auto"/>
          </w:divBdr>
        </w:div>
        <w:div w:id="1856111421">
          <w:marLeft w:val="640"/>
          <w:marRight w:val="0"/>
          <w:marTop w:val="0"/>
          <w:marBottom w:val="0"/>
          <w:divBdr>
            <w:top w:val="none" w:sz="0" w:space="0" w:color="auto"/>
            <w:left w:val="none" w:sz="0" w:space="0" w:color="auto"/>
            <w:bottom w:val="none" w:sz="0" w:space="0" w:color="auto"/>
            <w:right w:val="none" w:sz="0" w:space="0" w:color="auto"/>
          </w:divBdr>
        </w:div>
        <w:div w:id="1857385443">
          <w:marLeft w:val="640"/>
          <w:marRight w:val="0"/>
          <w:marTop w:val="0"/>
          <w:marBottom w:val="0"/>
          <w:divBdr>
            <w:top w:val="none" w:sz="0" w:space="0" w:color="auto"/>
            <w:left w:val="none" w:sz="0" w:space="0" w:color="auto"/>
            <w:bottom w:val="none" w:sz="0" w:space="0" w:color="auto"/>
            <w:right w:val="none" w:sz="0" w:space="0" w:color="auto"/>
          </w:divBdr>
        </w:div>
        <w:div w:id="1903638201">
          <w:marLeft w:val="640"/>
          <w:marRight w:val="0"/>
          <w:marTop w:val="0"/>
          <w:marBottom w:val="0"/>
          <w:divBdr>
            <w:top w:val="none" w:sz="0" w:space="0" w:color="auto"/>
            <w:left w:val="none" w:sz="0" w:space="0" w:color="auto"/>
            <w:bottom w:val="none" w:sz="0" w:space="0" w:color="auto"/>
            <w:right w:val="none" w:sz="0" w:space="0" w:color="auto"/>
          </w:divBdr>
        </w:div>
        <w:div w:id="2004359629">
          <w:marLeft w:val="640"/>
          <w:marRight w:val="0"/>
          <w:marTop w:val="0"/>
          <w:marBottom w:val="0"/>
          <w:divBdr>
            <w:top w:val="none" w:sz="0" w:space="0" w:color="auto"/>
            <w:left w:val="none" w:sz="0" w:space="0" w:color="auto"/>
            <w:bottom w:val="none" w:sz="0" w:space="0" w:color="auto"/>
            <w:right w:val="none" w:sz="0" w:space="0" w:color="auto"/>
          </w:divBdr>
        </w:div>
        <w:div w:id="2140606491">
          <w:marLeft w:val="640"/>
          <w:marRight w:val="0"/>
          <w:marTop w:val="0"/>
          <w:marBottom w:val="0"/>
          <w:divBdr>
            <w:top w:val="none" w:sz="0" w:space="0" w:color="auto"/>
            <w:left w:val="none" w:sz="0" w:space="0" w:color="auto"/>
            <w:bottom w:val="none" w:sz="0" w:space="0" w:color="auto"/>
            <w:right w:val="none" w:sz="0" w:space="0" w:color="auto"/>
          </w:divBdr>
        </w:div>
      </w:divsChild>
    </w:div>
    <w:div w:id="624194667">
      <w:bodyDiv w:val="1"/>
      <w:marLeft w:val="0"/>
      <w:marRight w:val="0"/>
      <w:marTop w:val="0"/>
      <w:marBottom w:val="0"/>
      <w:divBdr>
        <w:top w:val="none" w:sz="0" w:space="0" w:color="auto"/>
        <w:left w:val="none" w:sz="0" w:space="0" w:color="auto"/>
        <w:bottom w:val="none" w:sz="0" w:space="0" w:color="auto"/>
        <w:right w:val="none" w:sz="0" w:space="0" w:color="auto"/>
      </w:divBdr>
      <w:divsChild>
        <w:div w:id="3216335">
          <w:marLeft w:val="640"/>
          <w:marRight w:val="0"/>
          <w:marTop w:val="0"/>
          <w:marBottom w:val="0"/>
          <w:divBdr>
            <w:top w:val="none" w:sz="0" w:space="0" w:color="auto"/>
            <w:left w:val="none" w:sz="0" w:space="0" w:color="auto"/>
            <w:bottom w:val="none" w:sz="0" w:space="0" w:color="auto"/>
            <w:right w:val="none" w:sz="0" w:space="0" w:color="auto"/>
          </w:divBdr>
        </w:div>
        <w:div w:id="28384536">
          <w:marLeft w:val="640"/>
          <w:marRight w:val="0"/>
          <w:marTop w:val="0"/>
          <w:marBottom w:val="0"/>
          <w:divBdr>
            <w:top w:val="none" w:sz="0" w:space="0" w:color="auto"/>
            <w:left w:val="none" w:sz="0" w:space="0" w:color="auto"/>
            <w:bottom w:val="none" w:sz="0" w:space="0" w:color="auto"/>
            <w:right w:val="none" w:sz="0" w:space="0" w:color="auto"/>
          </w:divBdr>
        </w:div>
        <w:div w:id="113446957">
          <w:marLeft w:val="640"/>
          <w:marRight w:val="0"/>
          <w:marTop w:val="0"/>
          <w:marBottom w:val="0"/>
          <w:divBdr>
            <w:top w:val="none" w:sz="0" w:space="0" w:color="auto"/>
            <w:left w:val="none" w:sz="0" w:space="0" w:color="auto"/>
            <w:bottom w:val="none" w:sz="0" w:space="0" w:color="auto"/>
            <w:right w:val="none" w:sz="0" w:space="0" w:color="auto"/>
          </w:divBdr>
        </w:div>
        <w:div w:id="172646631">
          <w:marLeft w:val="640"/>
          <w:marRight w:val="0"/>
          <w:marTop w:val="0"/>
          <w:marBottom w:val="0"/>
          <w:divBdr>
            <w:top w:val="none" w:sz="0" w:space="0" w:color="auto"/>
            <w:left w:val="none" w:sz="0" w:space="0" w:color="auto"/>
            <w:bottom w:val="none" w:sz="0" w:space="0" w:color="auto"/>
            <w:right w:val="none" w:sz="0" w:space="0" w:color="auto"/>
          </w:divBdr>
        </w:div>
        <w:div w:id="263730749">
          <w:marLeft w:val="640"/>
          <w:marRight w:val="0"/>
          <w:marTop w:val="0"/>
          <w:marBottom w:val="0"/>
          <w:divBdr>
            <w:top w:val="none" w:sz="0" w:space="0" w:color="auto"/>
            <w:left w:val="none" w:sz="0" w:space="0" w:color="auto"/>
            <w:bottom w:val="none" w:sz="0" w:space="0" w:color="auto"/>
            <w:right w:val="none" w:sz="0" w:space="0" w:color="auto"/>
          </w:divBdr>
        </w:div>
        <w:div w:id="370230647">
          <w:marLeft w:val="640"/>
          <w:marRight w:val="0"/>
          <w:marTop w:val="0"/>
          <w:marBottom w:val="0"/>
          <w:divBdr>
            <w:top w:val="none" w:sz="0" w:space="0" w:color="auto"/>
            <w:left w:val="none" w:sz="0" w:space="0" w:color="auto"/>
            <w:bottom w:val="none" w:sz="0" w:space="0" w:color="auto"/>
            <w:right w:val="none" w:sz="0" w:space="0" w:color="auto"/>
          </w:divBdr>
        </w:div>
        <w:div w:id="475873620">
          <w:marLeft w:val="640"/>
          <w:marRight w:val="0"/>
          <w:marTop w:val="0"/>
          <w:marBottom w:val="0"/>
          <w:divBdr>
            <w:top w:val="none" w:sz="0" w:space="0" w:color="auto"/>
            <w:left w:val="none" w:sz="0" w:space="0" w:color="auto"/>
            <w:bottom w:val="none" w:sz="0" w:space="0" w:color="auto"/>
            <w:right w:val="none" w:sz="0" w:space="0" w:color="auto"/>
          </w:divBdr>
        </w:div>
        <w:div w:id="517037986">
          <w:marLeft w:val="640"/>
          <w:marRight w:val="0"/>
          <w:marTop w:val="0"/>
          <w:marBottom w:val="0"/>
          <w:divBdr>
            <w:top w:val="none" w:sz="0" w:space="0" w:color="auto"/>
            <w:left w:val="none" w:sz="0" w:space="0" w:color="auto"/>
            <w:bottom w:val="none" w:sz="0" w:space="0" w:color="auto"/>
            <w:right w:val="none" w:sz="0" w:space="0" w:color="auto"/>
          </w:divBdr>
        </w:div>
        <w:div w:id="530462191">
          <w:marLeft w:val="640"/>
          <w:marRight w:val="0"/>
          <w:marTop w:val="0"/>
          <w:marBottom w:val="0"/>
          <w:divBdr>
            <w:top w:val="none" w:sz="0" w:space="0" w:color="auto"/>
            <w:left w:val="none" w:sz="0" w:space="0" w:color="auto"/>
            <w:bottom w:val="none" w:sz="0" w:space="0" w:color="auto"/>
            <w:right w:val="none" w:sz="0" w:space="0" w:color="auto"/>
          </w:divBdr>
        </w:div>
        <w:div w:id="536817904">
          <w:marLeft w:val="640"/>
          <w:marRight w:val="0"/>
          <w:marTop w:val="0"/>
          <w:marBottom w:val="0"/>
          <w:divBdr>
            <w:top w:val="none" w:sz="0" w:space="0" w:color="auto"/>
            <w:left w:val="none" w:sz="0" w:space="0" w:color="auto"/>
            <w:bottom w:val="none" w:sz="0" w:space="0" w:color="auto"/>
            <w:right w:val="none" w:sz="0" w:space="0" w:color="auto"/>
          </w:divBdr>
        </w:div>
        <w:div w:id="668287798">
          <w:marLeft w:val="640"/>
          <w:marRight w:val="0"/>
          <w:marTop w:val="0"/>
          <w:marBottom w:val="0"/>
          <w:divBdr>
            <w:top w:val="none" w:sz="0" w:space="0" w:color="auto"/>
            <w:left w:val="none" w:sz="0" w:space="0" w:color="auto"/>
            <w:bottom w:val="none" w:sz="0" w:space="0" w:color="auto"/>
            <w:right w:val="none" w:sz="0" w:space="0" w:color="auto"/>
          </w:divBdr>
        </w:div>
        <w:div w:id="766652464">
          <w:marLeft w:val="640"/>
          <w:marRight w:val="0"/>
          <w:marTop w:val="0"/>
          <w:marBottom w:val="0"/>
          <w:divBdr>
            <w:top w:val="none" w:sz="0" w:space="0" w:color="auto"/>
            <w:left w:val="none" w:sz="0" w:space="0" w:color="auto"/>
            <w:bottom w:val="none" w:sz="0" w:space="0" w:color="auto"/>
            <w:right w:val="none" w:sz="0" w:space="0" w:color="auto"/>
          </w:divBdr>
        </w:div>
        <w:div w:id="808549175">
          <w:marLeft w:val="640"/>
          <w:marRight w:val="0"/>
          <w:marTop w:val="0"/>
          <w:marBottom w:val="0"/>
          <w:divBdr>
            <w:top w:val="none" w:sz="0" w:space="0" w:color="auto"/>
            <w:left w:val="none" w:sz="0" w:space="0" w:color="auto"/>
            <w:bottom w:val="none" w:sz="0" w:space="0" w:color="auto"/>
            <w:right w:val="none" w:sz="0" w:space="0" w:color="auto"/>
          </w:divBdr>
        </w:div>
        <w:div w:id="885916277">
          <w:marLeft w:val="640"/>
          <w:marRight w:val="0"/>
          <w:marTop w:val="0"/>
          <w:marBottom w:val="0"/>
          <w:divBdr>
            <w:top w:val="none" w:sz="0" w:space="0" w:color="auto"/>
            <w:left w:val="none" w:sz="0" w:space="0" w:color="auto"/>
            <w:bottom w:val="none" w:sz="0" w:space="0" w:color="auto"/>
            <w:right w:val="none" w:sz="0" w:space="0" w:color="auto"/>
          </w:divBdr>
        </w:div>
        <w:div w:id="929705765">
          <w:marLeft w:val="640"/>
          <w:marRight w:val="0"/>
          <w:marTop w:val="0"/>
          <w:marBottom w:val="0"/>
          <w:divBdr>
            <w:top w:val="none" w:sz="0" w:space="0" w:color="auto"/>
            <w:left w:val="none" w:sz="0" w:space="0" w:color="auto"/>
            <w:bottom w:val="none" w:sz="0" w:space="0" w:color="auto"/>
            <w:right w:val="none" w:sz="0" w:space="0" w:color="auto"/>
          </w:divBdr>
        </w:div>
        <w:div w:id="971400284">
          <w:marLeft w:val="640"/>
          <w:marRight w:val="0"/>
          <w:marTop w:val="0"/>
          <w:marBottom w:val="0"/>
          <w:divBdr>
            <w:top w:val="none" w:sz="0" w:space="0" w:color="auto"/>
            <w:left w:val="none" w:sz="0" w:space="0" w:color="auto"/>
            <w:bottom w:val="none" w:sz="0" w:space="0" w:color="auto"/>
            <w:right w:val="none" w:sz="0" w:space="0" w:color="auto"/>
          </w:divBdr>
        </w:div>
        <w:div w:id="1034694826">
          <w:marLeft w:val="640"/>
          <w:marRight w:val="0"/>
          <w:marTop w:val="0"/>
          <w:marBottom w:val="0"/>
          <w:divBdr>
            <w:top w:val="none" w:sz="0" w:space="0" w:color="auto"/>
            <w:left w:val="none" w:sz="0" w:space="0" w:color="auto"/>
            <w:bottom w:val="none" w:sz="0" w:space="0" w:color="auto"/>
            <w:right w:val="none" w:sz="0" w:space="0" w:color="auto"/>
          </w:divBdr>
        </w:div>
        <w:div w:id="1143276383">
          <w:marLeft w:val="640"/>
          <w:marRight w:val="0"/>
          <w:marTop w:val="0"/>
          <w:marBottom w:val="0"/>
          <w:divBdr>
            <w:top w:val="none" w:sz="0" w:space="0" w:color="auto"/>
            <w:left w:val="none" w:sz="0" w:space="0" w:color="auto"/>
            <w:bottom w:val="none" w:sz="0" w:space="0" w:color="auto"/>
            <w:right w:val="none" w:sz="0" w:space="0" w:color="auto"/>
          </w:divBdr>
        </w:div>
        <w:div w:id="1215237371">
          <w:marLeft w:val="640"/>
          <w:marRight w:val="0"/>
          <w:marTop w:val="0"/>
          <w:marBottom w:val="0"/>
          <w:divBdr>
            <w:top w:val="none" w:sz="0" w:space="0" w:color="auto"/>
            <w:left w:val="none" w:sz="0" w:space="0" w:color="auto"/>
            <w:bottom w:val="none" w:sz="0" w:space="0" w:color="auto"/>
            <w:right w:val="none" w:sz="0" w:space="0" w:color="auto"/>
          </w:divBdr>
        </w:div>
        <w:div w:id="1245530117">
          <w:marLeft w:val="640"/>
          <w:marRight w:val="0"/>
          <w:marTop w:val="0"/>
          <w:marBottom w:val="0"/>
          <w:divBdr>
            <w:top w:val="none" w:sz="0" w:space="0" w:color="auto"/>
            <w:left w:val="none" w:sz="0" w:space="0" w:color="auto"/>
            <w:bottom w:val="none" w:sz="0" w:space="0" w:color="auto"/>
            <w:right w:val="none" w:sz="0" w:space="0" w:color="auto"/>
          </w:divBdr>
        </w:div>
        <w:div w:id="1330326458">
          <w:marLeft w:val="640"/>
          <w:marRight w:val="0"/>
          <w:marTop w:val="0"/>
          <w:marBottom w:val="0"/>
          <w:divBdr>
            <w:top w:val="none" w:sz="0" w:space="0" w:color="auto"/>
            <w:left w:val="none" w:sz="0" w:space="0" w:color="auto"/>
            <w:bottom w:val="none" w:sz="0" w:space="0" w:color="auto"/>
            <w:right w:val="none" w:sz="0" w:space="0" w:color="auto"/>
          </w:divBdr>
        </w:div>
        <w:div w:id="1410732610">
          <w:marLeft w:val="640"/>
          <w:marRight w:val="0"/>
          <w:marTop w:val="0"/>
          <w:marBottom w:val="0"/>
          <w:divBdr>
            <w:top w:val="none" w:sz="0" w:space="0" w:color="auto"/>
            <w:left w:val="none" w:sz="0" w:space="0" w:color="auto"/>
            <w:bottom w:val="none" w:sz="0" w:space="0" w:color="auto"/>
            <w:right w:val="none" w:sz="0" w:space="0" w:color="auto"/>
          </w:divBdr>
        </w:div>
        <w:div w:id="1524975072">
          <w:marLeft w:val="640"/>
          <w:marRight w:val="0"/>
          <w:marTop w:val="0"/>
          <w:marBottom w:val="0"/>
          <w:divBdr>
            <w:top w:val="none" w:sz="0" w:space="0" w:color="auto"/>
            <w:left w:val="none" w:sz="0" w:space="0" w:color="auto"/>
            <w:bottom w:val="none" w:sz="0" w:space="0" w:color="auto"/>
            <w:right w:val="none" w:sz="0" w:space="0" w:color="auto"/>
          </w:divBdr>
        </w:div>
        <w:div w:id="1588997882">
          <w:marLeft w:val="640"/>
          <w:marRight w:val="0"/>
          <w:marTop w:val="0"/>
          <w:marBottom w:val="0"/>
          <w:divBdr>
            <w:top w:val="none" w:sz="0" w:space="0" w:color="auto"/>
            <w:left w:val="none" w:sz="0" w:space="0" w:color="auto"/>
            <w:bottom w:val="none" w:sz="0" w:space="0" w:color="auto"/>
            <w:right w:val="none" w:sz="0" w:space="0" w:color="auto"/>
          </w:divBdr>
        </w:div>
        <w:div w:id="1595095388">
          <w:marLeft w:val="640"/>
          <w:marRight w:val="0"/>
          <w:marTop w:val="0"/>
          <w:marBottom w:val="0"/>
          <w:divBdr>
            <w:top w:val="none" w:sz="0" w:space="0" w:color="auto"/>
            <w:left w:val="none" w:sz="0" w:space="0" w:color="auto"/>
            <w:bottom w:val="none" w:sz="0" w:space="0" w:color="auto"/>
            <w:right w:val="none" w:sz="0" w:space="0" w:color="auto"/>
          </w:divBdr>
        </w:div>
        <w:div w:id="1634672515">
          <w:marLeft w:val="640"/>
          <w:marRight w:val="0"/>
          <w:marTop w:val="0"/>
          <w:marBottom w:val="0"/>
          <w:divBdr>
            <w:top w:val="none" w:sz="0" w:space="0" w:color="auto"/>
            <w:left w:val="none" w:sz="0" w:space="0" w:color="auto"/>
            <w:bottom w:val="none" w:sz="0" w:space="0" w:color="auto"/>
            <w:right w:val="none" w:sz="0" w:space="0" w:color="auto"/>
          </w:divBdr>
        </w:div>
        <w:div w:id="1700620870">
          <w:marLeft w:val="640"/>
          <w:marRight w:val="0"/>
          <w:marTop w:val="0"/>
          <w:marBottom w:val="0"/>
          <w:divBdr>
            <w:top w:val="none" w:sz="0" w:space="0" w:color="auto"/>
            <w:left w:val="none" w:sz="0" w:space="0" w:color="auto"/>
            <w:bottom w:val="none" w:sz="0" w:space="0" w:color="auto"/>
            <w:right w:val="none" w:sz="0" w:space="0" w:color="auto"/>
          </w:divBdr>
        </w:div>
        <w:div w:id="1727486799">
          <w:marLeft w:val="640"/>
          <w:marRight w:val="0"/>
          <w:marTop w:val="0"/>
          <w:marBottom w:val="0"/>
          <w:divBdr>
            <w:top w:val="none" w:sz="0" w:space="0" w:color="auto"/>
            <w:left w:val="none" w:sz="0" w:space="0" w:color="auto"/>
            <w:bottom w:val="none" w:sz="0" w:space="0" w:color="auto"/>
            <w:right w:val="none" w:sz="0" w:space="0" w:color="auto"/>
          </w:divBdr>
        </w:div>
        <w:div w:id="1863590733">
          <w:marLeft w:val="640"/>
          <w:marRight w:val="0"/>
          <w:marTop w:val="0"/>
          <w:marBottom w:val="0"/>
          <w:divBdr>
            <w:top w:val="none" w:sz="0" w:space="0" w:color="auto"/>
            <w:left w:val="none" w:sz="0" w:space="0" w:color="auto"/>
            <w:bottom w:val="none" w:sz="0" w:space="0" w:color="auto"/>
            <w:right w:val="none" w:sz="0" w:space="0" w:color="auto"/>
          </w:divBdr>
        </w:div>
        <w:div w:id="1897860442">
          <w:marLeft w:val="640"/>
          <w:marRight w:val="0"/>
          <w:marTop w:val="0"/>
          <w:marBottom w:val="0"/>
          <w:divBdr>
            <w:top w:val="none" w:sz="0" w:space="0" w:color="auto"/>
            <w:left w:val="none" w:sz="0" w:space="0" w:color="auto"/>
            <w:bottom w:val="none" w:sz="0" w:space="0" w:color="auto"/>
            <w:right w:val="none" w:sz="0" w:space="0" w:color="auto"/>
          </w:divBdr>
        </w:div>
        <w:div w:id="2102143554">
          <w:marLeft w:val="640"/>
          <w:marRight w:val="0"/>
          <w:marTop w:val="0"/>
          <w:marBottom w:val="0"/>
          <w:divBdr>
            <w:top w:val="none" w:sz="0" w:space="0" w:color="auto"/>
            <w:left w:val="none" w:sz="0" w:space="0" w:color="auto"/>
            <w:bottom w:val="none" w:sz="0" w:space="0" w:color="auto"/>
            <w:right w:val="none" w:sz="0" w:space="0" w:color="auto"/>
          </w:divBdr>
        </w:div>
      </w:divsChild>
    </w:div>
    <w:div w:id="667905385">
      <w:bodyDiv w:val="1"/>
      <w:marLeft w:val="0"/>
      <w:marRight w:val="0"/>
      <w:marTop w:val="0"/>
      <w:marBottom w:val="0"/>
      <w:divBdr>
        <w:top w:val="none" w:sz="0" w:space="0" w:color="auto"/>
        <w:left w:val="none" w:sz="0" w:space="0" w:color="auto"/>
        <w:bottom w:val="none" w:sz="0" w:space="0" w:color="auto"/>
        <w:right w:val="none" w:sz="0" w:space="0" w:color="auto"/>
      </w:divBdr>
      <w:divsChild>
        <w:div w:id="1590525">
          <w:marLeft w:val="640"/>
          <w:marRight w:val="0"/>
          <w:marTop w:val="0"/>
          <w:marBottom w:val="0"/>
          <w:divBdr>
            <w:top w:val="none" w:sz="0" w:space="0" w:color="auto"/>
            <w:left w:val="none" w:sz="0" w:space="0" w:color="auto"/>
            <w:bottom w:val="none" w:sz="0" w:space="0" w:color="auto"/>
            <w:right w:val="none" w:sz="0" w:space="0" w:color="auto"/>
          </w:divBdr>
        </w:div>
        <w:div w:id="16738073">
          <w:marLeft w:val="640"/>
          <w:marRight w:val="0"/>
          <w:marTop w:val="0"/>
          <w:marBottom w:val="0"/>
          <w:divBdr>
            <w:top w:val="none" w:sz="0" w:space="0" w:color="auto"/>
            <w:left w:val="none" w:sz="0" w:space="0" w:color="auto"/>
            <w:bottom w:val="none" w:sz="0" w:space="0" w:color="auto"/>
            <w:right w:val="none" w:sz="0" w:space="0" w:color="auto"/>
          </w:divBdr>
        </w:div>
        <w:div w:id="72093782">
          <w:marLeft w:val="640"/>
          <w:marRight w:val="0"/>
          <w:marTop w:val="0"/>
          <w:marBottom w:val="0"/>
          <w:divBdr>
            <w:top w:val="none" w:sz="0" w:space="0" w:color="auto"/>
            <w:left w:val="none" w:sz="0" w:space="0" w:color="auto"/>
            <w:bottom w:val="none" w:sz="0" w:space="0" w:color="auto"/>
            <w:right w:val="none" w:sz="0" w:space="0" w:color="auto"/>
          </w:divBdr>
        </w:div>
        <w:div w:id="141583914">
          <w:marLeft w:val="640"/>
          <w:marRight w:val="0"/>
          <w:marTop w:val="0"/>
          <w:marBottom w:val="0"/>
          <w:divBdr>
            <w:top w:val="none" w:sz="0" w:space="0" w:color="auto"/>
            <w:left w:val="none" w:sz="0" w:space="0" w:color="auto"/>
            <w:bottom w:val="none" w:sz="0" w:space="0" w:color="auto"/>
            <w:right w:val="none" w:sz="0" w:space="0" w:color="auto"/>
          </w:divBdr>
        </w:div>
        <w:div w:id="291596969">
          <w:marLeft w:val="640"/>
          <w:marRight w:val="0"/>
          <w:marTop w:val="0"/>
          <w:marBottom w:val="0"/>
          <w:divBdr>
            <w:top w:val="none" w:sz="0" w:space="0" w:color="auto"/>
            <w:left w:val="none" w:sz="0" w:space="0" w:color="auto"/>
            <w:bottom w:val="none" w:sz="0" w:space="0" w:color="auto"/>
            <w:right w:val="none" w:sz="0" w:space="0" w:color="auto"/>
          </w:divBdr>
        </w:div>
        <w:div w:id="344862944">
          <w:marLeft w:val="640"/>
          <w:marRight w:val="0"/>
          <w:marTop w:val="0"/>
          <w:marBottom w:val="0"/>
          <w:divBdr>
            <w:top w:val="none" w:sz="0" w:space="0" w:color="auto"/>
            <w:left w:val="none" w:sz="0" w:space="0" w:color="auto"/>
            <w:bottom w:val="none" w:sz="0" w:space="0" w:color="auto"/>
            <w:right w:val="none" w:sz="0" w:space="0" w:color="auto"/>
          </w:divBdr>
        </w:div>
        <w:div w:id="363360715">
          <w:marLeft w:val="640"/>
          <w:marRight w:val="0"/>
          <w:marTop w:val="0"/>
          <w:marBottom w:val="0"/>
          <w:divBdr>
            <w:top w:val="none" w:sz="0" w:space="0" w:color="auto"/>
            <w:left w:val="none" w:sz="0" w:space="0" w:color="auto"/>
            <w:bottom w:val="none" w:sz="0" w:space="0" w:color="auto"/>
            <w:right w:val="none" w:sz="0" w:space="0" w:color="auto"/>
          </w:divBdr>
        </w:div>
        <w:div w:id="375130209">
          <w:marLeft w:val="640"/>
          <w:marRight w:val="0"/>
          <w:marTop w:val="0"/>
          <w:marBottom w:val="0"/>
          <w:divBdr>
            <w:top w:val="none" w:sz="0" w:space="0" w:color="auto"/>
            <w:left w:val="none" w:sz="0" w:space="0" w:color="auto"/>
            <w:bottom w:val="none" w:sz="0" w:space="0" w:color="auto"/>
            <w:right w:val="none" w:sz="0" w:space="0" w:color="auto"/>
          </w:divBdr>
        </w:div>
        <w:div w:id="417556633">
          <w:marLeft w:val="640"/>
          <w:marRight w:val="0"/>
          <w:marTop w:val="0"/>
          <w:marBottom w:val="0"/>
          <w:divBdr>
            <w:top w:val="none" w:sz="0" w:space="0" w:color="auto"/>
            <w:left w:val="none" w:sz="0" w:space="0" w:color="auto"/>
            <w:bottom w:val="none" w:sz="0" w:space="0" w:color="auto"/>
            <w:right w:val="none" w:sz="0" w:space="0" w:color="auto"/>
          </w:divBdr>
        </w:div>
        <w:div w:id="469252517">
          <w:marLeft w:val="640"/>
          <w:marRight w:val="0"/>
          <w:marTop w:val="0"/>
          <w:marBottom w:val="0"/>
          <w:divBdr>
            <w:top w:val="none" w:sz="0" w:space="0" w:color="auto"/>
            <w:left w:val="none" w:sz="0" w:space="0" w:color="auto"/>
            <w:bottom w:val="none" w:sz="0" w:space="0" w:color="auto"/>
            <w:right w:val="none" w:sz="0" w:space="0" w:color="auto"/>
          </w:divBdr>
        </w:div>
        <w:div w:id="636256149">
          <w:marLeft w:val="640"/>
          <w:marRight w:val="0"/>
          <w:marTop w:val="0"/>
          <w:marBottom w:val="0"/>
          <w:divBdr>
            <w:top w:val="none" w:sz="0" w:space="0" w:color="auto"/>
            <w:left w:val="none" w:sz="0" w:space="0" w:color="auto"/>
            <w:bottom w:val="none" w:sz="0" w:space="0" w:color="auto"/>
            <w:right w:val="none" w:sz="0" w:space="0" w:color="auto"/>
          </w:divBdr>
        </w:div>
        <w:div w:id="726030303">
          <w:marLeft w:val="640"/>
          <w:marRight w:val="0"/>
          <w:marTop w:val="0"/>
          <w:marBottom w:val="0"/>
          <w:divBdr>
            <w:top w:val="none" w:sz="0" w:space="0" w:color="auto"/>
            <w:left w:val="none" w:sz="0" w:space="0" w:color="auto"/>
            <w:bottom w:val="none" w:sz="0" w:space="0" w:color="auto"/>
            <w:right w:val="none" w:sz="0" w:space="0" w:color="auto"/>
          </w:divBdr>
        </w:div>
        <w:div w:id="758873385">
          <w:marLeft w:val="640"/>
          <w:marRight w:val="0"/>
          <w:marTop w:val="0"/>
          <w:marBottom w:val="0"/>
          <w:divBdr>
            <w:top w:val="none" w:sz="0" w:space="0" w:color="auto"/>
            <w:left w:val="none" w:sz="0" w:space="0" w:color="auto"/>
            <w:bottom w:val="none" w:sz="0" w:space="0" w:color="auto"/>
            <w:right w:val="none" w:sz="0" w:space="0" w:color="auto"/>
          </w:divBdr>
        </w:div>
        <w:div w:id="839003010">
          <w:marLeft w:val="640"/>
          <w:marRight w:val="0"/>
          <w:marTop w:val="0"/>
          <w:marBottom w:val="0"/>
          <w:divBdr>
            <w:top w:val="none" w:sz="0" w:space="0" w:color="auto"/>
            <w:left w:val="none" w:sz="0" w:space="0" w:color="auto"/>
            <w:bottom w:val="none" w:sz="0" w:space="0" w:color="auto"/>
            <w:right w:val="none" w:sz="0" w:space="0" w:color="auto"/>
          </w:divBdr>
        </w:div>
        <w:div w:id="989601500">
          <w:marLeft w:val="640"/>
          <w:marRight w:val="0"/>
          <w:marTop w:val="0"/>
          <w:marBottom w:val="0"/>
          <w:divBdr>
            <w:top w:val="none" w:sz="0" w:space="0" w:color="auto"/>
            <w:left w:val="none" w:sz="0" w:space="0" w:color="auto"/>
            <w:bottom w:val="none" w:sz="0" w:space="0" w:color="auto"/>
            <w:right w:val="none" w:sz="0" w:space="0" w:color="auto"/>
          </w:divBdr>
        </w:div>
        <w:div w:id="1123767533">
          <w:marLeft w:val="640"/>
          <w:marRight w:val="0"/>
          <w:marTop w:val="0"/>
          <w:marBottom w:val="0"/>
          <w:divBdr>
            <w:top w:val="none" w:sz="0" w:space="0" w:color="auto"/>
            <w:left w:val="none" w:sz="0" w:space="0" w:color="auto"/>
            <w:bottom w:val="none" w:sz="0" w:space="0" w:color="auto"/>
            <w:right w:val="none" w:sz="0" w:space="0" w:color="auto"/>
          </w:divBdr>
        </w:div>
        <w:div w:id="1342244745">
          <w:marLeft w:val="640"/>
          <w:marRight w:val="0"/>
          <w:marTop w:val="0"/>
          <w:marBottom w:val="0"/>
          <w:divBdr>
            <w:top w:val="none" w:sz="0" w:space="0" w:color="auto"/>
            <w:left w:val="none" w:sz="0" w:space="0" w:color="auto"/>
            <w:bottom w:val="none" w:sz="0" w:space="0" w:color="auto"/>
            <w:right w:val="none" w:sz="0" w:space="0" w:color="auto"/>
          </w:divBdr>
        </w:div>
        <w:div w:id="1353071950">
          <w:marLeft w:val="640"/>
          <w:marRight w:val="0"/>
          <w:marTop w:val="0"/>
          <w:marBottom w:val="0"/>
          <w:divBdr>
            <w:top w:val="none" w:sz="0" w:space="0" w:color="auto"/>
            <w:left w:val="none" w:sz="0" w:space="0" w:color="auto"/>
            <w:bottom w:val="none" w:sz="0" w:space="0" w:color="auto"/>
            <w:right w:val="none" w:sz="0" w:space="0" w:color="auto"/>
          </w:divBdr>
        </w:div>
        <w:div w:id="1413893763">
          <w:marLeft w:val="640"/>
          <w:marRight w:val="0"/>
          <w:marTop w:val="0"/>
          <w:marBottom w:val="0"/>
          <w:divBdr>
            <w:top w:val="none" w:sz="0" w:space="0" w:color="auto"/>
            <w:left w:val="none" w:sz="0" w:space="0" w:color="auto"/>
            <w:bottom w:val="none" w:sz="0" w:space="0" w:color="auto"/>
            <w:right w:val="none" w:sz="0" w:space="0" w:color="auto"/>
          </w:divBdr>
        </w:div>
        <w:div w:id="1416976088">
          <w:marLeft w:val="640"/>
          <w:marRight w:val="0"/>
          <w:marTop w:val="0"/>
          <w:marBottom w:val="0"/>
          <w:divBdr>
            <w:top w:val="none" w:sz="0" w:space="0" w:color="auto"/>
            <w:left w:val="none" w:sz="0" w:space="0" w:color="auto"/>
            <w:bottom w:val="none" w:sz="0" w:space="0" w:color="auto"/>
            <w:right w:val="none" w:sz="0" w:space="0" w:color="auto"/>
          </w:divBdr>
        </w:div>
        <w:div w:id="1486899074">
          <w:marLeft w:val="640"/>
          <w:marRight w:val="0"/>
          <w:marTop w:val="0"/>
          <w:marBottom w:val="0"/>
          <w:divBdr>
            <w:top w:val="none" w:sz="0" w:space="0" w:color="auto"/>
            <w:left w:val="none" w:sz="0" w:space="0" w:color="auto"/>
            <w:bottom w:val="none" w:sz="0" w:space="0" w:color="auto"/>
            <w:right w:val="none" w:sz="0" w:space="0" w:color="auto"/>
          </w:divBdr>
        </w:div>
        <w:div w:id="1492452020">
          <w:marLeft w:val="640"/>
          <w:marRight w:val="0"/>
          <w:marTop w:val="0"/>
          <w:marBottom w:val="0"/>
          <w:divBdr>
            <w:top w:val="none" w:sz="0" w:space="0" w:color="auto"/>
            <w:left w:val="none" w:sz="0" w:space="0" w:color="auto"/>
            <w:bottom w:val="none" w:sz="0" w:space="0" w:color="auto"/>
            <w:right w:val="none" w:sz="0" w:space="0" w:color="auto"/>
          </w:divBdr>
        </w:div>
        <w:div w:id="1558664779">
          <w:marLeft w:val="640"/>
          <w:marRight w:val="0"/>
          <w:marTop w:val="0"/>
          <w:marBottom w:val="0"/>
          <w:divBdr>
            <w:top w:val="none" w:sz="0" w:space="0" w:color="auto"/>
            <w:left w:val="none" w:sz="0" w:space="0" w:color="auto"/>
            <w:bottom w:val="none" w:sz="0" w:space="0" w:color="auto"/>
            <w:right w:val="none" w:sz="0" w:space="0" w:color="auto"/>
          </w:divBdr>
        </w:div>
        <w:div w:id="1584492612">
          <w:marLeft w:val="640"/>
          <w:marRight w:val="0"/>
          <w:marTop w:val="0"/>
          <w:marBottom w:val="0"/>
          <w:divBdr>
            <w:top w:val="none" w:sz="0" w:space="0" w:color="auto"/>
            <w:left w:val="none" w:sz="0" w:space="0" w:color="auto"/>
            <w:bottom w:val="none" w:sz="0" w:space="0" w:color="auto"/>
            <w:right w:val="none" w:sz="0" w:space="0" w:color="auto"/>
          </w:divBdr>
        </w:div>
        <w:div w:id="1714688731">
          <w:marLeft w:val="640"/>
          <w:marRight w:val="0"/>
          <w:marTop w:val="0"/>
          <w:marBottom w:val="0"/>
          <w:divBdr>
            <w:top w:val="none" w:sz="0" w:space="0" w:color="auto"/>
            <w:left w:val="none" w:sz="0" w:space="0" w:color="auto"/>
            <w:bottom w:val="none" w:sz="0" w:space="0" w:color="auto"/>
            <w:right w:val="none" w:sz="0" w:space="0" w:color="auto"/>
          </w:divBdr>
        </w:div>
        <w:div w:id="1716657489">
          <w:marLeft w:val="640"/>
          <w:marRight w:val="0"/>
          <w:marTop w:val="0"/>
          <w:marBottom w:val="0"/>
          <w:divBdr>
            <w:top w:val="none" w:sz="0" w:space="0" w:color="auto"/>
            <w:left w:val="none" w:sz="0" w:space="0" w:color="auto"/>
            <w:bottom w:val="none" w:sz="0" w:space="0" w:color="auto"/>
            <w:right w:val="none" w:sz="0" w:space="0" w:color="auto"/>
          </w:divBdr>
        </w:div>
        <w:div w:id="1799184911">
          <w:marLeft w:val="640"/>
          <w:marRight w:val="0"/>
          <w:marTop w:val="0"/>
          <w:marBottom w:val="0"/>
          <w:divBdr>
            <w:top w:val="none" w:sz="0" w:space="0" w:color="auto"/>
            <w:left w:val="none" w:sz="0" w:space="0" w:color="auto"/>
            <w:bottom w:val="none" w:sz="0" w:space="0" w:color="auto"/>
            <w:right w:val="none" w:sz="0" w:space="0" w:color="auto"/>
          </w:divBdr>
        </w:div>
        <w:div w:id="1802191696">
          <w:marLeft w:val="640"/>
          <w:marRight w:val="0"/>
          <w:marTop w:val="0"/>
          <w:marBottom w:val="0"/>
          <w:divBdr>
            <w:top w:val="none" w:sz="0" w:space="0" w:color="auto"/>
            <w:left w:val="none" w:sz="0" w:space="0" w:color="auto"/>
            <w:bottom w:val="none" w:sz="0" w:space="0" w:color="auto"/>
            <w:right w:val="none" w:sz="0" w:space="0" w:color="auto"/>
          </w:divBdr>
        </w:div>
        <w:div w:id="1819880746">
          <w:marLeft w:val="640"/>
          <w:marRight w:val="0"/>
          <w:marTop w:val="0"/>
          <w:marBottom w:val="0"/>
          <w:divBdr>
            <w:top w:val="none" w:sz="0" w:space="0" w:color="auto"/>
            <w:left w:val="none" w:sz="0" w:space="0" w:color="auto"/>
            <w:bottom w:val="none" w:sz="0" w:space="0" w:color="auto"/>
            <w:right w:val="none" w:sz="0" w:space="0" w:color="auto"/>
          </w:divBdr>
        </w:div>
        <w:div w:id="1826847891">
          <w:marLeft w:val="640"/>
          <w:marRight w:val="0"/>
          <w:marTop w:val="0"/>
          <w:marBottom w:val="0"/>
          <w:divBdr>
            <w:top w:val="none" w:sz="0" w:space="0" w:color="auto"/>
            <w:left w:val="none" w:sz="0" w:space="0" w:color="auto"/>
            <w:bottom w:val="none" w:sz="0" w:space="0" w:color="auto"/>
            <w:right w:val="none" w:sz="0" w:space="0" w:color="auto"/>
          </w:divBdr>
        </w:div>
        <w:div w:id="1848203112">
          <w:marLeft w:val="640"/>
          <w:marRight w:val="0"/>
          <w:marTop w:val="0"/>
          <w:marBottom w:val="0"/>
          <w:divBdr>
            <w:top w:val="none" w:sz="0" w:space="0" w:color="auto"/>
            <w:left w:val="none" w:sz="0" w:space="0" w:color="auto"/>
            <w:bottom w:val="none" w:sz="0" w:space="0" w:color="auto"/>
            <w:right w:val="none" w:sz="0" w:space="0" w:color="auto"/>
          </w:divBdr>
        </w:div>
        <w:div w:id="1939482798">
          <w:marLeft w:val="640"/>
          <w:marRight w:val="0"/>
          <w:marTop w:val="0"/>
          <w:marBottom w:val="0"/>
          <w:divBdr>
            <w:top w:val="none" w:sz="0" w:space="0" w:color="auto"/>
            <w:left w:val="none" w:sz="0" w:space="0" w:color="auto"/>
            <w:bottom w:val="none" w:sz="0" w:space="0" w:color="auto"/>
            <w:right w:val="none" w:sz="0" w:space="0" w:color="auto"/>
          </w:divBdr>
        </w:div>
      </w:divsChild>
    </w:div>
    <w:div w:id="761218632">
      <w:bodyDiv w:val="1"/>
      <w:marLeft w:val="0"/>
      <w:marRight w:val="0"/>
      <w:marTop w:val="0"/>
      <w:marBottom w:val="0"/>
      <w:divBdr>
        <w:top w:val="none" w:sz="0" w:space="0" w:color="auto"/>
        <w:left w:val="none" w:sz="0" w:space="0" w:color="auto"/>
        <w:bottom w:val="none" w:sz="0" w:space="0" w:color="auto"/>
        <w:right w:val="none" w:sz="0" w:space="0" w:color="auto"/>
      </w:divBdr>
      <w:divsChild>
        <w:div w:id="142355223">
          <w:marLeft w:val="640"/>
          <w:marRight w:val="0"/>
          <w:marTop w:val="0"/>
          <w:marBottom w:val="0"/>
          <w:divBdr>
            <w:top w:val="none" w:sz="0" w:space="0" w:color="auto"/>
            <w:left w:val="none" w:sz="0" w:space="0" w:color="auto"/>
            <w:bottom w:val="none" w:sz="0" w:space="0" w:color="auto"/>
            <w:right w:val="none" w:sz="0" w:space="0" w:color="auto"/>
          </w:divBdr>
        </w:div>
        <w:div w:id="225798119">
          <w:marLeft w:val="640"/>
          <w:marRight w:val="0"/>
          <w:marTop w:val="0"/>
          <w:marBottom w:val="0"/>
          <w:divBdr>
            <w:top w:val="none" w:sz="0" w:space="0" w:color="auto"/>
            <w:left w:val="none" w:sz="0" w:space="0" w:color="auto"/>
            <w:bottom w:val="none" w:sz="0" w:space="0" w:color="auto"/>
            <w:right w:val="none" w:sz="0" w:space="0" w:color="auto"/>
          </w:divBdr>
        </w:div>
        <w:div w:id="314535788">
          <w:marLeft w:val="640"/>
          <w:marRight w:val="0"/>
          <w:marTop w:val="0"/>
          <w:marBottom w:val="0"/>
          <w:divBdr>
            <w:top w:val="none" w:sz="0" w:space="0" w:color="auto"/>
            <w:left w:val="none" w:sz="0" w:space="0" w:color="auto"/>
            <w:bottom w:val="none" w:sz="0" w:space="0" w:color="auto"/>
            <w:right w:val="none" w:sz="0" w:space="0" w:color="auto"/>
          </w:divBdr>
        </w:div>
        <w:div w:id="400061011">
          <w:marLeft w:val="640"/>
          <w:marRight w:val="0"/>
          <w:marTop w:val="0"/>
          <w:marBottom w:val="0"/>
          <w:divBdr>
            <w:top w:val="none" w:sz="0" w:space="0" w:color="auto"/>
            <w:left w:val="none" w:sz="0" w:space="0" w:color="auto"/>
            <w:bottom w:val="none" w:sz="0" w:space="0" w:color="auto"/>
            <w:right w:val="none" w:sz="0" w:space="0" w:color="auto"/>
          </w:divBdr>
        </w:div>
        <w:div w:id="436026439">
          <w:marLeft w:val="640"/>
          <w:marRight w:val="0"/>
          <w:marTop w:val="0"/>
          <w:marBottom w:val="0"/>
          <w:divBdr>
            <w:top w:val="none" w:sz="0" w:space="0" w:color="auto"/>
            <w:left w:val="none" w:sz="0" w:space="0" w:color="auto"/>
            <w:bottom w:val="none" w:sz="0" w:space="0" w:color="auto"/>
            <w:right w:val="none" w:sz="0" w:space="0" w:color="auto"/>
          </w:divBdr>
        </w:div>
        <w:div w:id="456684636">
          <w:marLeft w:val="640"/>
          <w:marRight w:val="0"/>
          <w:marTop w:val="0"/>
          <w:marBottom w:val="0"/>
          <w:divBdr>
            <w:top w:val="none" w:sz="0" w:space="0" w:color="auto"/>
            <w:left w:val="none" w:sz="0" w:space="0" w:color="auto"/>
            <w:bottom w:val="none" w:sz="0" w:space="0" w:color="auto"/>
            <w:right w:val="none" w:sz="0" w:space="0" w:color="auto"/>
          </w:divBdr>
        </w:div>
        <w:div w:id="530647784">
          <w:marLeft w:val="640"/>
          <w:marRight w:val="0"/>
          <w:marTop w:val="0"/>
          <w:marBottom w:val="0"/>
          <w:divBdr>
            <w:top w:val="none" w:sz="0" w:space="0" w:color="auto"/>
            <w:left w:val="none" w:sz="0" w:space="0" w:color="auto"/>
            <w:bottom w:val="none" w:sz="0" w:space="0" w:color="auto"/>
            <w:right w:val="none" w:sz="0" w:space="0" w:color="auto"/>
          </w:divBdr>
        </w:div>
        <w:div w:id="602155345">
          <w:marLeft w:val="640"/>
          <w:marRight w:val="0"/>
          <w:marTop w:val="0"/>
          <w:marBottom w:val="0"/>
          <w:divBdr>
            <w:top w:val="none" w:sz="0" w:space="0" w:color="auto"/>
            <w:left w:val="none" w:sz="0" w:space="0" w:color="auto"/>
            <w:bottom w:val="none" w:sz="0" w:space="0" w:color="auto"/>
            <w:right w:val="none" w:sz="0" w:space="0" w:color="auto"/>
          </w:divBdr>
        </w:div>
        <w:div w:id="611741975">
          <w:marLeft w:val="640"/>
          <w:marRight w:val="0"/>
          <w:marTop w:val="0"/>
          <w:marBottom w:val="0"/>
          <w:divBdr>
            <w:top w:val="none" w:sz="0" w:space="0" w:color="auto"/>
            <w:left w:val="none" w:sz="0" w:space="0" w:color="auto"/>
            <w:bottom w:val="none" w:sz="0" w:space="0" w:color="auto"/>
            <w:right w:val="none" w:sz="0" w:space="0" w:color="auto"/>
          </w:divBdr>
        </w:div>
        <w:div w:id="682979952">
          <w:marLeft w:val="640"/>
          <w:marRight w:val="0"/>
          <w:marTop w:val="0"/>
          <w:marBottom w:val="0"/>
          <w:divBdr>
            <w:top w:val="none" w:sz="0" w:space="0" w:color="auto"/>
            <w:left w:val="none" w:sz="0" w:space="0" w:color="auto"/>
            <w:bottom w:val="none" w:sz="0" w:space="0" w:color="auto"/>
            <w:right w:val="none" w:sz="0" w:space="0" w:color="auto"/>
          </w:divBdr>
        </w:div>
        <w:div w:id="772475695">
          <w:marLeft w:val="640"/>
          <w:marRight w:val="0"/>
          <w:marTop w:val="0"/>
          <w:marBottom w:val="0"/>
          <w:divBdr>
            <w:top w:val="none" w:sz="0" w:space="0" w:color="auto"/>
            <w:left w:val="none" w:sz="0" w:space="0" w:color="auto"/>
            <w:bottom w:val="none" w:sz="0" w:space="0" w:color="auto"/>
            <w:right w:val="none" w:sz="0" w:space="0" w:color="auto"/>
          </w:divBdr>
        </w:div>
        <w:div w:id="811336435">
          <w:marLeft w:val="640"/>
          <w:marRight w:val="0"/>
          <w:marTop w:val="0"/>
          <w:marBottom w:val="0"/>
          <w:divBdr>
            <w:top w:val="none" w:sz="0" w:space="0" w:color="auto"/>
            <w:left w:val="none" w:sz="0" w:space="0" w:color="auto"/>
            <w:bottom w:val="none" w:sz="0" w:space="0" w:color="auto"/>
            <w:right w:val="none" w:sz="0" w:space="0" w:color="auto"/>
          </w:divBdr>
        </w:div>
        <w:div w:id="820122425">
          <w:marLeft w:val="640"/>
          <w:marRight w:val="0"/>
          <w:marTop w:val="0"/>
          <w:marBottom w:val="0"/>
          <w:divBdr>
            <w:top w:val="none" w:sz="0" w:space="0" w:color="auto"/>
            <w:left w:val="none" w:sz="0" w:space="0" w:color="auto"/>
            <w:bottom w:val="none" w:sz="0" w:space="0" w:color="auto"/>
            <w:right w:val="none" w:sz="0" w:space="0" w:color="auto"/>
          </w:divBdr>
        </w:div>
        <w:div w:id="827552064">
          <w:marLeft w:val="640"/>
          <w:marRight w:val="0"/>
          <w:marTop w:val="0"/>
          <w:marBottom w:val="0"/>
          <w:divBdr>
            <w:top w:val="none" w:sz="0" w:space="0" w:color="auto"/>
            <w:left w:val="none" w:sz="0" w:space="0" w:color="auto"/>
            <w:bottom w:val="none" w:sz="0" w:space="0" w:color="auto"/>
            <w:right w:val="none" w:sz="0" w:space="0" w:color="auto"/>
          </w:divBdr>
        </w:div>
        <w:div w:id="850484961">
          <w:marLeft w:val="640"/>
          <w:marRight w:val="0"/>
          <w:marTop w:val="0"/>
          <w:marBottom w:val="0"/>
          <w:divBdr>
            <w:top w:val="none" w:sz="0" w:space="0" w:color="auto"/>
            <w:left w:val="none" w:sz="0" w:space="0" w:color="auto"/>
            <w:bottom w:val="none" w:sz="0" w:space="0" w:color="auto"/>
            <w:right w:val="none" w:sz="0" w:space="0" w:color="auto"/>
          </w:divBdr>
        </w:div>
        <w:div w:id="864634088">
          <w:marLeft w:val="640"/>
          <w:marRight w:val="0"/>
          <w:marTop w:val="0"/>
          <w:marBottom w:val="0"/>
          <w:divBdr>
            <w:top w:val="none" w:sz="0" w:space="0" w:color="auto"/>
            <w:left w:val="none" w:sz="0" w:space="0" w:color="auto"/>
            <w:bottom w:val="none" w:sz="0" w:space="0" w:color="auto"/>
            <w:right w:val="none" w:sz="0" w:space="0" w:color="auto"/>
          </w:divBdr>
        </w:div>
        <w:div w:id="1077095174">
          <w:marLeft w:val="640"/>
          <w:marRight w:val="0"/>
          <w:marTop w:val="0"/>
          <w:marBottom w:val="0"/>
          <w:divBdr>
            <w:top w:val="none" w:sz="0" w:space="0" w:color="auto"/>
            <w:left w:val="none" w:sz="0" w:space="0" w:color="auto"/>
            <w:bottom w:val="none" w:sz="0" w:space="0" w:color="auto"/>
            <w:right w:val="none" w:sz="0" w:space="0" w:color="auto"/>
          </w:divBdr>
        </w:div>
        <w:div w:id="1130170464">
          <w:marLeft w:val="640"/>
          <w:marRight w:val="0"/>
          <w:marTop w:val="0"/>
          <w:marBottom w:val="0"/>
          <w:divBdr>
            <w:top w:val="none" w:sz="0" w:space="0" w:color="auto"/>
            <w:left w:val="none" w:sz="0" w:space="0" w:color="auto"/>
            <w:bottom w:val="none" w:sz="0" w:space="0" w:color="auto"/>
            <w:right w:val="none" w:sz="0" w:space="0" w:color="auto"/>
          </w:divBdr>
        </w:div>
        <w:div w:id="1145395636">
          <w:marLeft w:val="640"/>
          <w:marRight w:val="0"/>
          <w:marTop w:val="0"/>
          <w:marBottom w:val="0"/>
          <w:divBdr>
            <w:top w:val="none" w:sz="0" w:space="0" w:color="auto"/>
            <w:left w:val="none" w:sz="0" w:space="0" w:color="auto"/>
            <w:bottom w:val="none" w:sz="0" w:space="0" w:color="auto"/>
            <w:right w:val="none" w:sz="0" w:space="0" w:color="auto"/>
          </w:divBdr>
        </w:div>
        <w:div w:id="1249995085">
          <w:marLeft w:val="640"/>
          <w:marRight w:val="0"/>
          <w:marTop w:val="0"/>
          <w:marBottom w:val="0"/>
          <w:divBdr>
            <w:top w:val="none" w:sz="0" w:space="0" w:color="auto"/>
            <w:left w:val="none" w:sz="0" w:space="0" w:color="auto"/>
            <w:bottom w:val="none" w:sz="0" w:space="0" w:color="auto"/>
            <w:right w:val="none" w:sz="0" w:space="0" w:color="auto"/>
          </w:divBdr>
        </w:div>
        <w:div w:id="1336302996">
          <w:marLeft w:val="640"/>
          <w:marRight w:val="0"/>
          <w:marTop w:val="0"/>
          <w:marBottom w:val="0"/>
          <w:divBdr>
            <w:top w:val="none" w:sz="0" w:space="0" w:color="auto"/>
            <w:left w:val="none" w:sz="0" w:space="0" w:color="auto"/>
            <w:bottom w:val="none" w:sz="0" w:space="0" w:color="auto"/>
            <w:right w:val="none" w:sz="0" w:space="0" w:color="auto"/>
          </w:divBdr>
        </w:div>
        <w:div w:id="1384134097">
          <w:marLeft w:val="640"/>
          <w:marRight w:val="0"/>
          <w:marTop w:val="0"/>
          <w:marBottom w:val="0"/>
          <w:divBdr>
            <w:top w:val="none" w:sz="0" w:space="0" w:color="auto"/>
            <w:left w:val="none" w:sz="0" w:space="0" w:color="auto"/>
            <w:bottom w:val="none" w:sz="0" w:space="0" w:color="auto"/>
            <w:right w:val="none" w:sz="0" w:space="0" w:color="auto"/>
          </w:divBdr>
        </w:div>
        <w:div w:id="1412194856">
          <w:marLeft w:val="640"/>
          <w:marRight w:val="0"/>
          <w:marTop w:val="0"/>
          <w:marBottom w:val="0"/>
          <w:divBdr>
            <w:top w:val="none" w:sz="0" w:space="0" w:color="auto"/>
            <w:left w:val="none" w:sz="0" w:space="0" w:color="auto"/>
            <w:bottom w:val="none" w:sz="0" w:space="0" w:color="auto"/>
            <w:right w:val="none" w:sz="0" w:space="0" w:color="auto"/>
          </w:divBdr>
        </w:div>
        <w:div w:id="1464955894">
          <w:marLeft w:val="640"/>
          <w:marRight w:val="0"/>
          <w:marTop w:val="0"/>
          <w:marBottom w:val="0"/>
          <w:divBdr>
            <w:top w:val="none" w:sz="0" w:space="0" w:color="auto"/>
            <w:left w:val="none" w:sz="0" w:space="0" w:color="auto"/>
            <w:bottom w:val="none" w:sz="0" w:space="0" w:color="auto"/>
            <w:right w:val="none" w:sz="0" w:space="0" w:color="auto"/>
          </w:divBdr>
        </w:div>
        <w:div w:id="1681662574">
          <w:marLeft w:val="640"/>
          <w:marRight w:val="0"/>
          <w:marTop w:val="0"/>
          <w:marBottom w:val="0"/>
          <w:divBdr>
            <w:top w:val="none" w:sz="0" w:space="0" w:color="auto"/>
            <w:left w:val="none" w:sz="0" w:space="0" w:color="auto"/>
            <w:bottom w:val="none" w:sz="0" w:space="0" w:color="auto"/>
            <w:right w:val="none" w:sz="0" w:space="0" w:color="auto"/>
          </w:divBdr>
        </w:div>
        <w:div w:id="1691029288">
          <w:marLeft w:val="640"/>
          <w:marRight w:val="0"/>
          <w:marTop w:val="0"/>
          <w:marBottom w:val="0"/>
          <w:divBdr>
            <w:top w:val="none" w:sz="0" w:space="0" w:color="auto"/>
            <w:left w:val="none" w:sz="0" w:space="0" w:color="auto"/>
            <w:bottom w:val="none" w:sz="0" w:space="0" w:color="auto"/>
            <w:right w:val="none" w:sz="0" w:space="0" w:color="auto"/>
          </w:divBdr>
        </w:div>
        <w:div w:id="1719238373">
          <w:marLeft w:val="640"/>
          <w:marRight w:val="0"/>
          <w:marTop w:val="0"/>
          <w:marBottom w:val="0"/>
          <w:divBdr>
            <w:top w:val="none" w:sz="0" w:space="0" w:color="auto"/>
            <w:left w:val="none" w:sz="0" w:space="0" w:color="auto"/>
            <w:bottom w:val="none" w:sz="0" w:space="0" w:color="auto"/>
            <w:right w:val="none" w:sz="0" w:space="0" w:color="auto"/>
          </w:divBdr>
        </w:div>
        <w:div w:id="1773431115">
          <w:marLeft w:val="640"/>
          <w:marRight w:val="0"/>
          <w:marTop w:val="0"/>
          <w:marBottom w:val="0"/>
          <w:divBdr>
            <w:top w:val="none" w:sz="0" w:space="0" w:color="auto"/>
            <w:left w:val="none" w:sz="0" w:space="0" w:color="auto"/>
            <w:bottom w:val="none" w:sz="0" w:space="0" w:color="auto"/>
            <w:right w:val="none" w:sz="0" w:space="0" w:color="auto"/>
          </w:divBdr>
        </w:div>
        <w:div w:id="1886024431">
          <w:marLeft w:val="640"/>
          <w:marRight w:val="0"/>
          <w:marTop w:val="0"/>
          <w:marBottom w:val="0"/>
          <w:divBdr>
            <w:top w:val="none" w:sz="0" w:space="0" w:color="auto"/>
            <w:left w:val="none" w:sz="0" w:space="0" w:color="auto"/>
            <w:bottom w:val="none" w:sz="0" w:space="0" w:color="auto"/>
            <w:right w:val="none" w:sz="0" w:space="0" w:color="auto"/>
          </w:divBdr>
        </w:div>
        <w:div w:id="1898393572">
          <w:marLeft w:val="640"/>
          <w:marRight w:val="0"/>
          <w:marTop w:val="0"/>
          <w:marBottom w:val="0"/>
          <w:divBdr>
            <w:top w:val="none" w:sz="0" w:space="0" w:color="auto"/>
            <w:left w:val="none" w:sz="0" w:space="0" w:color="auto"/>
            <w:bottom w:val="none" w:sz="0" w:space="0" w:color="auto"/>
            <w:right w:val="none" w:sz="0" w:space="0" w:color="auto"/>
          </w:divBdr>
        </w:div>
        <w:div w:id="2058813850">
          <w:marLeft w:val="640"/>
          <w:marRight w:val="0"/>
          <w:marTop w:val="0"/>
          <w:marBottom w:val="0"/>
          <w:divBdr>
            <w:top w:val="none" w:sz="0" w:space="0" w:color="auto"/>
            <w:left w:val="none" w:sz="0" w:space="0" w:color="auto"/>
            <w:bottom w:val="none" w:sz="0" w:space="0" w:color="auto"/>
            <w:right w:val="none" w:sz="0" w:space="0" w:color="auto"/>
          </w:divBdr>
        </w:div>
        <w:div w:id="2104492976">
          <w:marLeft w:val="640"/>
          <w:marRight w:val="0"/>
          <w:marTop w:val="0"/>
          <w:marBottom w:val="0"/>
          <w:divBdr>
            <w:top w:val="none" w:sz="0" w:space="0" w:color="auto"/>
            <w:left w:val="none" w:sz="0" w:space="0" w:color="auto"/>
            <w:bottom w:val="none" w:sz="0" w:space="0" w:color="auto"/>
            <w:right w:val="none" w:sz="0" w:space="0" w:color="auto"/>
          </w:divBdr>
        </w:div>
      </w:divsChild>
    </w:div>
    <w:div w:id="925189510">
      <w:bodyDiv w:val="1"/>
      <w:marLeft w:val="0"/>
      <w:marRight w:val="0"/>
      <w:marTop w:val="0"/>
      <w:marBottom w:val="0"/>
      <w:divBdr>
        <w:top w:val="none" w:sz="0" w:space="0" w:color="auto"/>
        <w:left w:val="none" w:sz="0" w:space="0" w:color="auto"/>
        <w:bottom w:val="none" w:sz="0" w:space="0" w:color="auto"/>
        <w:right w:val="none" w:sz="0" w:space="0" w:color="auto"/>
      </w:divBdr>
      <w:divsChild>
        <w:div w:id="5137116">
          <w:marLeft w:val="640"/>
          <w:marRight w:val="0"/>
          <w:marTop w:val="0"/>
          <w:marBottom w:val="0"/>
          <w:divBdr>
            <w:top w:val="none" w:sz="0" w:space="0" w:color="auto"/>
            <w:left w:val="none" w:sz="0" w:space="0" w:color="auto"/>
            <w:bottom w:val="none" w:sz="0" w:space="0" w:color="auto"/>
            <w:right w:val="none" w:sz="0" w:space="0" w:color="auto"/>
          </w:divBdr>
        </w:div>
        <w:div w:id="86583510">
          <w:marLeft w:val="640"/>
          <w:marRight w:val="0"/>
          <w:marTop w:val="0"/>
          <w:marBottom w:val="0"/>
          <w:divBdr>
            <w:top w:val="none" w:sz="0" w:space="0" w:color="auto"/>
            <w:left w:val="none" w:sz="0" w:space="0" w:color="auto"/>
            <w:bottom w:val="none" w:sz="0" w:space="0" w:color="auto"/>
            <w:right w:val="none" w:sz="0" w:space="0" w:color="auto"/>
          </w:divBdr>
        </w:div>
        <w:div w:id="87312611">
          <w:marLeft w:val="640"/>
          <w:marRight w:val="0"/>
          <w:marTop w:val="0"/>
          <w:marBottom w:val="0"/>
          <w:divBdr>
            <w:top w:val="none" w:sz="0" w:space="0" w:color="auto"/>
            <w:left w:val="none" w:sz="0" w:space="0" w:color="auto"/>
            <w:bottom w:val="none" w:sz="0" w:space="0" w:color="auto"/>
            <w:right w:val="none" w:sz="0" w:space="0" w:color="auto"/>
          </w:divBdr>
        </w:div>
        <w:div w:id="160855998">
          <w:marLeft w:val="640"/>
          <w:marRight w:val="0"/>
          <w:marTop w:val="0"/>
          <w:marBottom w:val="0"/>
          <w:divBdr>
            <w:top w:val="none" w:sz="0" w:space="0" w:color="auto"/>
            <w:left w:val="none" w:sz="0" w:space="0" w:color="auto"/>
            <w:bottom w:val="none" w:sz="0" w:space="0" w:color="auto"/>
            <w:right w:val="none" w:sz="0" w:space="0" w:color="auto"/>
          </w:divBdr>
        </w:div>
        <w:div w:id="171573762">
          <w:marLeft w:val="640"/>
          <w:marRight w:val="0"/>
          <w:marTop w:val="0"/>
          <w:marBottom w:val="0"/>
          <w:divBdr>
            <w:top w:val="none" w:sz="0" w:space="0" w:color="auto"/>
            <w:left w:val="none" w:sz="0" w:space="0" w:color="auto"/>
            <w:bottom w:val="none" w:sz="0" w:space="0" w:color="auto"/>
            <w:right w:val="none" w:sz="0" w:space="0" w:color="auto"/>
          </w:divBdr>
        </w:div>
        <w:div w:id="220989157">
          <w:marLeft w:val="640"/>
          <w:marRight w:val="0"/>
          <w:marTop w:val="0"/>
          <w:marBottom w:val="0"/>
          <w:divBdr>
            <w:top w:val="none" w:sz="0" w:space="0" w:color="auto"/>
            <w:left w:val="none" w:sz="0" w:space="0" w:color="auto"/>
            <w:bottom w:val="none" w:sz="0" w:space="0" w:color="auto"/>
            <w:right w:val="none" w:sz="0" w:space="0" w:color="auto"/>
          </w:divBdr>
        </w:div>
        <w:div w:id="323894429">
          <w:marLeft w:val="640"/>
          <w:marRight w:val="0"/>
          <w:marTop w:val="0"/>
          <w:marBottom w:val="0"/>
          <w:divBdr>
            <w:top w:val="none" w:sz="0" w:space="0" w:color="auto"/>
            <w:left w:val="none" w:sz="0" w:space="0" w:color="auto"/>
            <w:bottom w:val="none" w:sz="0" w:space="0" w:color="auto"/>
            <w:right w:val="none" w:sz="0" w:space="0" w:color="auto"/>
          </w:divBdr>
        </w:div>
        <w:div w:id="449864779">
          <w:marLeft w:val="640"/>
          <w:marRight w:val="0"/>
          <w:marTop w:val="0"/>
          <w:marBottom w:val="0"/>
          <w:divBdr>
            <w:top w:val="none" w:sz="0" w:space="0" w:color="auto"/>
            <w:left w:val="none" w:sz="0" w:space="0" w:color="auto"/>
            <w:bottom w:val="none" w:sz="0" w:space="0" w:color="auto"/>
            <w:right w:val="none" w:sz="0" w:space="0" w:color="auto"/>
          </w:divBdr>
        </w:div>
        <w:div w:id="458455652">
          <w:marLeft w:val="640"/>
          <w:marRight w:val="0"/>
          <w:marTop w:val="0"/>
          <w:marBottom w:val="0"/>
          <w:divBdr>
            <w:top w:val="none" w:sz="0" w:space="0" w:color="auto"/>
            <w:left w:val="none" w:sz="0" w:space="0" w:color="auto"/>
            <w:bottom w:val="none" w:sz="0" w:space="0" w:color="auto"/>
            <w:right w:val="none" w:sz="0" w:space="0" w:color="auto"/>
          </w:divBdr>
        </w:div>
        <w:div w:id="497963376">
          <w:marLeft w:val="640"/>
          <w:marRight w:val="0"/>
          <w:marTop w:val="0"/>
          <w:marBottom w:val="0"/>
          <w:divBdr>
            <w:top w:val="none" w:sz="0" w:space="0" w:color="auto"/>
            <w:left w:val="none" w:sz="0" w:space="0" w:color="auto"/>
            <w:bottom w:val="none" w:sz="0" w:space="0" w:color="auto"/>
            <w:right w:val="none" w:sz="0" w:space="0" w:color="auto"/>
          </w:divBdr>
        </w:div>
        <w:div w:id="526716021">
          <w:marLeft w:val="640"/>
          <w:marRight w:val="0"/>
          <w:marTop w:val="0"/>
          <w:marBottom w:val="0"/>
          <w:divBdr>
            <w:top w:val="none" w:sz="0" w:space="0" w:color="auto"/>
            <w:left w:val="none" w:sz="0" w:space="0" w:color="auto"/>
            <w:bottom w:val="none" w:sz="0" w:space="0" w:color="auto"/>
            <w:right w:val="none" w:sz="0" w:space="0" w:color="auto"/>
          </w:divBdr>
        </w:div>
        <w:div w:id="563880176">
          <w:marLeft w:val="640"/>
          <w:marRight w:val="0"/>
          <w:marTop w:val="0"/>
          <w:marBottom w:val="0"/>
          <w:divBdr>
            <w:top w:val="none" w:sz="0" w:space="0" w:color="auto"/>
            <w:left w:val="none" w:sz="0" w:space="0" w:color="auto"/>
            <w:bottom w:val="none" w:sz="0" w:space="0" w:color="auto"/>
            <w:right w:val="none" w:sz="0" w:space="0" w:color="auto"/>
          </w:divBdr>
        </w:div>
        <w:div w:id="625434923">
          <w:marLeft w:val="640"/>
          <w:marRight w:val="0"/>
          <w:marTop w:val="0"/>
          <w:marBottom w:val="0"/>
          <w:divBdr>
            <w:top w:val="none" w:sz="0" w:space="0" w:color="auto"/>
            <w:left w:val="none" w:sz="0" w:space="0" w:color="auto"/>
            <w:bottom w:val="none" w:sz="0" w:space="0" w:color="auto"/>
            <w:right w:val="none" w:sz="0" w:space="0" w:color="auto"/>
          </w:divBdr>
        </w:div>
        <w:div w:id="691763750">
          <w:marLeft w:val="640"/>
          <w:marRight w:val="0"/>
          <w:marTop w:val="0"/>
          <w:marBottom w:val="0"/>
          <w:divBdr>
            <w:top w:val="none" w:sz="0" w:space="0" w:color="auto"/>
            <w:left w:val="none" w:sz="0" w:space="0" w:color="auto"/>
            <w:bottom w:val="none" w:sz="0" w:space="0" w:color="auto"/>
            <w:right w:val="none" w:sz="0" w:space="0" w:color="auto"/>
          </w:divBdr>
        </w:div>
        <w:div w:id="717554493">
          <w:marLeft w:val="640"/>
          <w:marRight w:val="0"/>
          <w:marTop w:val="0"/>
          <w:marBottom w:val="0"/>
          <w:divBdr>
            <w:top w:val="none" w:sz="0" w:space="0" w:color="auto"/>
            <w:left w:val="none" w:sz="0" w:space="0" w:color="auto"/>
            <w:bottom w:val="none" w:sz="0" w:space="0" w:color="auto"/>
            <w:right w:val="none" w:sz="0" w:space="0" w:color="auto"/>
          </w:divBdr>
        </w:div>
        <w:div w:id="734814250">
          <w:marLeft w:val="640"/>
          <w:marRight w:val="0"/>
          <w:marTop w:val="0"/>
          <w:marBottom w:val="0"/>
          <w:divBdr>
            <w:top w:val="none" w:sz="0" w:space="0" w:color="auto"/>
            <w:left w:val="none" w:sz="0" w:space="0" w:color="auto"/>
            <w:bottom w:val="none" w:sz="0" w:space="0" w:color="auto"/>
            <w:right w:val="none" w:sz="0" w:space="0" w:color="auto"/>
          </w:divBdr>
        </w:div>
        <w:div w:id="889800457">
          <w:marLeft w:val="640"/>
          <w:marRight w:val="0"/>
          <w:marTop w:val="0"/>
          <w:marBottom w:val="0"/>
          <w:divBdr>
            <w:top w:val="none" w:sz="0" w:space="0" w:color="auto"/>
            <w:left w:val="none" w:sz="0" w:space="0" w:color="auto"/>
            <w:bottom w:val="none" w:sz="0" w:space="0" w:color="auto"/>
            <w:right w:val="none" w:sz="0" w:space="0" w:color="auto"/>
          </w:divBdr>
        </w:div>
        <w:div w:id="1044252412">
          <w:marLeft w:val="640"/>
          <w:marRight w:val="0"/>
          <w:marTop w:val="0"/>
          <w:marBottom w:val="0"/>
          <w:divBdr>
            <w:top w:val="none" w:sz="0" w:space="0" w:color="auto"/>
            <w:left w:val="none" w:sz="0" w:space="0" w:color="auto"/>
            <w:bottom w:val="none" w:sz="0" w:space="0" w:color="auto"/>
            <w:right w:val="none" w:sz="0" w:space="0" w:color="auto"/>
          </w:divBdr>
        </w:div>
        <w:div w:id="1203787679">
          <w:marLeft w:val="640"/>
          <w:marRight w:val="0"/>
          <w:marTop w:val="0"/>
          <w:marBottom w:val="0"/>
          <w:divBdr>
            <w:top w:val="none" w:sz="0" w:space="0" w:color="auto"/>
            <w:left w:val="none" w:sz="0" w:space="0" w:color="auto"/>
            <w:bottom w:val="none" w:sz="0" w:space="0" w:color="auto"/>
            <w:right w:val="none" w:sz="0" w:space="0" w:color="auto"/>
          </w:divBdr>
        </w:div>
        <w:div w:id="1236738897">
          <w:marLeft w:val="640"/>
          <w:marRight w:val="0"/>
          <w:marTop w:val="0"/>
          <w:marBottom w:val="0"/>
          <w:divBdr>
            <w:top w:val="none" w:sz="0" w:space="0" w:color="auto"/>
            <w:left w:val="none" w:sz="0" w:space="0" w:color="auto"/>
            <w:bottom w:val="none" w:sz="0" w:space="0" w:color="auto"/>
            <w:right w:val="none" w:sz="0" w:space="0" w:color="auto"/>
          </w:divBdr>
        </w:div>
        <w:div w:id="1402562666">
          <w:marLeft w:val="640"/>
          <w:marRight w:val="0"/>
          <w:marTop w:val="0"/>
          <w:marBottom w:val="0"/>
          <w:divBdr>
            <w:top w:val="none" w:sz="0" w:space="0" w:color="auto"/>
            <w:left w:val="none" w:sz="0" w:space="0" w:color="auto"/>
            <w:bottom w:val="none" w:sz="0" w:space="0" w:color="auto"/>
            <w:right w:val="none" w:sz="0" w:space="0" w:color="auto"/>
          </w:divBdr>
        </w:div>
        <w:div w:id="1417167373">
          <w:marLeft w:val="640"/>
          <w:marRight w:val="0"/>
          <w:marTop w:val="0"/>
          <w:marBottom w:val="0"/>
          <w:divBdr>
            <w:top w:val="none" w:sz="0" w:space="0" w:color="auto"/>
            <w:left w:val="none" w:sz="0" w:space="0" w:color="auto"/>
            <w:bottom w:val="none" w:sz="0" w:space="0" w:color="auto"/>
            <w:right w:val="none" w:sz="0" w:space="0" w:color="auto"/>
          </w:divBdr>
        </w:div>
        <w:div w:id="1433740679">
          <w:marLeft w:val="640"/>
          <w:marRight w:val="0"/>
          <w:marTop w:val="0"/>
          <w:marBottom w:val="0"/>
          <w:divBdr>
            <w:top w:val="none" w:sz="0" w:space="0" w:color="auto"/>
            <w:left w:val="none" w:sz="0" w:space="0" w:color="auto"/>
            <w:bottom w:val="none" w:sz="0" w:space="0" w:color="auto"/>
            <w:right w:val="none" w:sz="0" w:space="0" w:color="auto"/>
          </w:divBdr>
        </w:div>
        <w:div w:id="1566524161">
          <w:marLeft w:val="640"/>
          <w:marRight w:val="0"/>
          <w:marTop w:val="0"/>
          <w:marBottom w:val="0"/>
          <w:divBdr>
            <w:top w:val="none" w:sz="0" w:space="0" w:color="auto"/>
            <w:left w:val="none" w:sz="0" w:space="0" w:color="auto"/>
            <w:bottom w:val="none" w:sz="0" w:space="0" w:color="auto"/>
            <w:right w:val="none" w:sz="0" w:space="0" w:color="auto"/>
          </w:divBdr>
        </w:div>
        <w:div w:id="1581479458">
          <w:marLeft w:val="640"/>
          <w:marRight w:val="0"/>
          <w:marTop w:val="0"/>
          <w:marBottom w:val="0"/>
          <w:divBdr>
            <w:top w:val="none" w:sz="0" w:space="0" w:color="auto"/>
            <w:left w:val="none" w:sz="0" w:space="0" w:color="auto"/>
            <w:bottom w:val="none" w:sz="0" w:space="0" w:color="auto"/>
            <w:right w:val="none" w:sz="0" w:space="0" w:color="auto"/>
          </w:divBdr>
        </w:div>
        <w:div w:id="1699966627">
          <w:marLeft w:val="640"/>
          <w:marRight w:val="0"/>
          <w:marTop w:val="0"/>
          <w:marBottom w:val="0"/>
          <w:divBdr>
            <w:top w:val="none" w:sz="0" w:space="0" w:color="auto"/>
            <w:left w:val="none" w:sz="0" w:space="0" w:color="auto"/>
            <w:bottom w:val="none" w:sz="0" w:space="0" w:color="auto"/>
            <w:right w:val="none" w:sz="0" w:space="0" w:color="auto"/>
          </w:divBdr>
        </w:div>
        <w:div w:id="1716003355">
          <w:marLeft w:val="640"/>
          <w:marRight w:val="0"/>
          <w:marTop w:val="0"/>
          <w:marBottom w:val="0"/>
          <w:divBdr>
            <w:top w:val="none" w:sz="0" w:space="0" w:color="auto"/>
            <w:left w:val="none" w:sz="0" w:space="0" w:color="auto"/>
            <w:bottom w:val="none" w:sz="0" w:space="0" w:color="auto"/>
            <w:right w:val="none" w:sz="0" w:space="0" w:color="auto"/>
          </w:divBdr>
        </w:div>
        <w:div w:id="1749647163">
          <w:marLeft w:val="640"/>
          <w:marRight w:val="0"/>
          <w:marTop w:val="0"/>
          <w:marBottom w:val="0"/>
          <w:divBdr>
            <w:top w:val="none" w:sz="0" w:space="0" w:color="auto"/>
            <w:left w:val="none" w:sz="0" w:space="0" w:color="auto"/>
            <w:bottom w:val="none" w:sz="0" w:space="0" w:color="auto"/>
            <w:right w:val="none" w:sz="0" w:space="0" w:color="auto"/>
          </w:divBdr>
        </w:div>
        <w:div w:id="1803229343">
          <w:marLeft w:val="640"/>
          <w:marRight w:val="0"/>
          <w:marTop w:val="0"/>
          <w:marBottom w:val="0"/>
          <w:divBdr>
            <w:top w:val="none" w:sz="0" w:space="0" w:color="auto"/>
            <w:left w:val="none" w:sz="0" w:space="0" w:color="auto"/>
            <w:bottom w:val="none" w:sz="0" w:space="0" w:color="auto"/>
            <w:right w:val="none" w:sz="0" w:space="0" w:color="auto"/>
          </w:divBdr>
        </w:div>
        <w:div w:id="1862627499">
          <w:marLeft w:val="640"/>
          <w:marRight w:val="0"/>
          <w:marTop w:val="0"/>
          <w:marBottom w:val="0"/>
          <w:divBdr>
            <w:top w:val="none" w:sz="0" w:space="0" w:color="auto"/>
            <w:left w:val="none" w:sz="0" w:space="0" w:color="auto"/>
            <w:bottom w:val="none" w:sz="0" w:space="0" w:color="auto"/>
            <w:right w:val="none" w:sz="0" w:space="0" w:color="auto"/>
          </w:divBdr>
        </w:div>
        <w:div w:id="1986156955">
          <w:marLeft w:val="640"/>
          <w:marRight w:val="0"/>
          <w:marTop w:val="0"/>
          <w:marBottom w:val="0"/>
          <w:divBdr>
            <w:top w:val="none" w:sz="0" w:space="0" w:color="auto"/>
            <w:left w:val="none" w:sz="0" w:space="0" w:color="auto"/>
            <w:bottom w:val="none" w:sz="0" w:space="0" w:color="auto"/>
            <w:right w:val="none" w:sz="0" w:space="0" w:color="auto"/>
          </w:divBdr>
        </w:div>
      </w:divsChild>
    </w:div>
    <w:div w:id="1102451679">
      <w:bodyDiv w:val="1"/>
      <w:marLeft w:val="0"/>
      <w:marRight w:val="0"/>
      <w:marTop w:val="0"/>
      <w:marBottom w:val="0"/>
      <w:divBdr>
        <w:top w:val="none" w:sz="0" w:space="0" w:color="auto"/>
        <w:left w:val="none" w:sz="0" w:space="0" w:color="auto"/>
        <w:bottom w:val="none" w:sz="0" w:space="0" w:color="auto"/>
        <w:right w:val="none" w:sz="0" w:space="0" w:color="auto"/>
      </w:divBdr>
      <w:divsChild>
        <w:div w:id="2439481">
          <w:marLeft w:val="640"/>
          <w:marRight w:val="0"/>
          <w:marTop w:val="0"/>
          <w:marBottom w:val="0"/>
          <w:divBdr>
            <w:top w:val="none" w:sz="0" w:space="0" w:color="auto"/>
            <w:left w:val="none" w:sz="0" w:space="0" w:color="auto"/>
            <w:bottom w:val="none" w:sz="0" w:space="0" w:color="auto"/>
            <w:right w:val="none" w:sz="0" w:space="0" w:color="auto"/>
          </w:divBdr>
        </w:div>
        <w:div w:id="29956093">
          <w:marLeft w:val="640"/>
          <w:marRight w:val="0"/>
          <w:marTop w:val="0"/>
          <w:marBottom w:val="0"/>
          <w:divBdr>
            <w:top w:val="none" w:sz="0" w:space="0" w:color="auto"/>
            <w:left w:val="none" w:sz="0" w:space="0" w:color="auto"/>
            <w:bottom w:val="none" w:sz="0" w:space="0" w:color="auto"/>
            <w:right w:val="none" w:sz="0" w:space="0" w:color="auto"/>
          </w:divBdr>
        </w:div>
        <w:div w:id="86736485">
          <w:marLeft w:val="640"/>
          <w:marRight w:val="0"/>
          <w:marTop w:val="0"/>
          <w:marBottom w:val="0"/>
          <w:divBdr>
            <w:top w:val="none" w:sz="0" w:space="0" w:color="auto"/>
            <w:left w:val="none" w:sz="0" w:space="0" w:color="auto"/>
            <w:bottom w:val="none" w:sz="0" w:space="0" w:color="auto"/>
            <w:right w:val="none" w:sz="0" w:space="0" w:color="auto"/>
          </w:divBdr>
        </w:div>
        <w:div w:id="256138309">
          <w:marLeft w:val="640"/>
          <w:marRight w:val="0"/>
          <w:marTop w:val="0"/>
          <w:marBottom w:val="0"/>
          <w:divBdr>
            <w:top w:val="none" w:sz="0" w:space="0" w:color="auto"/>
            <w:left w:val="none" w:sz="0" w:space="0" w:color="auto"/>
            <w:bottom w:val="none" w:sz="0" w:space="0" w:color="auto"/>
            <w:right w:val="none" w:sz="0" w:space="0" w:color="auto"/>
          </w:divBdr>
        </w:div>
        <w:div w:id="260645891">
          <w:marLeft w:val="640"/>
          <w:marRight w:val="0"/>
          <w:marTop w:val="0"/>
          <w:marBottom w:val="0"/>
          <w:divBdr>
            <w:top w:val="none" w:sz="0" w:space="0" w:color="auto"/>
            <w:left w:val="none" w:sz="0" w:space="0" w:color="auto"/>
            <w:bottom w:val="none" w:sz="0" w:space="0" w:color="auto"/>
            <w:right w:val="none" w:sz="0" w:space="0" w:color="auto"/>
          </w:divBdr>
        </w:div>
        <w:div w:id="419370180">
          <w:marLeft w:val="640"/>
          <w:marRight w:val="0"/>
          <w:marTop w:val="0"/>
          <w:marBottom w:val="0"/>
          <w:divBdr>
            <w:top w:val="none" w:sz="0" w:space="0" w:color="auto"/>
            <w:left w:val="none" w:sz="0" w:space="0" w:color="auto"/>
            <w:bottom w:val="none" w:sz="0" w:space="0" w:color="auto"/>
            <w:right w:val="none" w:sz="0" w:space="0" w:color="auto"/>
          </w:divBdr>
        </w:div>
        <w:div w:id="423654696">
          <w:marLeft w:val="640"/>
          <w:marRight w:val="0"/>
          <w:marTop w:val="0"/>
          <w:marBottom w:val="0"/>
          <w:divBdr>
            <w:top w:val="none" w:sz="0" w:space="0" w:color="auto"/>
            <w:left w:val="none" w:sz="0" w:space="0" w:color="auto"/>
            <w:bottom w:val="none" w:sz="0" w:space="0" w:color="auto"/>
            <w:right w:val="none" w:sz="0" w:space="0" w:color="auto"/>
          </w:divBdr>
        </w:div>
        <w:div w:id="446777587">
          <w:marLeft w:val="640"/>
          <w:marRight w:val="0"/>
          <w:marTop w:val="0"/>
          <w:marBottom w:val="0"/>
          <w:divBdr>
            <w:top w:val="none" w:sz="0" w:space="0" w:color="auto"/>
            <w:left w:val="none" w:sz="0" w:space="0" w:color="auto"/>
            <w:bottom w:val="none" w:sz="0" w:space="0" w:color="auto"/>
            <w:right w:val="none" w:sz="0" w:space="0" w:color="auto"/>
          </w:divBdr>
        </w:div>
        <w:div w:id="554783113">
          <w:marLeft w:val="640"/>
          <w:marRight w:val="0"/>
          <w:marTop w:val="0"/>
          <w:marBottom w:val="0"/>
          <w:divBdr>
            <w:top w:val="none" w:sz="0" w:space="0" w:color="auto"/>
            <w:left w:val="none" w:sz="0" w:space="0" w:color="auto"/>
            <w:bottom w:val="none" w:sz="0" w:space="0" w:color="auto"/>
            <w:right w:val="none" w:sz="0" w:space="0" w:color="auto"/>
          </w:divBdr>
        </w:div>
        <w:div w:id="768042055">
          <w:marLeft w:val="640"/>
          <w:marRight w:val="0"/>
          <w:marTop w:val="0"/>
          <w:marBottom w:val="0"/>
          <w:divBdr>
            <w:top w:val="none" w:sz="0" w:space="0" w:color="auto"/>
            <w:left w:val="none" w:sz="0" w:space="0" w:color="auto"/>
            <w:bottom w:val="none" w:sz="0" w:space="0" w:color="auto"/>
            <w:right w:val="none" w:sz="0" w:space="0" w:color="auto"/>
          </w:divBdr>
        </w:div>
        <w:div w:id="826672669">
          <w:marLeft w:val="640"/>
          <w:marRight w:val="0"/>
          <w:marTop w:val="0"/>
          <w:marBottom w:val="0"/>
          <w:divBdr>
            <w:top w:val="none" w:sz="0" w:space="0" w:color="auto"/>
            <w:left w:val="none" w:sz="0" w:space="0" w:color="auto"/>
            <w:bottom w:val="none" w:sz="0" w:space="0" w:color="auto"/>
            <w:right w:val="none" w:sz="0" w:space="0" w:color="auto"/>
          </w:divBdr>
        </w:div>
        <w:div w:id="859971237">
          <w:marLeft w:val="640"/>
          <w:marRight w:val="0"/>
          <w:marTop w:val="0"/>
          <w:marBottom w:val="0"/>
          <w:divBdr>
            <w:top w:val="none" w:sz="0" w:space="0" w:color="auto"/>
            <w:left w:val="none" w:sz="0" w:space="0" w:color="auto"/>
            <w:bottom w:val="none" w:sz="0" w:space="0" w:color="auto"/>
            <w:right w:val="none" w:sz="0" w:space="0" w:color="auto"/>
          </w:divBdr>
        </w:div>
        <w:div w:id="873467874">
          <w:marLeft w:val="640"/>
          <w:marRight w:val="0"/>
          <w:marTop w:val="0"/>
          <w:marBottom w:val="0"/>
          <w:divBdr>
            <w:top w:val="none" w:sz="0" w:space="0" w:color="auto"/>
            <w:left w:val="none" w:sz="0" w:space="0" w:color="auto"/>
            <w:bottom w:val="none" w:sz="0" w:space="0" w:color="auto"/>
            <w:right w:val="none" w:sz="0" w:space="0" w:color="auto"/>
          </w:divBdr>
        </w:div>
        <w:div w:id="905845565">
          <w:marLeft w:val="640"/>
          <w:marRight w:val="0"/>
          <w:marTop w:val="0"/>
          <w:marBottom w:val="0"/>
          <w:divBdr>
            <w:top w:val="none" w:sz="0" w:space="0" w:color="auto"/>
            <w:left w:val="none" w:sz="0" w:space="0" w:color="auto"/>
            <w:bottom w:val="none" w:sz="0" w:space="0" w:color="auto"/>
            <w:right w:val="none" w:sz="0" w:space="0" w:color="auto"/>
          </w:divBdr>
        </w:div>
        <w:div w:id="938870894">
          <w:marLeft w:val="640"/>
          <w:marRight w:val="0"/>
          <w:marTop w:val="0"/>
          <w:marBottom w:val="0"/>
          <w:divBdr>
            <w:top w:val="none" w:sz="0" w:space="0" w:color="auto"/>
            <w:left w:val="none" w:sz="0" w:space="0" w:color="auto"/>
            <w:bottom w:val="none" w:sz="0" w:space="0" w:color="auto"/>
            <w:right w:val="none" w:sz="0" w:space="0" w:color="auto"/>
          </w:divBdr>
        </w:div>
        <w:div w:id="947126711">
          <w:marLeft w:val="640"/>
          <w:marRight w:val="0"/>
          <w:marTop w:val="0"/>
          <w:marBottom w:val="0"/>
          <w:divBdr>
            <w:top w:val="none" w:sz="0" w:space="0" w:color="auto"/>
            <w:left w:val="none" w:sz="0" w:space="0" w:color="auto"/>
            <w:bottom w:val="none" w:sz="0" w:space="0" w:color="auto"/>
            <w:right w:val="none" w:sz="0" w:space="0" w:color="auto"/>
          </w:divBdr>
        </w:div>
        <w:div w:id="1034309733">
          <w:marLeft w:val="640"/>
          <w:marRight w:val="0"/>
          <w:marTop w:val="0"/>
          <w:marBottom w:val="0"/>
          <w:divBdr>
            <w:top w:val="none" w:sz="0" w:space="0" w:color="auto"/>
            <w:left w:val="none" w:sz="0" w:space="0" w:color="auto"/>
            <w:bottom w:val="none" w:sz="0" w:space="0" w:color="auto"/>
            <w:right w:val="none" w:sz="0" w:space="0" w:color="auto"/>
          </w:divBdr>
        </w:div>
        <w:div w:id="1047073806">
          <w:marLeft w:val="640"/>
          <w:marRight w:val="0"/>
          <w:marTop w:val="0"/>
          <w:marBottom w:val="0"/>
          <w:divBdr>
            <w:top w:val="none" w:sz="0" w:space="0" w:color="auto"/>
            <w:left w:val="none" w:sz="0" w:space="0" w:color="auto"/>
            <w:bottom w:val="none" w:sz="0" w:space="0" w:color="auto"/>
            <w:right w:val="none" w:sz="0" w:space="0" w:color="auto"/>
          </w:divBdr>
        </w:div>
        <w:div w:id="1229925511">
          <w:marLeft w:val="640"/>
          <w:marRight w:val="0"/>
          <w:marTop w:val="0"/>
          <w:marBottom w:val="0"/>
          <w:divBdr>
            <w:top w:val="none" w:sz="0" w:space="0" w:color="auto"/>
            <w:left w:val="none" w:sz="0" w:space="0" w:color="auto"/>
            <w:bottom w:val="none" w:sz="0" w:space="0" w:color="auto"/>
            <w:right w:val="none" w:sz="0" w:space="0" w:color="auto"/>
          </w:divBdr>
        </w:div>
        <w:div w:id="1277984672">
          <w:marLeft w:val="640"/>
          <w:marRight w:val="0"/>
          <w:marTop w:val="0"/>
          <w:marBottom w:val="0"/>
          <w:divBdr>
            <w:top w:val="none" w:sz="0" w:space="0" w:color="auto"/>
            <w:left w:val="none" w:sz="0" w:space="0" w:color="auto"/>
            <w:bottom w:val="none" w:sz="0" w:space="0" w:color="auto"/>
            <w:right w:val="none" w:sz="0" w:space="0" w:color="auto"/>
          </w:divBdr>
        </w:div>
        <w:div w:id="1282566015">
          <w:marLeft w:val="640"/>
          <w:marRight w:val="0"/>
          <w:marTop w:val="0"/>
          <w:marBottom w:val="0"/>
          <w:divBdr>
            <w:top w:val="none" w:sz="0" w:space="0" w:color="auto"/>
            <w:left w:val="none" w:sz="0" w:space="0" w:color="auto"/>
            <w:bottom w:val="none" w:sz="0" w:space="0" w:color="auto"/>
            <w:right w:val="none" w:sz="0" w:space="0" w:color="auto"/>
          </w:divBdr>
        </w:div>
        <w:div w:id="1457872950">
          <w:marLeft w:val="640"/>
          <w:marRight w:val="0"/>
          <w:marTop w:val="0"/>
          <w:marBottom w:val="0"/>
          <w:divBdr>
            <w:top w:val="none" w:sz="0" w:space="0" w:color="auto"/>
            <w:left w:val="none" w:sz="0" w:space="0" w:color="auto"/>
            <w:bottom w:val="none" w:sz="0" w:space="0" w:color="auto"/>
            <w:right w:val="none" w:sz="0" w:space="0" w:color="auto"/>
          </w:divBdr>
        </w:div>
        <w:div w:id="1466045183">
          <w:marLeft w:val="640"/>
          <w:marRight w:val="0"/>
          <w:marTop w:val="0"/>
          <w:marBottom w:val="0"/>
          <w:divBdr>
            <w:top w:val="none" w:sz="0" w:space="0" w:color="auto"/>
            <w:left w:val="none" w:sz="0" w:space="0" w:color="auto"/>
            <w:bottom w:val="none" w:sz="0" w:space="0" w:color="auto"/>
            <w:right w:val="none" w:sz="0" w:space="0" w:color="auto"/>
          </w:divBdr>
        </w:div>
        <w:div w:id="1523011923">
          <w:marLeft w:val="640"/>
          <w:marRight w:val="0"/>
          <w:marTop w:val="0"/>
          <w:marBottom w:val="0"/>
          <w:divBdr>
            <w:top w:val="none" w:sz="0" w:space="0" w:color="auto"/>
            <w:left w:val="none" w:sz="0" w:space="0" w:color="auto"/>
            <w:bottom w:val="none" w:sz="0" w:space="0" w:color="auto"/>
            <w:right w:val="none" w:sz="0" w:space="0" w:color="auto"/>
          </w:divBdr>
        </w:div>
        <w:div w:id="1613439272">
          <w:marLeft w:val="640"/>
          <w:marRight w:val="0"/>
          <w:marTop w:val="0"/>
          <w:marBottom w:val="0"/>
          <w:divBdr>
            <w:top w:val="none" w:sz="0" w:space="0" w:color="auto"/>
            <w:left w:val="none" w:sz="0" w:space="0" w:color="auto"/>
            <w:bottom w:val="none" w:sz="0" w:space="0" w:color="auto"/>
            <w:right w:val="none" w:sz="0" w:space="0" w:color="auto"/>
          </w:divBdr>
        </w:div>
        <w:div w:id="1691292430">
          <w:marLeft w:val="640"/>
          <w:marRight w:val="0"/>
          <w:marTop w:val="0"/>
          <w:marBottom w:val="0"/>
          <w:divBdr>
            <w:top w:val="none" w:sz="0" w:space="0" w:color="auto"/>
            <w:left w:val="none" w:sz="0" w:space="0" w:color="auto"/>
            <w:bottom w:val="none" w:sz="0" w:space="0" w:color="auto"/>
            <w:right w:val="none" w:sz="0" w:space="0" w:color="auto"/>
          </w:divBdr>
        </w:div>
        <w:div w:id="1794515008">
          <w:marLeft w:val="640"/>
          <w:marRight w:val="0"/>
          <w:marTop w:val="0"/>
          <w:marBottom w:val="0"/>
          <w:divBdr>
            <w:top w:val="none" w:sz="0" w:space="0" w:color="auto"/>
            <w:left w:val="none" w:sz="0" w:space="0" w:color="auto"/>
            <w:bottom w:val="none" w:sz="0" w:space="0" w:color="auto"/>
            <w:right w:val="none" w:sz="0" w:space="0" w:color="auto"/>
          </w:divBdr>
        </w:div>
        <w:div w:id="1869558657">
          <w:marLeft w:val="640"/>
          <w:marRight w:val="0"/>
          <w:marTop w:val="0"/>
          <w:marBottom w:val="0"/>
          <w:divBdr>
            <w:top w:val="none" w:sz="0" w:space="0" w:color="auto"/>
            <w:left w:val="none" w:sz="0" w:space="0" w:color="auto"/>
            <w:bottom w:val="none" w:sz="0" w:space="0" w:color="auto"/>
            <w:right w:val="none" w:sz="0" w:space="0" w:color="auto"/>
          </w:divBdr>
        </w:div>
        <w:div w:id="1879927687">
          <w:marLeft w:val="640"/>
          <w:marRight w:val="0"/>
          <w:marTop w:val="0"/>
          <w:marBottom w:val="0"/>
          <w:divBdr>
            <w:top w:val="none" w:sz="0" w:space="0" w:color="auto"/>
            <w:left w:val="none" w:sz="0" w:space="0" w:color="auto"/>
            <w:bottom w:val="none" w:sz="0" w:space="0" w:color="auto"/>
            <w:right w:val="none" w:sz="0" w:space="0" w:color="auto"/>
          </w:divBdr>
        </w:div>
        <w:div w:id="1942952071">
          <w:marLeft w:val="640"/>
          <w:marRight w:val="0"/>
          <w:marTop w:val="0"/>
          <w:marBottom w:val="0"/>
          <w:divBdr>
            <w:top w:val="none" w:sz="0" w:space="0" w:color="auto"/>
            <w:left w:val="none" w:sz="0" w:space="0" w:color="auto"/>
            <w:bottom w:val="none" w:sz="0" w:space="0" w:color="auto"/>
            <w:right w:val="none" w:sz="0" w:space="0" w:color="auto"/>
          </w:divBdr>
        </w:div>
        <w:div w:id="1961297070">
          <w:marLeft w:val="640"/>
          <w:marRight w:val="0"/>
          <w:marTop w:val="0"/>
          <w:marBottom w:val="0"/>
          <w:divBdr>
            <w:top w:val="none" w:sz="0" w:space="0" w:color="auto"/>
            <w:left w:val="none" w:sz="0" w:space="0" w:color="auto"/>
            <w:bottom w:val="none" w:sz="0" w:space="0" w:color="auto"/>
            <w:right w:val="none" w:sz="0" w:space="0" w:color="auto"/>
          </w:divBdr>
        </w:div>
        <w:div w:id="2135904036">
          <w:marLeft w:val="640"/>
          <w:marRight w:val="0"/>
          <w:marTop w:val="0"/>
          <w:marBottom w:val="0"/>
          <w:divBdr>
            <w:top w:val="none" w:sz="0" w:space="0" w:color="auto"/>
            <w:left w:val="none" w:sz="0" w:space="0" w:color="auto"/>
            <w:bottom w:val="none" w:sz="0" w:space="0" w:color="auto"/>
            <w:right w:val="none" w:sz="0" w:space="0" w:color="auto"/>
          </w:divBdr>
        </w:div>
      </w:divsChild>
    </w:div>
    <w:div w:id="1140270458">
      <w:bodyDiv w:val="1"/>
      <w:marLeft w:val="0"/>
      <w:marRight w:val="0"/>
      <w:marTop w:val="0"/>
      <w:marBottom w:val="0"/>
      <w:divBdr>
        <w:top w:val="none" w:sz="0" w:space="0" w:color="auto"/>
        <w:left w:val="none" w:sz="0" w:space="0" w:color="auto"/>
        <w:bottom w:val="none" w:sz="0" w:space="0" w:color="auto"/>
        <w:right w:val="none" w:sz="0" w:space="0" w:color="auto"/>
      </w:divBdr>
      <w:divsChild>
        <w:div w:id="81807144">
          <w:marLeft w:val="640"/>
          <w:marRight w:val="0"/>
          <w:marTop w:val="0"/>
          <w:marBottom w:val="0"/>
          <w:divBdr>
            <w:top w:val="none" w:sz="0" w:space="0" w:color="auto"/>
            <w:left w:val="none" w:sz="0" w:space="0" w:color="auto"/>
            <w:bottom w:val="none" w:sz="0" w:space="0" w:color="auto"/>
            <w:right w:val="none" w:sz="0" w:space="0" w:color="auto"/>
          </w:divBdr>
        </w:div>
        <w:div w:id="201670567">
          <w:marLeft w:val="640"/>
          <w:marRight w:val="0"/>
          <w:marTop w:val="0"/>
          <w:marBottom w:val="0"/>
          <w:divBdr>
            <w:top w:val="none" w:sz="0" w:space="0" w:color="auto"/>
            <w:left w:val="none" w:sz="0" w:space="0" w:color="auto"/>
            <w:bottom w:val="none" w:sz="0" w:space="0" w:color="auto"/>
            <w:right w:val="none" w:sz="0" w:space="0" w:color="auto"/>
          </w:divBdr>
        </w:div>
        <w:div w:id="208229362">
          <w:marLeft w:val="640"/>
          <w:marRight w:val="0"/>
          <w:marTop w:val="0"/>
          <w:marBottom w:val="0"/>
          <w:divBdr>
            <w:top w:val="none" w:sz="0" w:space="0" w:color="auto"/>
            <w:left w:val="none" w:sz="0" w:space="0" w:color="auto"/>
            <w:bottom w:val="none" w:sz="0" w:space="0" w:color="auto"/>
            <w:right w:val="none" w:sz="0" w:space="0" w:color="auto"/>
          </w:divBdr>
        </w:div>
        <w:div w:id="387413542">
          <w:marLeft w:val="640"/>
          <w:marRight w:val="0"/>
          <w:marTop w:val="0"/>
          <w:marBottom w:val="0"/>
          <w:divBdr>
            <w:top w:val="none" w:sz="0" w:space="0" w:color="auto"/>
            <w:left w:val="none" w:sz="0" w:space="0" w:color="auto"/>
            <w:bottom w:val="none" w:sz="0" w:space="0" w:color="auto"/>
            <w:right w:val="none" w:sz="0" w:space="0" w:color="auto"/>
          </w:divBdr>
        </w:div>
        <w:div w:id="421999604">
          <w:marLeft w:val="640"/>
          <w:marRight w:val="0"/>
          <w:marTop w:val="0"/>
          <w:marBottom w:val="0"/>
          <w:divBdr>
            <w:top w:val="none" w:sz="0" w:space="0" w:color="auto"/>
            <w:left w:val="none" w:sz="0" w:space="0" w:color="auto"/>
            <w:bottom w:val="none" w:sz="0" w:space="0" w:color="auto"/>
            <w:right w:val="none" w:sz="0" w:space="0" w:color="auto"/>
          </w:divBdr>
        </w:div>
        <w:div w:id="464200356">
          <w:marLeft w:val="640"/>
          <w:marRight w:val="0"/>
          <w:marTop w:val="0"/>
          <w:marBottom w:val="0"/>
          <w:divBdr>
            <w:top w:val="none" w:sz="0" w:space="0" w:color="auto"/>
            <w:left w:val="none" w:sz="0" w:space="0" w:color="auto"/>
            <w:bottom w:val="none" w:sz="0" w:space="0" w:color="auto"/>
            <w:right w:val="none" w:sz="0" w:space="0" w:color="auto"/>
          </w:divBdr>
        </w:div>
        <w:div w:id="636766872">
          <w:marLeft w:val="640"/>
          <w:marRight w:val="0"/>
          <w:marTop w:val="0"/>
          <w:marBottom w:val="0"/>
          <w:divBdr>
            <w:top w:val="none" w:sz="0" w:space="0" w:color="auto"/>
            <w:left w:val="none" w:sz="0" w:space="0" w:color="auto"/>
            <w:bottom w:val="none" w:sz="0" w:space="0" w:color="auto"/>
            <w:right w:val="none" w:sz="0" w:space="0" w:color="auto"/>
          </w:divBdr>
        </w:div>
        <w:div w:id="683047061">
          <w:marLeft w:val="640"/>
          <w:marRight w:val="0"/>
          <w:marTop w:val="0"/>
          <w:marBottom w:val="0"/>
          <w:divBdr>
            <w:top w:val="none" w:sz="0" w:space="0" w:color="auto"/>
            <w:left w:val="none" w:sz="0" w:space="0" w:color="auto"/>
            <w:bottom w:val="none" w:sz="0" w:space="0" w:color="auto"/>
            <w:right w:val="none" w:sz="0" w:space="0" w:color="auto"/>
          </w:divBdr>
        </w:div>
        <w:div w:id="817573422">
          <w:marLeft w:val="640"/>
          <w:marRight w:val="0"/>
          <w:marTop w:val="0"/>
          <w:marBottom w:val="0"/>
          <w:divBdr>
            <w:top w:val="none" w:sz="0" w:space="0" w:color="auto"/>
            <w:left w:val="none" w:sz="0" w:space="0" w:color="auto"/>
            <w:bottom w:val="none" w:sz="0" w:space="0" w:color="auto"/>
            <w:right w:val="none" w:sz="0" w:space="0" w:color="auto"/>
          </w:divBdr>
        </w:div>
        <w:div w:id="955066558">
          <w:marLeft w:val="640"/>
          <w:marRight w:val="0"/>
          <w:marTop w:val="0"/>
          <w:marBottom w:val="0"/>
          <w:divBdr>
            <w:top w:val="none" w:sz="0" w:space="0" w:color="auto"/>
            <w:left w:val="none" w:sz="0" w:space="0" w:color="auto"/>
            <w:bottom w:val="none" w:sz="0" w:space="0" w:color="auto"/>
            <w:right w:val="none" w:sz="0" w:space="0" w:color="auto"/>
          </w:divBdr>
        </w:div>
        <w:div w:id="1180924116">
          <w:marLeft w:val="640"/>
          <w:marRight w:val="0"/>
          <w:marTop w:val="0"/>
          <w:marBottom w:val="0"/>
          <w:divBdr>
            <w:top w:val="none" w:sz="0" w:space="0" w:color="auto"/>
            <w:left w:val="none" w:sz="0" w:space="0" w:color="auto"/>
            <w:bottom w:val="none" w:sz="0" w:space="0" w:color="auto"/>
            <w:right w:val="none" w:sz="0" w:space="0" w:color="auto"/>
          </w:divBdr>
        </w:div>
        <w:div w:id="1233008933">
          <w:marLeft w:val="640"/>
          <w:marRight w:val="0"/>
          <w:marTop w:val="0"/>
          <w:marBottom w:val="0"/>
          <w:divBdr>
            <w:top w:val="none" w:sz="0" w:space="0" w:color="auto"/>
            <w:left w:val="none" w:sz="0" w:space="0" w:color="auto"/>
            <w:bottom w:val="none" w:sz="0" w:space="0" w:color="auto"/>
            <w:right w:val="none" w:sz="0" w:space="0" w:color="auto"/>
          </w:divBdr>
        </w:div>
        <w:div w:id="1246843776">
          <w:marLeft w:val="640"/>
          <w:marRight w:val="0"/>
          <w:marTop w:val="0"/>
          <w:marBottom w:val="0"/>
          <w:divBdr>
            <w:top w:val="none" w:sz="0" w:space="0" w:color="auto"/>
            <w:left w:val="none" w:sz="0" w:space="0" w:color="auto"/>
            <w:bottom w:val="none" w:sz="0" w:space="0" w:color="auto"/>
            <w:right w:val="none" w:sz="0" w:space="0" w:color="auto"/>
          </w:divBdr>
        </w:div>
        <w:div w:id="1271468788">
          <w:marLeft w:val="640"/>
          <w:marRight w:val="0"/>
          <w:marTop w:val="0"/>
          <w:marBottom w:val="0"/>
          <w:divBdr>
            <w:top w:val="none" w:sz="0" w:space="0" w:color="auto"/>
            <w:left w:val="none" w:sz="0" w:space="0" w:color="auto"/>
            <w:bottom w:val="none" w:sz="0" w:space="0" w:color="auto"/>
            <w:right w:val="none" w:sz="0" w:space="0" w:color="auto"/>
          </w:divBdr>
        </w:div>
        <w:div w:id="1321740066">
          <w:marLeft w:val="640"/>
          <w:marRight w:val="0"/>
          <w:marTop w:val="0"/>
          <w:marBottom w:val="0"/>
          <w:divBdr>
            <w:top w:val="none" w:sz="0" w:space="0" w:color="auto"/>
            <w:left w:val="none" w:sz="0" w:space="0" w:color="auto"/>
            <w:bottom w:val="none" w:sz="0" w:space="0" w:color="auto"/>
            <w:right w:val="none" w:sz="0" w:space="0" w:color="auto"/>
          </w:divBdr>
        </w:div>
        <w:div w:id="1365053554">
          <w:marLeft w:val="640"/>
          <w:marRight w:val="0"/>
          <w:marTop w:val="0"/>
          <w:marBottom w:val="0"/>
          <w:divBdr>
            <w:top w:val="none" w:sz="0" w:space="0" w:color="auto"/>
            <w:left w:val="none" w:sz="0" w:space="0" w:color="auto"/>
            <w:bottom w:val="none" w:sz="0" w:space="0" w:color="auto"/>
            <w:right w:val="none" w:sz="0" w:space="0" w:color="auto"/>
          </w:divBdr>
        </w:div>
        <w:div w:id="1392264111">
          <w:marLeft w:val="640"/>
          <w:marRight w:val="0"/>
          <w:marTop w:val="0"/>
          <w:marBottom w:val="0"/>
          <w:divBdr>
            <w:top w:val="none" w:sz="0" w:space="0" w:color="auto"/>
            <w:left w:val="none" w:sz="0" w:space="0" w:color="auto"/>
            <w:bottom w:val="none" w:sz="0" w:space="0" w:color="auto"/>
            <w:right w:val="none" w:sz="0" w:space="0" w:color="auto"/>
          </w:divBdr>
        </w:div>
        <w:div w:id="1520241790">
          <w:marLeft w:val="640"/>
          <w:marRight w:val="0"/>
          <w:marTop w:val="0"/>
          <w:marBottom w:val="0"/>
          <w:divBdr>
            <w:top w:val="none" w:sz="0" w:space="0" w:color="auto"/>
            <w:left w:val="none" w:sz="0" w:space="0" w:color="auto"/>
            <w:bottom w:val="none" w:sz="0" w:space="0" w:color="auto"/>
            <w:right w:val="none" w:sz="0" w:space="0" w:color="auto"/>
          </w:divBdr>
        </w:div>
        <w:div w:id="1587811939">
          <w:marLeft w:val="640"/>
          <w:marRight w:val="0"/>
          <w:marTop w:val="0"/>
          <w:marBottom w:val="0"/>
          <w:divBdr>
            <w:top w:val="none" w:sz="0" w:space="0" w:color="auto"/>
            <w:left w:val="none" w:sz="0" w:space="0" w:color="auto"/>
            <w:bottom w:val="none" w:sz="0" w:space="0" w:color="auto"/>
            <w:right w:val="none" w:sz="0" w:space="0" w:color="auto"/>
          </w:divBdr>
        </w:div>
        <w:div w:id="1621186754">
          <w:marLeft w:val="640"/>
          <w:marRight w:val="0"/>
          <w:marTop w:val="0"/>
          <w:marBottom w:val="0"/>
          <w:divBdr>
            <w:top w:val="none" w:sz="0" w:space="0" w:color="auto"/>
            <w:left w:val="none" w:sz="0" w:space="0" w:color="auto"/>
            <w:bottom w:val="none" w:sz="0" w:space="0" w:color="auto"/>
            <w:right w:val="none" w:sz="0" w:space="0" w:color="auto"/>
          </w:divBdr>
        </w:div>
        <w:div w:id="1646424994">
          <w:marLeft w:val="640"/>
          <w:marRight w:val="0"/>
          <w:marTop w:val="0"/>
          <w:marBottom w:val="0"/>
          <w:divBdr>
            <w:top w:val="none" w:sz="0" w:space="0" w:color="auto"/>
            <w:left w:val="none" w:sz="0" w:space="0" w:color="auto"/>
            <w:bottom w:val="none" w:sz="0" w:space="0" w:color="auto"/>
            <w:right w:val="none" w:sz="0" w:space="0" w:color="auto"/>
          </w:divBdr>
        </w:div>
        <w:div w:id="1718384650">
          <w:marLeft w:val="640"/>
          <w:marRight w:val="0"/>
          <w:marTop w:val="0"/>
          <w:marBottom w:val="0"/>
          <w:divBdr>
            <w:top w:val="none" w:sz="0" w:space="0" w:color="auto"/>
            <w:left w:val="none" w:sz="0" w:space="0" w:color="auto"/>
            <w:bottom w:val="none" w:sz="0" w:space="0" w:color="auto"/>
            <w:right w:val="none" w:sz="0" w:space="0" w:color="auto"/>
          </w:divBdr>
        </w:div>
        <w:div w:id="1719403151">
          <w:marLeft w:val="640"/>
          <w:marRight w:val="0"/>
          <w:marTop w:val="0"/>
          <w:marBottom w:val="0"/>
          <w:divBdr>
            <w:top w:val="none" w:sz="0" w:space="0" w:color="auto"/>
            <w:left w:val="none" w:sz="0" w:space="0" w:color="auto"/>
            <w:bottom w:val="none" w:sz="0" w:space="0" w:color="auto"/>
            <w:right w:val="none" w:sz="0" w:space="0" w:color="auto"/>
          </w:divBdr>
        </w:div>
        <w:div w:id="1778983355">
          <w:marLeft w:val="640"/>
          <w:marRight w:val="0"/>
          <w:marTop w:val="0"/>
          <w:marBottom w:val="0"/>
          <w:divBdr>
            <w:top w:val="none" w:sz="0" w:space="0" w:color="auto"/>
            <w:left w:val="none" w:sz="0" w:space="0" w:color="auto"/>
            <w:bottom w:val="none" w:sz="0" w:space="0" w:color="auto"/>
            <w:right w:val="none" w:sz="0" w:space="0" w:color="auto"/>
          </w:divBdr>
        </w:div>
        <w:div w:id="1847596566">
          <w:marLeft w:val="640"/>
          <w:marRight w:val="0"/>
          <w:marTop w:val="0"/>
          <w:marBottom w:val="0"/>
          <w:divBdr>
            <w:top w:val="none" w:sz="0" w:space="0" w:color="auto"/>
            <w:left w:val="none" w:sz="0" w:space="0" w:color="auto"/>
            <w:bottom w:val="none" w:sz="0" w:space="0" w:color="auto"/>
            <w:right w:val="none" w:sz="0" w:space="0" w:color="auto"/>
          </w:divBdr>
        </w:div>
        <w:div w:id="1934240369">
          <w:marLeft w:val="640"/>
          <w:marRight w:val="0"/>
          <w:marTop w:val="0"/>
          <w:marBottom w:val="0"/>
          <w:divBdr>
            <w:top w:val="none" w:sz="0" w:space="0" w:color="auto"/>
            <w:left w:val="none" w:sz="0" w:space="0" w:color="auto"/>
            <w:bottom w:val="none" w:sz="0" w:space="0" w:color="auto"/>
            <w:right w:val="none" w:sz="0" w:space="0" w:color="auto"/>
          </w:divBdr>
        </w:div>
        <w:div w:id="1947344108">
          <w:marLeft w:val="640"/>
          <w:marRight w:val="0"/>
          <w:marTop w:val="0"/>
          <w:marBottom w:val="0"/>
          <w:divBdr>
            <w:top w:val="none" w:sz="0" w:space="0" w:color="auto"/>
            <w:left w:val="none" w:sz="0" w:space="0" w:color="auto"/>
            <w:bottom w:val="none" w:sz="0" w:space="0" w:color="auto"/>
            <w:right w:val="none" w:sz="0" w:space="0" w:color="auto"/>
          </w:divBdr>
        </w:div>
        <w:div w:id="2008555101">
          <w:marLeft w:val="640"/>
          <w:marRight w:val="0"/>
          <w:marTop w:val="0"/>
          <w:marBottom w:val="0"/>
          <w:divBdr>
            <w:top w:val="none" w:sz="0" w:space="0" w:color="auto"/>
            <w:left w:val="none" w:sz="0" w:space="0" w:color="auto"/>
            <w:bottom w:val="none" w:sz="0" w:space="0" w:color="auto"/>
            <w:right w:val="none" w:sz="0" w:space="0" w:color="auto"/>
          </w:divBdr>
        </w:div>
        <w:div w:id="2049144358">
          <w:marLeft w:val="640"/>
          <w:marRight w:val="0"/>
          <w:marTop w:val="0"/>
          <w:marBottom w:val="0"/>
          <w:divBdr>
            <w:top w:val="none" w:sz="0" w:space="0" w:color="auto"/>
            <w:left w:val="none" w:sz="0" w:space="0" w:color="auto"/>
            <w:bottom w:val="none" w:sz="0" w:space="0" w:color="auto"/>
            <w:right w:val="none" w:sz="0" w:space="0" w:color="auto"/>
          </w:divBdr>
        </w:div>
        <w:div w:id="2074234663">
          <w:marLeft w:val="640"/>
          <w:marRight w:val="0"/>
          <w:marTop w:val="0"/>
          <w:marBottom w:val="0"/>
          <w:divBdr>
            <w:top w:val="none" w:sz="0" w:space="0" w:color="auto"/>
            <w:left w:val="none" w:sz="0" w:space="0" w:color="auto"/>
            <w:bottom w:val="none" w:sz="0" w:space="0" w:color="auto"/>
            <w:right w:val="none" w:sz="0" w:space="0" w:color="auto"/>
          </w:divBdr>
        </w:div>
      </w:divsChild>
    </w:div>
    <w:div w:id="1278372452">
      <w:bodyDiv w:val="1"/>
      <w:marLeft w:val="0"/>
      <w:marRight w:val="0"/>
      <w:marTop w:val="0"/>
      <w:marBottom w:val="0"/>
      <w:divBdr>
        <w:top w:val="none" w:sz="0" w:space="0" w:color="auto"/>
        <w:left w:val="none" w:sz="0" w:space="0" w:color="auto"/>
        <w:bottom w:val="none" w:sz="0" w:space="0" w:color="auto"/>
        <w:right w:val="none" w:sz="0" w:space="0" w:color="auto"/>
      </w:divBdr>
      <w:divsChild>
        <w:div w:id="77679280">
          <w:marLeft w:val="640"/>
          <w:marRight w:val="0"/>
          <w:marTop w:val="0"/>
          <w:marBottom w:val="0"/>
          <w:divBdr>
            <w:top w:val="none" w:sz="0" w:space="0" w:color="auto"/>
            <w:left w:val="none" w:sz="0" w:space="0" w:color="auto"/>
            <w:bottom w:val="none" w:sz="0" w:space="0" w:color="auto"/>
            <w:right w:val="none" w:sz="0" w:space="0" w:color="auto"/>
          </w:divBdr>
        </w:div>
        <w:div w:id="86973551">
          <w:marLeft w:val="640"/>
          <w:marRight w:val="0"/>
          <w:marTop w:val="0"/>
          <w:marBottom w:val="0"/>
          <w:divBdr>
            <w:top w:val="none" w:sz="0" w:space="0" w:color="auto"/>
            <w:left w:val="none" w:sz="0" w:space="0" w:color="auto"/>
            <w:bottom w:val="none" w:sz="0" w:space="0" w:color="auto"/>
            <w:right w:val="none" w:sz="0" w:space="0" w:color="auto"/>
          </w:divBdr>
        </w:div>
        <w:div w:id="281423654">
          <w:marLeft w:val="640"/>
          <w:marRight w:val="0"/>
          <w:marTop w:val="0"/>
          <w:marBottom w:val="0"/>
          <w:divBdr>
            <w:top w:val="none" w:sz="0" w:space="0" w:color="auto"/>
            <w:left w:val="none" w:sz="0" w:space="0" w:color="auto"/>
            <w:bottom w:val="none" w:sz="0" w:space="0" w:color="auto"/>
            <w:right w:val="none" w:sz="0" w:space="0" w:color="auto"/>
          </w:divBdr>
        </w:div>
        <w:div w:id="282078098">
          <w:marLeft w:val="640"/>
          <w:marRight w:val="0"/>
          <w:marTop w:val="0"/>
          <w:marBottom w:val="0"/>
          <w:divBdr>
            <w:top w:val="none" w:sz="0" w:space="0" w:color="auto"/>
            <w:left w:val="none" w:sz="0" w:space="0" w:color="auto"/>
            <w:bottom w:val="none" w:sz="0" w:space="0" w:color="auto"/>
            <w:right w:val="none" w:sz="0" w:space="0" w:color="auto"/>
          </w:divBdr>
        </w:div>
        <w:div w:id="342905415">
          <w:marLeft w:val="640"/>
          <w:marRight w:val="0"/>
          <w:marTop w:val="0"/>
          <w:marBottom w:val="0"/>
          <w:divBdr>
            <w:top w:val="none" w:sz="0" w:space="0" w:color="auto"/>
            <w:left w:val="none" w:sz="0" w:space="0" w:color="auto"/>
            <w:bottom w:val="none" w:sz="0" w:space="0" w:color="auto"/>
            <w:right w:val="none" w:sz="0" w:space="0" w:color="auto"/>
          </w:divBdr>
        </w:div>
        <w:div w:id="366836115">
          <w:marLeft w:val="640"/>
          <w:marRight w:val="0"/>
          <w:marTop w:val="0"/>
          <w:marBottom w:val="0"/>
          <w:divBdr>
            <w:top w:val="none" w:sz="0" w:space="0" w:color="auto"/>
            <w:left w:val="none" w:sz="0" w:space="0" w:color="auto"/>
            <w:bottom w:val="none" w:sz="0" w:space="0" w:color="auto"/>
            <w:right w:val="none" w:sz="0" w:space="0" w:color="auto"/>
          </w:divBdr>
        </w:div>
        <w:div w:id="504904397">
          <w:marLeft w:val="640"/>
          <w:marRight w:val="0"/>
          <w:marTop w:val="0"/>
          <w:marBottom w:val="0"/>
          <w:divBdr>
            <w:top w:val="none" w:sz="0" w:space="0" w:color="auto"/>
            <w:left w:val="none" w:sz="0" w:space="0" w:color="auto"/>
            <w:bottom w:val="none" w:sz="0" w:space="0" w:color="auto"/>
            <w:right w:val="none" w:sz="0" w:space="0" w:color="auto"/>
          </w:divBdr>
        </w:div>
        <w:div w:id="516045158">
          <w:marLeft w:val="640"/>
          <w:marRight w:val="0"/>
          <w:marTop w:val="0"/>
          <w:marBottom w:val="0"/>
          <w:divBdr>
            <w:top w:val="none" w:sz="0" w:space="0" w:color="auto"/>
            <w:left w:val="none" w:sz="0" w:space="0" w:color="auto"/>
            <w:bottom w:val="none" w:sz="0" w:space="0" w:color="auto"/>
            <w:right w:val="none" w:sz="0" w:space="0" w:color="auto"/>
          </w:divBdr>
        </w:div>
        <w:div w:id="547257388">
          <w:marLeft w:val="640"/>
          <w:marRight w:val="0"/>
          <w:marTop w:val="0"/>
          <w:marBottom w:val="0"/>
          <w:divBdr>
            <w:top w:val="none" w:sz="0" w:space="0" w:color="auto"/>
            <w:left w:val="none" w:sz="0" w:space="0" w:color="auto"/>
            <w:bottom w:val="none" w:sz="0" w:space="0" w:color="auto"/>
            <w:right w:val="none" w:sz="0" w:space="0" w:color="auto"/>
          </w:divBdr>
        </w:div>
        <w:div w:id="563952579">
          <w:marLeft w:val="640"/>
          <w:marRight w:val="0"/>
          <w:marTop w:val="0"/>
          <w:marBottom w:val="0"/>
          <w:divBdr>
            <w:top w:val="none" w:sz="0" w:space="0" w:color="auto"/>
            <w:left w:val="none" w:sz="0" w:space="0" w:color="auto"/>
            <w:bottom w:val="none" w:sz="0" w:space="0" w:color="auto"/>
            <w:right w:val="none" w:sz="0" w:space="0" w:color="auto"/>
          </w:divBdr>
        </w:div>
        <w:div w:id="575211096">
          <w:marLeft w:val="640"/>
          <w:marRight w:val="0"/>
          <w:marTop w:val="0"/>
          <w:marBottom w:val="0"/>
          <w:divBdr>
            <w:top w:val="none" w:sz="0" w:space="0" w:color="auto"/>
            <w:left w:val="none" w:sz="0" w:space="0" w:color="auto"/>
            <w:bottom w:val="none" w:sz="0" w:space="0" w:color="auto"/>
            <w:right w:val="none" w:sz="0" w:space="0" w:color="auto"/>
          </w:divBdr>
        </w:div>
        <w:div w:id="599065243">
          <w:marLeft w:val="640"/>
          <w:marRight w:val="0"/>
          <w:marTop w:val="0"/>
          <w:marBottom w:val="0"/>
          <w:divBdr>
            <w:top w:val="none" w:sz="0" w:space="0" w:color="auto"/>
            <w:left w:val="none" w:sz="0" w:space="0" w:color="auto"/>
            <w:bottom w:val="none" w:sz="0" w:space="0" w:color="auto"/>
            <w:right w:val="none" w:sz="0" w:space="0" w:color="auto"/>
          </w:divBdr>
        </w:div>
        <w:div w:id="600573041">
          <w:marLeft w:val="640"/>
          <w:marRight w:val="0"/>
          <w:marTop w:val="0"/>
          <w:marBottom w:val="0"/>
          <w:divBdr>
            <w:top w:val="none" w:sz="0" w:space="0" w:color="auto"/>
            <w:left w:val="none" w:sz="0" w:space="0" w:color="auto"/>
            <w:bottom w:val="none" w:sz="0" w:space="0" w:color="auto"/>
            <w:right w:val="none" w:sz="0" w:space="0" w:color="auto"/>
          </w:divBdr>
        </w:div>
        <w:div w:id="692920811">
          <w:marLeft w:val="640"/>
          <w:marRight w:val="0"/>
          <w:marTop w:val="0"/>
          <w:marBottom w:val="0"/>
          <w:divBdr>
            <w:top w:val="none" w:sz="0" w:space="0" w:color="auto"/>
            <w:left w:val="none" w:sz="0" w:space="0" w:color="auto"/>
            <w:bottom w:val="none" w:sz="0" w:space="0" w:color="auto"/>
            <w:right w:val="none" w:sz="0" w:space="0" w:color="auto"/>
          </w:divBdr>
        </w:div>
        <w:div w:id="745614049">
          <w:marLeft w:val="640"/>
          <w:marRight w:val="0"/>
          <w:marTop w:val="0"/>
          <w:marBottom w:val="0"/>
          <w:divBdr>
            <w:top w:val="none" w:sz="0" w:space="0" w:color="auto"/>
            <w:left w:val="none" w:sz="0" w:space="0" w:color="auto"/>
            <w:bottom w:val="none" w:sz="0" w:space="0" w:color="auto"/>
            <w:right w:val="none" w:sz="0" w:space="0" w:color="auto"/>
          </w:divBdr>
        </w:div>
        <w:div w:id="771709910">
          <w:marLeft w:val="640"/>
          <w:marRight w:val="0"/>
          <w:marTop w:val="0"/>
          <w:marBottom w:val="0"/>
          <w:divBdr>
            <w:top w:val="none" w:sz="0" w:space="0" w:color="auto"/>
            <w:left w:val="none" w:sz="0" w:space="0" w:color="auto"/>
            <w:bottom w:val="none" w:sz="0" w:space="0" w:color="auto"/>
            <w:right w:val="none" w:sz="0" w:space="0" w:color="auto"/>
          </w:divBdr>
        </w:div>
        <w:div w:id="842822567">
          <w:marLeft w:val="640"/>
          <w:marRight w:val="0"/>
          <w:marTop w:val="0"/>
          <w:marBottom w:val="0"/>
          <w:divBdr>
            <w:top w:val="none" w:sz="0" w:space="0" w:color="auto"/>
            <w:left w:val="none" w:sz="0" w:space="0" w:color="auto"/>
            <w:bottom w:val="none" w:sz="0" w:space="0" w:color="auto"/>
            <w:right w:val="none" w:sz="0" w:space="0" w:color="auto"/>
          </w:divBdr>
        </w:div>
        <w:div w:id="999649753">
          <w:marLeft w:val="640"/>
          <w:marRight w:val="0"/>
          <w:marTop w:val="0"/>
          <w:marBottom w:val="0"/>
          <w:divBdr>
            <w:top w:val="none" w:sz="0" w:space="0" w:color="auto"/>
            <w:left w:val="none" w:sz="0" w:space="0" w:color="auto"/>
            <w:bottom w:val="none" w:sz="0" w:space="0" w:color="auto"/>
            <w:right w:val="none" w:sz="0" w:space="0" w:color="auto"/>
          </w:divBdr>
        </w:div>
        <w:div w:id="1228371761">
          <w:marLeft w:val="640"/>
          <w:marRight w:val="0"/>
          <w:marTop w:val="0"/>
          <w:marBottom w:val="0"/>
          <w:divBdr>
            <w:top w:val="none" w:sz="0" w:space="0" w:color="auto"/>
            <w:left w:val="none" w:sz="0" w:space="0" w:color="auto"/>
            <w:bottom w:val="none" w:sz="0" w:space="0" w:color="auto"/>
            <w:right w:val="none" w:sz="0" w:space="0" w:color="auto"/>
          </w:divBdr>
        </w:div>
        <w:div w:id="1468161988">
          <w:marLeft w:val="640"/>
          <w:marRight w:val="0"/>
          <w:marTop w:val="0"/>
          <w:marBottom w:val="0"/>
          <w:divBdr>
            <w:top w:val="none" w:sz="0" w:space="0" w:color="auto"/>
            <w:left w:val="none" w:sz="0" w:space="0" w:color="auto"/>
            <w:bottom w:val="none" w:sz="0" w:space="0" w:color="auto"/>
            <w:right w:val="none" w:sz="0" w:space="0" w:color="auto"/>
          </w:divBdr>
        </w:div>
        <w:div w:id="1557206312">
          <w:marLeft w:val="640"/>
          <w:marRight w:val="0"/>
          <w:marTop w:val="0"/>
          <w:marBottom w:val="0"/>
          <w:divBdr>
            <w:top w:val="none" w:sz="0" w:space="0" w:color="auto"/>
            <w:left w:val="none" w:sz="0" w:space="0" w:color="auto"/>
            <w:bottom w:val="none" w:sz="0" w:space="0" w:color="auto"/>
            <w:right w:val="none" w:sz="0" w:space="0" w:color="auto"/>
          </w:divBdr>
        </w:div>
        <w:div w:id="1567643447">
          <w:marLeft w:val="640"/>
          <w:marRight w:val="0"/>
          <w:marTop w:val="0"/>
          <w:marBottom w:val="0"/>
          <w:divBdr>
            <w:top w:val="none" w:sz="0" w:space="0" w:color="auto"/>
            <w:left w:val="none" w:sz="0" w:space="0" w:color="auto"/>
            <w:bottom w:val="none" w:sz="0" w:space="0" w:color="auto"/>
            <w:right w:val="none" w:sz="0" w:space="0" w:color="auto"/>
          </w:divBdr>
        </w:div>
        <w:div w:id="1619486016">
          <w:marLeft w:val="640"/>
          <w:marRight w:val="0"/>
          <w:marTop w:val="0"/>
          <w:marBottom w:val="0"/>
          <w:divBdr>
            <w:top w:val="none" w:sz="0" w:space="0" w:color="auto"/>
            <w:left w:val="none" w:sz="0" w:space="0" w:color="auto"/>
            <w:bottom w:val="none" w:sz="0" w:space="0" w:color="auto"/>
            <w:right w:val="none" w:sz="0" w:space="0" w:color="auto"/>
          </w:divBdr>
        </w:div>
        <w:div w:id="1621955856">
          <w:marLeft w:val="640"/>
          <w:marRight w:val="0"/>
          <w:marTop w:val="0"/>
          <w:marBottom w:val="0"/>
          <w:divBdr>
            <w:top w:val="none" w:sz="0" w:space="0" w:color="auto"/>
            <w:left w:val="none" w:sz="0" w:space="0" w:color="auto"/>
            <w:bottom w:val="none" w:sz="0" w:space="0" w:color="auto"/>
            <w:right w:val="none" w:sz="0" w:space="0" w:color="auto"/>
          </w:divBdr>
        </w:div>
        <w:div w:id="1744718881">
          <w:marLeft w:val="640"/>
          <w:marRight w:val="0"/>
          <w:marTop w:val="0"/>
          <w:marBottom w:val="0"/>
          <w:divBdr>
            <w:top w:val="none" w:sz="0" w:space="0" w:color="auto"/>
            <w:left w:val="none" w:sz="0" w:space="0" w:color="auto"/>
            <w:bottom w:val="none" w:sz="0" w:space="0" w:color="auto"/>
            <w:right w:val="none" w:sz="0" w:space="0" w:color="auto"/>
          </w:divBdr>
        </w:div>
        <w:div w:id="1799952087">
          <w:marLeft w:val="640"/>
          <w:marRight w:val="0"/>
          <w:marTop w:val="0"/>
          <w:marBottom w:val="0"/>
          <w:divBdr>
            <w:top w:val="none" w:sz="0" w:space="0" w:color="auto"/>
            <w:left w:val="none" w:sz="0" w:space="0" w:color="auto"/>
            <w:bottom w:val="none" w:sz="0" w:space="0" w:color="auto"/>
            <w:right w:val="none" w:sz="0" w:space="0" w:color="auto"/>
          </w:divBdr>
        </w:div>
        <w:div w:id="1828741162">
          <w:marLeft w:val="640"/>
          <w:marRight w:val="0"/>
          <w:marTop w:val="0"/>
          <w:marBottom w:val="0"/>
          <w:divBdr>
            <w:top w:val="none" w:sz="0" w:space="0" w:color="auto"/>
            <w:left w:val="none" w:sz="0" w:space="0" w:color="auto"/>
            <w:bottom w:val="none" w:sz="0" w:space="0" w:color="auto"/>
            <w:right w:val="none" w:sz="0" w:space="0" w:color="auto"/>
          </w:divBdr>
        </w:div>
        <w:div w:id="1880586030">
          <w:marLeft w:val="640"/>
          <w:marRight w:val="0"/>
          <w:marTop w:val="0"/>
          <w:marBottom w:val="0"/>
          <w:divBdr>
            <w:top w:val="none" w:sz="0" w:space="0" w:color="auto"/>
            <w:left w:val="none" w:sz="0" w:space="0" w:color="auto"/>
            <w:bottom w:val="none" w:sz="0" w:space="0" w:color="auto"/>
            <w:right w:val="none" w:sz="0" w:space="0" w:color="auto"/>
          </w:divBdr>
        </w:div>
        <w:div w:id="2001496402">
          <w:marLeft w:val="640"/>
          <w:marRight w:val="0"/>
          <w:marTop w:val="0"/>
          <w:marBottom w:val="0"/>
          <w:divBdr>
            <w:top w:val="none" w:sz="0" w:space="0" w:color="auto"/>
            <w:left w:val="none" w:sz="0" w:space="0" w:color="auto"/>
            <w:bottom w:val="none" w:sz="0" w:space="0" w:color="auto"/>
            <w:right w:val="none" w:sz="0" w:space="0" w:color="auto"/>
          </w:divBdr>
        </w:div>
        <w:div w:id="2005740702">
          <w:marLeft w:val="640"/>
          <w:marRight w:val="0"/>
          <w:marTop w:val="0"/>
          <w:marBottom w:val="0"/>
          <w:divBdr>
            <w:top w:val="none" w:sz="0" w:space="0" w:color="auto"/>
            <w:left w:val="none" w:sz="0" w:space="0" w:color="auto"/>
            <w:bottom w:val="none" w:sz="0" w:space="0" w:color="auto"/>
            <w:right w:val="none" w:sz="0" w:space="0" w:color="auto"/>
          </w:divBdr>
        </w:div>
        <w:div w:id="2036885380">
          <w:marLeft w:val="640"/>
          <w:marRight w:val="0"/>
          <w:marTop w:val="0"/>
          <w:marBottom w:val="0"/>
          <w:divBdr>
            <w:top w:val="none" w:sz="0" w:space="0" w:color="auto"/>
            <w:left w:val="none" w:sz="0" w:space="0" w:color="auto"/>
            <w:bottom w:val="none" w:sz="0" w:space="0" w:color="auto"/>
            <w:right w:val="none" w:sz="0" w:space="0" w:color="auto"/>
          </w:divBdr>
        </w:div>
        <w:div w:id="2133744461">
          <w:marLeft w:val="640"/>
          <w:marRight w:val="0"/>
          <w:marTop w:val="0"/>
          <w:marBottom w:val="0"/>
          <w:divBdr>
            <w:top w:val="none" w:sz="0" w:space="0" w:color="auto"/>
            <w:left w:val="none" w:sz="0" w:space="0" w:color="auto"/>
            <w:bottom w:val="none" w:sz="0" w:space="0" w:color="auto"/>
            <w:right w:val="none" w:sz="0" w:space="0" w:color="auto"/>
          </w:divBdr>
        </w:div>
      </w:divsChild>
    </w:div>
    <w:div w:id="1279987147">
      <w:bodyDiv w:val="1"/>
      <w:marLeft w:val="0"/>
      <w:marRight w:val="0"/>
      <w:marTop w:val="0"/>
      <w:marBottom w:val="0"/>
      <w:divBdr>
        <w:top w:val="none" w:sz="0" w:space="0" w:color="auto"/>
        <w:left w:val="none" w:sz="0" w:space="0" w:color="auto"/>
        <w:bottom w:val="none" w:sz="0" w:space="0" w:color="auto"/>
        <w:right w:val="none" w:sz="0" w:space="0" w:color="auto"/>
      </w:divBdr>
      <w:divsChild>
        <w:div w:id="195315998">
          <w:marLeft w:val="640"/>
          <w:marRight w:val="0"/>
          <w:marTop w:val="0"/>
          <w:marBottom w:val="0"/>
          <w:divBdr>
            <w:top w:val="none" w:sz="0" w:space="0" w:color="auto"/>
            <w:left w:val="none" w:sz="0" w:space="0" w:color="auto"/>
            <w:bottom w:val="none" w:sz="0" w:space="0" w:color="auto"/>
            <w:right w:val="none" w:sz="0" w:space="0" w:color="auto"/>
          </w:divBdr>
        </w:div>
        <w:div w:id="266889197">
          <w:marLeft w:val="640"/>
          <w:marRight w:val="0"/>
          <w:marTop w:val="0"/>
          <w:marBottom w:val="0"/>
          <w:divBdr>
            <w:top w:val="none" w:sz="0" w:space="0" w:color="auto"/>
            <w:left w:val="none" w:sz="0" w:space="0" w:color="auto"/>
            <w:bottom w:val="none" w:sz="0" w:space="0" w:color="auto"/>
            <w:right w:val="none" w:sz="0" w:space="0" w:color="auto"/>
          </w:divBdr>
        </w:div>
        <w:div w:id="367683919">
          <w:marLeft w:val="640"/>
          <w:marRight w:val="0"/>
          <w:marTop w:val="0"/>
          <w:marBottom w:val="0"/>
          <w:divBdr>
            <w:top w:val="none" w:sz="0" w:space="0" w:color="auto"/>
            <w:left w:val="none" w:sz="0" w:space="0" w:color="auto"/>
            <w:bottom w:val="none" w:sz="0" w:space="0" w:color="auto"/>
            <w:right w:val="none" w:sz="0" w:space="0" w:color="auto"/>
          </w:divBdr>
        </w:div>
        <w:div w:id="415637211">
          <w:marLeft w:val="640"/>
          <w:marRight w:val="0"/>
          <w:marTop w:val="0"/>
          <w:marBottom w:val="0"/>
          <w:divBdr>
            <w:top w:val="none" w:sz="0" w:space="0" w:color="auto"/>
            <w:left w:val="none" w:sz="0" w:space="0" w:color="auto"/>
            <w:bottom w:val="none" w:sz="0" w:space="0" w:color="auto"/>
            <w:right w:val="none" w:sz="0" w:space="0" w:color="auto"/>
          </w:divBdr>
        </w:div>
        <w:div w:id="471102645">
          <w:marLeft w:val="640"/>
          <w:marRight w:val="0"/>
          <w:marTop w:val="0"/>
          <w:marBottom w:val="0"/>
          <w:divBdr>
            <w:top w:val="none" w:sz="0" w:space="0" w:color="auto"/>
            <w:left w:val="none" w:sz="0" w:space="0" w:color="auto"/>
            <w:bottom w:val="none" w:sz="0" w:space="0" w:color="auto"/>
            <w:right w:val="none" w:sz="0" w:space="0" w:color="auto"/>
          </w:divBdr>
        </w:div>
        <w:div w:id="478038813">
          <w:marLeft w:val="640"/>
          <w:marRight w:val="0"/>
          <w:marTop w:val="0"/>
          <w:marBottom w:val="0"/>
          <w:divBdr>
            <w:top w:val="none" w:sz="0" w:space="0" w:color="auto"/>
            <w:left w:val="none" w:sz="0" w:space="0" w:color="auto"/>
            <w:bottom w:val="none" w:sz="0" w:space="0" w:color="auto"/>
            <w:right w:val="none" w:sz="0" w:space="0" w:color="auto"/>
          </w:divBdr>
        </w:div>
        <w:div w:id="538931767">
          <w:marLeft w:val="640"/>
          <w:marRight w:val="0"/>
          <w:marTop w:val="0"/>
          <w:marBottom w:val="0"/>
          <w:divBdr>
            <w:top w:val="none" w:sz="0" w:space="0" w:color="auto"/>
            <w:left w:val="none" w:sz="0" w:space="0" w:color="auto"/>
            <w:bottom w:val="none" w:sz="0" w:space="0" w:color="auto"/>
            <w:right w:val="none" w:sz="0" w:space="0" w:color="auto"/>
          </w:divBdr>
        </w:div>
        <w:div w:id="693530930">
          <w:marLeft w:val="640"/>
          <w:marRight w:val="0"/>
          <w:marTop w:val="0"/>
          <w:marBottom w:val="0"/>
          <w:divBdr>
            <w:top w:val="none" w:sz="0" w:space="0" w:color="auto"/>
            <w:left w:val="none" w:sz="0" w:space="0" w:color="auto"/>
            <w:bottom w:val="none" w:sz="0" w:space="0" w:color="auto"/>
            <w:right w:val="none" w:sz="0" w:space="0" w:color="auto"/>
          </w:divBdr>
        </w:div>
        <w:div w:id="735249235">
          <w:marLeft w:val="640"/>
          <w:marRight w:val="0"/>
          <w:marTop w:val="0"/>
          <w:marBottom w:val="0"/>
          <w:divBdr>
            <w:top w:val="none" w:sz="0" w:space="0" w:color="auto"/>
            <w:left w:val="none" w:sz="0" w:space="0" w:color="auto"/>
            <w:bottom w:val="none" w:sz="0" w:space="0" w:color="auto"/>
            <w:right w:val="none" w:sz="0" w:space="0" w:color="auto"/>
          </w:divBdr>
        </w:div>
        <w:div w:id="883105618">
          <w:marLeft w:val="640"/>
          <w:marRight w:val="0"/>
          <w:marTop w:val="0"/>
          <w:marBottom w:val="0"/>
          <w:divBdr>
            <w:top w:val="none" w:sz="0" w:space="0" w:color="auto"/>
            <w:left w:val="none" w:sz="0" w:space="0" w:color="auto"/>
            <w:bottom w:val="none" w:sz="0" w:space="0" w:color="auto"/>
            <w:right w:val="none" w:sz="0" w:space="0" w:color="auto"/>
          </w:divBdr>
        </w:div>
        <w:div w:id="927693794">
          <w:marLeft w:val="640"/>
          <w:marRight w:val="0"/>
          <w:marTop w:val="0"/>
          <w:marBottom w:val="0"/>
          <w:divBdr>
            <w:top w:val="none" w:sz="0" w:space="0" w:color="auto"/>
            <w:left w:val="none" w:sz="0" w:space="0" w:color="auto"/>
            <w:bottom w:val="none" w:sz="0" w:space="0" w:color="auto"/>
            <w:right w:val="none" w:sz="0" w:space="0" w:color="auto"/>
          </w:divBdr>
        </w:div>
        <w:div w:id="1073115043">
          <w:marLeft w:val="640"/>
          <w:marRight w:val="0"/>
          <w:marTop w:val="0"/>
          <w:marBottom w:val="0"/>
          <w:divBdr>
            <w:top w:val="none" w:sz="0" w:space="0" w:color="auto"/>
            <w:left w:val="none" w:sz="0" w:space="0" w:color="auto"/>
            <w:bottom w:val="none" w:sz="0" w:space="0" w:color="auto"/>
            <w:right w:val="none" w:sz="0" w:space="0" w:color="auto"/>
          </w:divBdr>
        </w:div>
        <w:div w:id="1077674282">
          <w:marLeft w:val="640"/>
          <w:marRight w:val="0"/>
          <w:marTop w:val="0"/>
          <w:marBottom w:val="0"/>
          <w:divBdr>
            <w:top w:val="none" w:sz="0" w:space="0" w:color="auto"/>
            <w:left w:val="none" w:sz="0" w:space="0" w:color="auto"/>
            <w:bottom w:val="none" w:sz="0" w:space="0" w:color="auto"/>
            <w:right w:val="none" w:sz="0" w:space="0" w:color="auto"/>
          </w:divBdr>
        </w:div>
        <w:div w:id="1098521270">
          <w:marLeft w:val="640"/>
          <w:marRight w:val="0"/>
          <w:marTop w:val="0"/>
          <w:marBottom w:val="0"/>
          <w:divBdr>
            <w:top w:val="none" w:sz="0" w:space="0" w:color="auto"/>
            <w:left w:val="none" w:sz="0" w:space="0" w:color="auto"/>
            <w:bottom w:val="none" w:sz="0" w:space="0" w:color="auto"/>
            <w:right w:val="none" w:sz="0" w:space="0" w:color="auto"/>
          </w:divBdr>
        </w:div>
        <w:div w:id="1111389052">
          <w:marLeft w:val="640"/>
          <w:marRight w:val="0"/>
          <w:marTop w:val="0"/>
          <w:marBottom w:val="0"/>
          <w:divBdr>
            <w:top w:val="none" w:sz="0" w:space="0" w:color="auto"/>
            <w:left w:val="none" w:sz="0" w:space="0" w:color="auto"/>
            <w:bottom w:val="none" w:sz="0" w:space="0" w:color="auto"/>
            <w:right w:val="none" w:sz="0" w:space="0" w:color="auto"/>
          </w:divBdr>
        </w:div>
        <w:div w:id="1140686453">
          <w:marLeft w:val="640"/>
          <w:marRight w:val="0"/>
          <w:marTop w:val="0"/>
          <w:marBottom w:val="0"/>
          <w:divBdr>
            <w:top w:val="none" w:sz="0" w:space="0" w:color="auto"/>
            <w:left w:val="none" w:sz="0" w:space="0" w:color="auto"/>
            <w:bottom w:val="none" w:sz="0" w:space="0" w:color="auto"/>
            <w:right w:val="none" w:sz="0" w:space="0" w:color="auto"/>
          </w:divBdr>
        </w:div>
        <w:div w:id="1156841946">
          <w:marLeft w:val="640"/>
          <w:marRight w:val="0"/>
          <w:marTop w:val="0"/>
          <w:marBottom w:val="0"/>
          <w:divBdr>
            <w:top w:val="none" w:sz="0" w:space="0" w:color="auto"/>
            <w:left w:val="none" w:sz="0" w:space="0" w:color="auto"/>
            <w:bottom w:val="none" w:sz="0" w:space="0" w:color="auto"/>
            <w:right w:val="none" w:sz="0" w:space="0" w:color="auto"/>
          </w:divBdr>
        </w:div>
        <w:div w:id="1264613574">
          <w:marLeft w:val="640"/>
          <w:marRight w:val="0"/>
          <w:marTop w:val="0"/>
          <w:marBottom w:val="0"/>
          <w:divBdr>
            <w:top w:val="none" w:sz="0" w:space="0" w:color="auto"/>
            <w:left w:val="none" w:sz="0" w:space="0" w:color="auto"/>
            <w:bottom w:val="none" w:sz="0" w:space="0" w:color="auto"/>
            <w:right w:val="none" w:sz="0" w:space="0" w:color="auto"/>
          </w:divBdr>
        </w:div>
        <w:div w:id="1287199684">
          <w:marLeft w:val="640"/>
          <w:marRight w:val="0"/>
          <w:marTop w:val="0"/>
          <w:marBottom w:val="0"/>
          <w:divBdr>
            <w:top w:val="none" w:sz="0" w:space="0" w:color="auto"/>
            <w:left w:val="none" w:sz="0" w:space="0" w:color="auto"/>
            <w:bottom w:val="none" w:sz="0" w:space="0" w:color="auto"/>
            <w:right w:val="none" w:sz="0" w:space="0" w:color="auto"/>
          </w:divBdr>
        </w:div>
        <w:div w:id="1393432695">
          <w:marLeft w:val="640"/>
          <w:marRight w:val="0"/>
          <w:marTop w:val="0"/>
          <w:marBottom w:val="0"/>
          <w:divBdr>
            <w:top w:val="none" w:sz="0" w:space="0" w:color="auto"/>
            <w:left w:val="none" w:sz="0" w:space="0" w:color="auto"/>
            <w:bottom w:val="none" w:sz="0" w:space="0" w:color="auto"/>
            <w:right w:val="none" w:sz="0" w:space="0" w:color="auto"/>
          </w:divBdr>
        </w:div>
        <w:div w:id="1457794493">
          <w:marLeft w:val="640"/>
          <w:marRight w:val="0"/>
          <w:marTop w:val="0"/>
          <w:marBottom w:val="0"/>
          <w:divBdr>
            <w:top w:val="none" w:sz="0" w:space="0" w:color="auto"/>
            <w:left w:val="none" w:sz="0" w:space="0" w:color="auto"/>
            <w:bottom w:val="none" w:sz="0" w:space="0" w:color="auto"/>
            <w:right w:val="none" w:sz="0" w:space="0" w:color="auto"/>
          </w:divBdr>
        </w:div>
        <w:div w:id="1476677255">
          <w:marLeft w:val="640"/>
          <w:marRight w:val="0"/>
          <w:marTop w:val="0"/>
          <w:marBottom w:val="0"/>
          <w:divBdr>
            <w:top w:val="none" w:sz="0" w:space="0" w:color="auto"/>
            <w:left w:val="none" w:sz="0" w:space="0" w:color="auto"/>
            <w:bottom w:val="none" w:sz="0" w:space="0" w:color="auto"/>
            <w:right w:val="none" w:sz="0" w:space="0" w:color="auto"/>
          </w:divBdr>
        </w:div>
        <w:div w:id="1564102776">
          <w:marLeft w:val="640"/>
          <w:marRight w:val="0"/>
          <w:marTop w:val="0"/>
          <w:marBottom w:val="0"/>
          <w:divBdr>
            <w:top w:val="none" w:sz="0" w:space="0" w:color="auto"/>
            <w:left w:val="none" w:sz="0" w:space="0" w:color="auto"/>
            <w:bottom w:val="none" w:sz="0" w:space="0" w:color="auto"/>
            <w:right w:val="none" w:sz="0" w:space="0" w:color="auto"/>
          </w:divBdr>
        </w:div>
        <w:div w:id="1571042638">
          <w:marLeft w:val="640"/>
          <w:marRight w:val="0"/>
          <w:marTop w:val="0"/>
          <w:marBottom w:val="0"/>
          <w:divBdr>
            <w:top w:val="none" w:sz="0" w:space="0" w:color="auto"/>
            <w:left w:val="none" w:sz="0" w:space="0" w:color="auto"/>
            <w:bottom w:val="none" w:sz="0" w:space="0" w:color="auto"/>
            <w:right w:val="none" w:sz="0" w:space="0" w:color="auto"/>
          </w:divBdr>
        </w:div>
        <w:div w:id="1601914688">
          <w:marLeft w:val="640"/>
          <w:marRight w:val="0"/>
          <w:marTop w:val="0"/>
          <w:marBottom w:val="0"/>
          <w:divBdr>
            <w:top w:val="none" w:sz="0" w:space="0" w:color="auto"/>
            <w:left w:val="none" w:sz="0" w:space="0" w:color="auto"/>
            <w:bottom w:val="none" w:sz="0" w:space="0" w:color="auto"/>
            <w:right w:val="none" w:sz="0" w:space="0" w:color="auto"/>
          </w:divBdr>
        </w:div>
        <w:div w:id="1653371359">
          <w:marLeft w:val="640"/>
          <w:marRight w:val="0"/>
          <w:marTop w:val="0"/>
          <w:marBottom w:val="0"/>
          <w:divBdr>
            <w:top w:val="none" w:sz="0" w:space="0" w:color="auto"/>
            <w:left w:val="none" w:sz="0" w:space="0" w:color="auto"/>
            <w:bottom w:val="none" w:sz="0" w:space="0" w:color="auto"/>
            <w:right w:val="none" w:sz="0" w:space="0" w:color="auto"/>
          </w:divBdr>
        </w:div>
        <w:div w:id="1795827732">
          <w:marLeft w:val="640"/>
          <w:marRight w:val="0"/>
          <w:marTop w:val="0"/>
          <w:marBottom w:val="0"/>
          <w:divBdr>
            <w:top w:val="none" w:sz="0" w:space="0" w:color="auto"/>
            <w:left w:val="none" w:sz="0" w:space="0" w:color="auto"/>
            <w:bottom w:val="none" w:sz="0" w:space="0" w:color="auto"/>
            <w:right w:val="none" w:sz="0" w:space="0" w:color="auto"/>
          </w:divBdr>
        </w:div>
        <w:div w:id="1888905430">
          <w:marLeft w:val="640"/>
          <w:marRight w:val="0"/>
          <w:marTop w:val="0"/>
          <w:marBottom w:val="0"/>
          <w:divBdr>
            <w:top w:val="none" w:sz="0" w:space="0" w:color="auto"/>
            <w:left w:val="none" w:sz="0" w:space="0" w:color="auto"/>
            <w:bottom w:val="none" w:sz="0" w:space="0" w:color="auto"/>
            <w:right w:val="none" w:sz="0" w:space="0" w:color="auto"/>
          </w:divBdr>
        </w:div>
        <w:div w:id="1929462076">
          <w:marLeft w:val="640"/>
          <w:marRight w:val="0"/>
          <w:marTop w:val="0"/>
          <w:marBottom w:val="0"/>
          <w:divBdr>
            <w:top w:val="none" w:sz="0" w:space="0" w:color="auto"/>
            <w:left w:val="none" w:sz="0" w:space="0" w:color="auto"/>
            <w:bottom w:val="none" w:sz="0" w:space="0" w:color="auto"/>
            <w:right w:val="none" w:sz="0" w:space="0" w:color="auto"/>
          </w:divBdr>
        </w:div>
        <w:div w:id="1953900902">
          <w:marLeft w:val="640"/>
          <w:marRight w:val="0"/>
          <w:marTop w:val="0"/>
          <w:marBottom w:val="0"/>
          <w:divBdr>
            <w:top w:val="none" w:sz="0" w:space="0" w:color="auto"/>
            <w:left w:val="none" w:sz="0" w:space="0" w:color="auto"/>
            <w:bottom w:val="none" w:sz="0" w:space="0" w:color="auto"/>
            <w:right w:val="none" w:sz="0" w:space="0" w:color="auto"/>
          </w:divBdr>
        </w:div>
        <w:div w:id="2084789335">
          <w:marLeft w:val="640"/>
          <w:marRight w:val="0"/>
          <w:marTop w:val="0"/>
          <w:marBottom w:val="0"/>
          <w:divBdr>
            <w:top w:val="none" w:sz="0" w:space="0" w:color="auto"/>
            <w:left w:val="none" w:sz="0" w:space="0" w:color="auto"/>
            <w:bottom w:val="none" w:sz="0" w:space="0" w:color="auto"/>
            <w:right w:val="none" w:sz="0" w:space="0" w:color="auto"/>
          </w:divBdr>
        </w:div>
        <w:div w:id="2119644802">
          <w:marLeft w:val="640"/>
          <w:marRight w:val="0"/>
          <w:marTop w:val="0"/>
          <w:marBottom w:val="0"/>
          <w:divBdr>
            <w:top w:val="none" w:sz="0" w:space="0" w:color="auto"/>
            <w:left w:val="none" w:sz="0" w:space="0" w:color="auto"/>
            <w:bottom w:val="none" w:sz="0" w:space="0" w:color="auto"/>
            <w:right w:val="none" w:sz="0" w:space="0" w:color="auto"/>
          </w:divBdr>
        </w:div>
      </w:divsChild>
    </w:div>
    <w:div w:id="1341855024">
      <w:bodyDiv w:val="1"/>
      <w:marLeft w:val="0"/>
      <w:marRight w:val="0"/>
      <w:marTop w:val="0"/>
      <w:marBottom w:val="0"/>
      <w:divBdr>
        <w:top w:val="none" w:sz="0" w:space="0" w:color="auto"/>
        <w:left w:val="none" w:sz="0" w:space="0" w:color="auto"/>
        <w:bottom w:val="none" w:sz="0" w:space="0" w:color="auto"/>
        <w:right w:val="none" w:sz="0" w:space="0" w:color="auto"/>
      </w:divBdr>
      <w:divsChild>
        <w:div w:id="18314187">
          <w:marLeft w:val="640"/>
          <w:marRight w:val="0"/>
          <w:marTop w:val="0"/>
          <w:marBottom w:val="0"/>
          <w:divBdr>
            <w:top w:val="none" w:sz="0" w:space="0" w:color="auto"/>
            <w:left w:val="none" w:sz="0" w:space="0" w:color="auto"/>
            <w:bottom w:val="none" w:sz="0" w:space="0" w:color="auto"/>
            <w:right w:val="none" w:sz="0" w:space="0" w:color="auto"/>
          </w:divBdr>
        </w:div>
        <w:div w:id="49576163">
          <w:marLeft w:val="640"/>
          <w:marRight w:val="0"/>
          <w:marTop w:val="0"/>
          <w:marBottom w:val="0"/>
          <w:divBdr>
            <w:top w:val="none" w:sz="0" w:space="0" w:color="auto"/>
            <w:left w:val="none" w:sz="0" w:space="0" w:color="auto"/>
            <w:bottom w:val="none" w:sz="0" w:space="0" w:color="auto"/>
            <w:right w:val="none" w:sz="0" w:space="0" w:color="auto"/>
          </w:divBdr>
        </w:div>
        <w:div w:id="98912228">
          <w:marLeft w:val="640"/>
          <w:marRight w:val="0"/>
          <w:marTop w:val="0"/>
          <w:marBottom w:val="0"/>
          <w:divBdr>
            <w:top w:val="none" w:sz="0" w:space="0" w:color="auto"/>
            <w:left w:val="none" w:sz="0" w:space="0" w:color="auto"/>
            <w:bottom w:val="none" w:sz="0" w:space="0" w:color="auto"/>
            <w:right w:val="none" w:sz="0" w:space="0" w:color="auto"/>
          </w:divBdr>
        </w:div>
        <w:div w:id="118761640">
          <w:marLeft w:val="640"/>
          <w:marRight w:val="0"/>
          <w:marTop w:val="0"/>
          <w:marBottom w:val="0"/>
          <w:divBdr>
            <w:top w:val="none" w:sz="0" w:space="0" w:color="auto"/>
            <w:left w:val="none" w:sz="0" w:space="0" w:color="auto"/>
            <w:bottom w:val="none" w:sz="0" w:space="0" w:color="auto"/>
            <w:right w:val="none" w:sz="0" w:space="0" w:color="auto"/>
          </w:divBdr>
        </w:div>
        <w:div w:id="119038388">
          <w:marLeft w:val="640"/>
          <w:marRight w:val="0"/>
          <w:marTop w:val="0"/>
          <w:marBottom w:val="0"/>
          <w:divBdr>
            <w:top w:val="none" w:sz="0" w:space="0" w:color="auto"/>
            <w:left w:val="none" w:sz="0" w:space="0" w:color="auto"/>
            <w:bottom w:val="none" w:sz="0" w:space="0" w:color="auto"/>
            <w:right w:val="none" w:sz="0" w:space="0" w:color="auto"/>
          </w:divBdr>
        </w:div>
        <w:div w:id="272179165">
          <w:marLeft w:val="640"/>
          <w:marRight w:val="0"/>
          <w:marTop w:val="0"/>
          <w:marBottom w:val="0"/>
          <w:divBdr>
            <w:top w:val="none" w:sz="0" w:space="0" w:color="auto"/>
            <w:left w:val="none" w:sz="0" w:space="0" w:color="auto"/>
            <w:bottom w:val="none" w:sz="0" w:space="0" w:color="auto"/>
            <w:right w:val="none" w:sz="0" w:space="0" w:color="auto"/>
          </w:divBdr>
        </w:div>
        <w:div w:id="480776167">
          <w:marLeft w:val="640"/>
          <w:marRight w:val="0"/>
          <w:marTop w:val="0"/>
          <w:marBottom w:val="0"/>
          <w:divBdr>
            <w:top w:val="none" w:sz="0" w:space="0" w:color="auto"/>
            <w:left w:val="none" w:sz="0" w:space="0" w:color="auto"/>
            <w:bottom w:val="none" w:sz="0" w:space="0" w:color="auto"/>
            <w:right w:val="none" w:sz="0" w:space="0" w:color="auto"/>
          </w:divBdr>
        </w:div>
        <w:div w:id="675764337">
          <w:marLeft w:val="640"/>
          <w:marRight w:val="0"/>
          <w:marTop w:val="0"/>
          <w:marBottom w:val="0"/>
          <w:divBdr>
            <w:top w:val="none" w:sz="0" w:space="0" w:color="auto"/>
            <w:left w:val="none" w:sz="0" w:space="0" w:color="auto"/>
            <w:bottom w:val="none" w:sz="0" w:space="0" w:color="auto"/>
            <w:right w:val="none" w:sz="0" w:space="0" w:color="auto"/>
          </w:divBdr>
        </w:div>
        <w:div w:id="779950850">
          <w:marLeft w:val="640"/>
          <w:marRight w:val="0"/>
          <w:marTop w:val="0"/>
          <w:marBottom w:val="0"/>
          <w:divBdr>
            <w:top w:val="none" w:sz="0" w:space="0" w:color="auto"/>
            <w:left w:val="none" w:sz="0" w:space="0" w:color="auto"/>
            <w:bottom w:val="none" w:sz="0" w:space="0" w:color="auto"/>
            <w:right w:val="none" w:sz="0" w:space="0" w:color="auto"/>
          </w:divBdr>
        </w:div>
        <w:div w:id="825974757">
          <w:marLeft w:val="640"/>
          <w:marRight w:val="0"/>
          <w:marTop w:val="0"/>
          <w:marBottom w:val="0"/>
          <w:divBdr>
            <w:top w:val="none" w:sz="0" w:space="0" w:color="auto"/>
            <w:left w:val="none" w:sz="0" w:space="0" w:color="auto"/>
            <w:bottom w:val="none" w:sz="0" w:space="0" w:color="auto"/>
            <w:right w:val="none" w:sz="0" w:space="0" w:color="auto"/>
          </w:divBdr>
        </w:div>
        <w:div w:id="888417217">
          <w:marLeft w:val="640"/>
          <w:marRight w:val="0"/>
          <w:marTop w:val="0"/>
          <w:marBottom w:val="0"/>
          <w:divBdr>
            <w:top w:val="none" w:sz="0" w:space="0" w:color="auto"/>
            <w:left w:val="none" w:sz="0" w:space="0" w:color="auto"/>
            <w:bottom w:val="none" w:sz="0" w:space="0" w:color="auto"/>
            <w:right w:val="none" w:sz="0" w:space="0" w:color="auto"/>
          </w:divBdr>
        </w:div>
        <w:div w:id="910774235">
          <w:marLeft w:val="640"/>
          <w:marRight w:val="0"/>
          <w:marTop w:val="0"/>
          <w:marBottom w:val="0"/>
          <w:divBdr>
            <w:top w:val="none" w:sz="0" w:space="0" w:color="auto"/>
            <w:left w:val="none" w:sz="0" w:space="0" w:color="auto"/>
            <w:bottom w:val="none" w:sz="0" w:space="0" w:color="auto"/>
            <w:right w:val="none" w:sz="0" w:space="0" w:color="auto"/>
          </w:divBdr>
        </w:div>
        <w:div w:id="920800001">
          <w:marLeft w:val="640"/>
          <w:marRight w:val="0"/>
          <w:marTop w:val="0"/>
          <w:marBottom w:val="0"/>
          <w:divBdr>
            <w:top w:val="none" w:sz="0" w:space="0" w:color="auto"/>
            <w:left w:val="none" w:sz="0" w:space="0" w:color="auto"/>
            <w:bottom w:val="none" w:sz="0" w:space="0" w:color="auto"/>
            <w:right w:val="none" w:sz="0" w:space="0" w:color="auto"/>
          </w:divBdr>
        </w:div>
        <w:div w:id="943732058">
          <w:marLeft w:val="640"/>
          <w:marRight w:val="0"/>
          <w:marTop w:val="0"/>
          <w:marBottom w:val="0"/>
          <w:divBdr>
            <w:top w:val="none" w:sz="0" w:space="0" w:color="auto"/>
            <w:left w:val="none" w:sz="0" w:space="0" w:color="auto"/>
            <w:bottom w:val="none" w:sz="0" w:space="0" w:color="auto"/>
            <w:right w:val="none" w:sz="0" w:space="0" w:color="auto"/>
          </w:divBdr>
        </w:div>
        <w:div w:id="1009406786">
          <w:marLeft w:val="640"/>
          <w:marRight w:val="0"/>
          <w:marTop w:val="0"/>
          <w:marBottom w:val="0"/>
          <w:divBdr>
            <w:top w:val="none" w:sz="0" w:space="0" w:color="auto"/>
            <w:left w:val="none" w:sz="0" w:space="0" w:color="auto"/>
            <w:bottom w:val="none" w:sz="0" w:space="0" w:color="auto"/>
            <w:right w:val="none" w:sz="0" w:space="0" w:color="auto"/>
          </w:divBdr>
        </w:div>
        <w:div w:id="1042751117">
          <w:marLeft w:val="640"/>
          <w:marRight w:val="0"/>
          <w:marTop w:val="0"/>
          <w:marBottom w:val="0"/>
          <w:divBdr>
            <w:top w:val="none" w:sz="0" w:space="0" w:color="auto"/>
            <w:left w:val="none" w:sz="0" w:space="0" w:color="auto"/>
            <w:bottom w:val="none" w:sz="0" w:space="0" w:color="auto"/>
            <w:right w:val="none" w:sz="0" w:space="0" w:color="auto"/>
          </w:divBdr>
        </w:div>
        <w:div w:id="1046366854">
          <w:marLeft w:val="640"/>
          <w:marRight w:val="0"/>
          <w:marTop w:val="0"/>
          <w:marBottom w:val="0"/>
          <w:divBdr>
            <w:top w:val="none" w:sz="0" w:space="0" w:color="auto"/>
            <w:left w:val="none" w:sz="0" w:space="0" w:color="auto"/>
            <w:bottom w:val="none" w:sz="0" w:space="0" w:color="auto"/>
            <w:right w:val="none" w:sz="0" w:space="0" w:color="auto"/>
          </w:divBdr>
        </w:div>
        <w:div w:id="1259367822">
          <w:marLeft w:val="640"/>
          <w:marRight w:val="0"/>
          <w:marTop w:val="0"/>
          <w:marBottom w:val="0"/>
          <w:divBdr>
            <w:top w:val="none" w:sz="0" w:space="0" w:color="auto"/>
            <w:left w:val="none" w:sz="0" w:space="0" w:color="auto"/>
            <w:bottom w:val="none" w:sz="0" w:space="0" w:color="auto"/>
            <w:right w:val="none" w:sz="0" w:space="0" w:color="auto"/>
          </w:divBdr>
        </w:div>
        <w:div w:id="1301182180">
          <w:marLeft w:val="640"/>
          <w:marRight w:val="0"/>
          <w:marTop w:val="0"/>
          <w:marBottom w:val="0"/>
          <w:divBdr>
            <w:top w:val="none" w:sz="0" w:space="0" w:color="auto"/>
            <w:left w:val="none" w:sz="0" w:space="0" w:color="auto"/>
            <w:bottom w:val="none" w:sz="0" w:space="0" w:color="auto"/>
            <w:right w:val="none" w:sz="0" w:space="0" w:color="auto"/>
          </w:divBdr>
        </w:div>
        <w:div w:id="1312251041">
          <w:marLeft w:val="640"/>
          <w:marRight w:val="0"/>
          <w:marTop w:val="0"/>
          <w:marBottom w:val="0"/>
          <w:divBdr>
            <w:top w:val="none" w:sz="0" w:space="0" w:color="auto"/>
            <w:left w:val="none" w:sz="0" w:space="0" w:color="auto"/>
            <w:bottom w:val="none" w:sz="0" w:space="0" w:color="auto"/>
            <w:right w:val="none" w:sz="0" w:space="0" w:color="auto"/>
          </w:divBdr>
        </w:div>
        <w:div w:id="1318417860">
          <w:marLeft w:val="640"/>
          <w:marRight w:val="0"/>
          <w:marTop w:val="0"/>
          <w:marBottom w:val="0"/>
          <w:divBdr>
            <w:top w:val="none" w:sz="0" w:space="0" w:color="auto"/>
            <w:left w:val="none" w:sz="0" w:space="0" w:color="auto"/>
            <w:bottom w:val="none" w:sz="0" w:space="0" w:color="auto"/>
            <w:right w:val="none" w:sz="0" w:space="0" w:color="auto"/>
          </w:divBdr>
        </w:div>
        <w:div w:id="1324814091">
          <w:marLeft w:val="640"/>
          <w:marRight w:val="0"/>
          <w:marTop w:val="0"/>
          <w:marBottom w:val="0"/>
          <w:divBdr>
            <w:top w:val="none" w:sz="0" w:space="0" w:color="auto"/>
            <w:left w:val="none" w:sz="0" w:space="0" w:color="auto"/>
            <w:bottom w:val="none" w:sz="0" w:space="0" w:color="auto"/>
            <w:right w:val="none" w:sz="0" w:space="0" w:color="auto"/>
          </w:divBdr>
        </w:div>
        <w:div w:id="1359546505">
          <w:marLeft w:val="640"/>
          <w:marRight w:val="0"/>
          <w:marTop w:val="0"/>
          <w:marBottom w:val="0"/>
          <w:divBdr>
            <w:top w:val="none" w:sz="0" w:space="0" w:color="auto"/>
            <w:left w:val="none" w:sz="0" w:space="0" w:color="auto"/>
            <w:bottom w:val="none" w:sz="0" w:space="0" w:color="auto"/>
            <w:right w:val="none" w:sz="0" w:space="0" w:color="auto"/>
          </w:divBdr>
        </w:div>
        <w:div w:id="1390617896">
          <w:marLeft w:val="640"/>
          <w:marRight w:val="0"/>
          <w:marTop w:val="0"/>
          <w:marBottom w:val="0"/>
          <w:divBdr>
            <w:top w:val="none" w:sz="0" w:space="0" w:color="auto"/>
            <w:left w:val="none" w:sz="0" w:space="0" w:color="auto"/>
            <w:bottom w:val="none" w:sz="0" w:space="0" w:color="auto"/>
            <w:right w:val="none" w:sz="0" w:space="0" w:color="auto"/>
          </w:divBdr>
        </w:div>
        <w:div w:id="1450272419">
          <w:marLeft w:val="640"/>
          <w:marRight w:val="0"/>
          <w:marTop w:val="0"/>
          <w:marBottom w:val="0"/>
          <w:divBdr>
            <w:top w:val="none" w:sz="0" w:space="0" w:color="auto"/>
            <w:left w:val="none" w:sz="0" w:space="0" w:color="auto"/>
            <w:bottom w:val="none" w:sz="0" w:space="0" w:color="auto"/>
            <w:right w:val="none" w:sz="0" w:space="0" w:color="auto"/>
          </w:divBdr>
        </w:div>
        <w:div w:id="1539469693">
          <w:marLeft w:val="640"/>
          <w:marRight w:val="0"/>
          <w:marTop w:val="0"/>
          <w:marBottom w:val="0"/>
          <w:divBdr>
            <w:top w:val="none" w:sz="0" w:space="0" w:color="auto"/>
            <w:left w:val="none" w:sz="0" w:space="0" w:color="auto"/>
            <w:bottom w:val="none" w:sz="0" w:space="0" w:color="auto"/>
            <w:right w:val="none" w:sz="0" w:space="0" w:color="auto"/>
          </w:divBdr>
        </w:div>
        <w:div w:id="1629357557">
          <w:marLeft w:val="640"/>
          <w:marRight w:val="0"/>
          <w:marTop w:val="0"/>
          <w:marBottom w:val="0"/>
          <w:divBdr>
            <w:top w:val="none" w:sz="0" w:space="0" w:color="auto"/>
            <w:left w:val="none" w:sz="0" w:space="0" w:color="auto"/>
            <w:bottom w:val="none" w:sz="0" w:space="0" w:color="auto"/>
            <w:right w:val="none" w:sz="0" w:space="0" w:color="auto"/>
          </w:divBdr>
        </w:div>
        <w:div w:id="1760446175">
          <w:marLeft w:val="640"/>
          <w:marRight w:val="0"/>
          <w:marTop w:val="0"/>
          <w:marBottom w:val="0"/>
          <w:divBdr>
            <w:top w:val="none" w:sz="0" w:space="0" w:color="auto"/>
            <w:left w:val="none" w:sz="0" w:space="0" w:color="auto"/>
            <w:bottom w:val="none" w:sz="0" w:space="0" w:color="auto"/>
            <w:right w:val="none" w:sz="0" w:space="0" w:color="auto"/>
          </w:divBdr>
        </w:div>
        <w:div w:id="1848247961">
          <w:marLeft w:val="640"/>
          <w:marRight w:val="0"/>
          <w:marTop w:val="0"/>
          <w:marBottom w:val="0"/>
          <w:divBdr>
            <w:top w:val="none" w:sz="0" w:space="0" w:color="auto"/>
            <w:left w:val="none" w:sz="0" w:space="0" w:color="auto"/>
            <w:bottom w:val="none" w:sz="0" w:space="0" w:color="auto"/>
            <w:right w:val="none" w:sz="0" w:space="0" w:color="auto"/>
          </w:divBdr>
        </w:div>
        <w:div w:id="1954364480">
          <w:marLeft w:val="640"/>
          <w:marRight w:val="0"/>
          <w:marTop w:val="0"/>
          <w:marBottom w:val="0"/>
          <w:divBdr>
            <w:top w:val="none" w:sz="0" w:space="0" w:color="auto"/>
            <w:left w:val="none" w:sz="0" w:space="0" w:color="auto"/>
            <w:bottom w:val="none" w:sz="0" w:space="0" w:color="auto"/>
            <w:right w:val="none" w:sz="0" w:space="0" w:color="auto"/>
          </w:divBdr>
        </w:div>
        <w:div w:id="2005280047">
          <w:marLeft w:val="640"/>
          <w:marRight w:val="0"/>
          <w:marTop w:val="0"/>
          <w:marBottom w:val="0"/>
          <w:divBdr>
            <w:top w:val="none" w:sz="0" w:space="0" w:color="auto"/>
            <w:left w:val="none" w:sz="0" w:space="0" w:color="auto"/>
            <w:bottom w:val="none" w:sz="0" w:space="0" w:color="auto"/>
            <w:right w:val="none" w:sz="0" w:space="0" w:color="auto"/>
          </w:divBdr>
        </w:div>
        <w:div w:id="2008091446">
          <w:marLeft w:val="640"/>
          <w:marRight w:val="0"/>
          <w:marTop w:val="0"/>
          <w:marBottom w:val="0"/>
          <w:divBdr>
            <w:top w:val="none" w:sz="0" w:space="0" w:color="auto"/>
            <w:left w:val="none" w:sz="0" w:space="0" w:color="auto"/>
            <w:bottom w:val="none" w:sz="0" w:space="0" w:color="auto"/>
            <w:right w:val="none" w:sz="0" w:space="0" w:color="auto"/>
          </w:divBdr>
        </w:div>
      </w:divsChild>
    </w:div>
    <w:div w:id="1345088331">
      <w:bodyDiv w:val="1"/>
      <w:marLeft w:val="0"/>
      <w:marRight w:val="0"/>
      <w:marTop w:val="0"/>
      <w:marBottom w:val="0"/>
      <w:divBdr>
        <w:top w:val="none" w:sz="0" w:space="0" w:color="auto"/>
        <w:left w:val="none" w:sz="0" w:space="0" w:color="auto"/>
        <w:bottom w:val="none" w:sz="0" w:space="0" w:color="auto"/>
        <w:right w:val="none" w:sz="0" w:space="0" w:color="auto"/>
      </w:divBdr>
      <w:divsChild>
        <w:div w:id="14887593">
          <w:marLeft w:val="640"/>
          <w:marRight w:val="0"/>
          <w:marTop w:val="0"/>
          <w:marBottom w:val="0"/>
          <w:divBdr>
            <w:top w:val="none" w:sz="0" w:space="0" w:color="auto"/>
            <w:left w:val="none" w:sz="0" w:space="0" w:color="auto"/>
            <w:bottom w:val="none" w:sz="0" w:space="0" w:color="auto"/>
            <w:right w:val="none" w:sz="0" w:space="0" w:color="auto"/>
          </w:divBdr>
        </w:div>
        <w:div w:id="50808262">
          <w:marLeft w:val="640"/>
          <w:marRight w:val="0"/>
          <w:marTop w:val="0"/>
          <w:marBottom w:val="0"/>
          <w:divBdr>
            <w:top w:val="none" w:sz="0" w:space="0" w:color="auto"/>
            <w:left w:val="none" w:sz="0" w:space="0" w:color="auto"/>
            <w:bottom w:val="none" w:sz="0" w:space="0" w:color="auto"/>
            <w:right w:val="none" w:sz="0" w:space="0" w:color="auto"/>
          </w:divBdr>
        </w:div>
        <w:div w:id="144710028">
          <w:marLeft w:val="640"/>
          <w:marRight w:val="0"/>
          <w:marTop w:val="0"/>
          <w:marBottom w:val="0"/>
          <w:divBdr>
            <w:top w:val="none" w:sz="0" w:space="0" w:color="auto"/>
            <w:left w:val="none" w:sz="0" w:space="0" w:color="auto"/>
            <w:bottom w:val="none" w:sz="0" w:space="0" w:color="auto"/>
            <w:right w:val="none" w:sz="0" w:space="0" w:color="auto"/>
          </w:divBdr>
        </w:div>
        <w:div w:id="190341052">
          <w:marLeft w:val="640"/>
          <w:marRight w:val="0"/>
          <w:marTop w:val="0"/>
          <w:marBottom w:val="0"/>
          <w:divBdr>
            <w:top w:val="none" w:sz="0" w:space="0" w:color="auto"/>
            <w:left w:val="none" w:sz="0" w:space="0" w:color="auto"/>
            <w:bottom w:val="none" w:sz="0" w:space="0" w:color="auto"/>
            <w:right w:val="none" w:sz="0" w:space="0" w:color="auto"/>
          </w:divBdr>
        </w:div>
        <w:div w:id="272248940">
          <w:marLeft w:val="640"/>
          <w:marRight w:val="0"/>
          <w:marTop w:val="0"/>
          <w:marBottom w:val="0"/>
          <w:divBdr>
            <w:top w:val="none" w:sz="0" w:space="0" w:color="auto"/>
            <w:left w:val="none" w:sz="0" w:space="0" w:color="auto"/>
            <w:bottom w:val="none" w:sz="0" w:space="0" w:color="auto"/>
            <w:right w:val="none" w:sz="0" w:space="0" w:color="auto"/>
          </w:divBdr>
        </w:div>
        <w:div w:id="332491322">
          <w:marLeft w:val="640"/>
          <w:marRight w:val="0"/>
          <w:marTop w:val="0"/>
          <w:marBottom w:val="0"/>
          <w:divBdr>
            <w:top w:val="none" w:sz="0" w:space="0" w:color="auto"/>
            <w:left w:val="none" w:sz="0" w:space="0" w:color="auto"/>
            <w:bottom w:val="none" w:sz="0" w:space="0" w:color="auto"/>
            <w:right w:val="none" w:sz="0" w:space="0" w:color="auto"/>
          </w:divBdr>
        </w:div>
        <w:div w:id="428737372">
          <w:marLeft w:val="640"/>
          <w:marRight w:val="0"/>
          <w:marTop w:val="0"/>
          <w:marBottom w:val="0"/>
          <w:divBdr>
            <w:top w:val="none" w:sz="0" w:space="0" w:color="auto"/>
            <w:left w:val="none" w:sz="0" w:space="0" w:color="auto"/>
            <w:bottom w:val="none" w:sz="0" w:space="0" w:color="auto"/>
            <w:right w:val="none" w:sz="0" w:space="0" w:color="auto"/>
          </w:divBdr>
        </w:div>
        <w:div w:id="451753186">
          <w:marLeft w:val="640"/>
          <w:marRight w:val="0"/>
          <w:marTop w:val="0"/>
          <w:marBottom w:val="0"/>
          <w:divBdr>
            <w:top w:val="none" w:sz="0" w:space="0" w:color="auto"/>
            <w:left w:val="none" w:sz="0" w:space="0" w:color="auto"/>
            <w:bottom w:val="none" w:sz="0" w:space="0" w:color="auto"/>
            <w:right w:val="none" w:sz="0" w:space="0" w:color="auto"/>
          </w:divBdr>
        </w:div>
        <w:div w:id="640312856">
          <w:marLeft w:val="640"/>
          <w:marRight w:val="0"/>
          <w:marTop w:val="0"/>
          <w:marBottom w:val="0"/>
          <w:divBdr>
            <w:top w:val="none" w:sz="0" w:space="0" w:color="auto"/>
            <w:left w:val="none" w:sz="0" w:space="0" w:color="auto"/>
            <w:bottom w:val="none" w:sz="0" w:space="0" w:color="auto"/>
            <w:right w:val="none" w:sz="0" w:space="0" w:color="auto"/>
          </w:divBdr>
        </w:div>
        <w:div w:id="649287921">
          <w:marLeft w:val="640"/>
          <w:marRight w:val="0"/>
          <w:marTop w:val="0"/>
          <w:marBottom w:val="0"/>
          <w:divBdr>
            <w:top w:val="none" w:sz="0" w:space="0" w:color="auto"/>
            <w:left w:val="none" w:sz="0" w:space="0" w:color="auto"/>
            <w:bottom w:val="none" w:sz="0" w:space="0" w:color="auto"/>
            <w:right w:val="none" w:sz="0" w:space="0" w:color="auto"/>
          </w:divBdr>
        </w:div>
        <w:div w:id="658457770">
          <w:marLeft w:val="640"/>
          <w:marRight w:val="0"/>
          <w:marTop w:val="0"/>
          <w:marBottom w:val="0"/>
          <w:divBdr>
            <w:top w:val="none" w:sz="0" w:space="0" w:color="auto"/>
            <w:left w:val="none" w:sz="0" w:space="0" w:color="auto"/>
            <w:bottom w:val="none" w:sz="0" w:space="0" w:color="auto"/>
            <w:right w:val="none" w:sz="0" w:space="0" w:color="auto"/>
          </w:divBdr>
        </w:div>
        <w:div w:id="686252958">
          <w:marLeft w:val="640"/>
          <w:marRight w:val="0"/>
          <w:marTop w:val="0"/>
          <w:marBottom w:val="0"/>
          <w:divBdr>
            <w:top w:val="none" w:sz="0" w:space="0" w:color="auto"/>
            <w:left w:val="none" w:sz="0" w:space="0" w:color="auto"/>
            <w:bottom w:val="none" w:sz="0" w:space="0" w:color="auto"/>
            <w:right w:val="none" w:sz="0" w:space="0" w:color="auto"/>
          </w:divBdr>
        </w:div>
        <w:div w:id="782655736">
          <w:marLeft w:val="640"/>
          <w:marRight w:val="0"/>
          <w:marTop w:val="0"/>
          <w:marBottom w:val="0"/>
          <w:divBdr>
            <w:top w:val="none" w:sz="0" w:space="0" w:color="auto"/>
            <w:left w:val="none" w:sz="0" w:space="0" w:color="auto"/>
            <w:bottom w:val="none" w:sz="0" w:space="0" w:color="auto"/>
            <w:right w:val="none" w:sz="0" w:space="0" w:color="auto"/>
          </w:divBdr>
        </w:div>
        <w:div w:id="859701789">
          <w:marLeft w:val="640"/>
          <w:marRight w:val="0"/>
          <w:marTop w:val="0"/>
          <w:marBottom w:val="0"/>
          <w:divBdr>
            <w:top w:val="none" w:sz="0" w:space="0" w:color="auto"/>
            <w:left w:val="none" w:sz="0" w:space="0" w:color="auto"/>
            <w:bottom w:val="none" w:sz="0" w:space="0" w:color="auto"/>
            <w:right w:val="none" w:sz="0" w:space="0" w:color="auto"/>
          </w:divBdr>
        </w:div>
        <w:div w:id="937518073">
          <w:marLeft w:val="640"/>
          <w:marRight w:val="0"/>
          <w:marTop w:val="0"/>
          <w:marBottom w:val="0"/>
          <w:divBdr>
            <w:top w:val="none" w:sz="0" w:space="0" w:color="auto"/>
            <w:left w:val="none" w:sz="0" w:space="0" w:color="auto"/>
            <w:bottom w:val="none" w:sz="0" w:space="0" w:color="auto"/>
            <w:right w:val="none" w:sz="0" w:space="0" w:color="auto"/>
          </w:divBdr>
        </w:div>
        <w:div w:id="946084436">
          <w:marLeft w:val="640"/>
          <w:marRight w:val="0"/>
          <w:marTop w:val="0"/>
          <w:marBottom w:val="0"/>
          <w:divBdr>
            <w:top w:val="none" w:sz="0" w:space="0" w:color="auto"/>
            <w:left w:val="none" w:sz="0" w:space="0" w:color="auto"/>
            <w:bottom w:val="none" w:sz="0" w:space="0" w:color="auto"/>
            <w:right w:val="none" w:sz="0" w:space="0" w:color="auto"/>
          </w:divBdr>
        </w:div>
        <w:div w:id="1073284084">
          <w:marLeft w:val="640"/>
          <w:marRight w:val="0"/>
          <w:marTop w:val="0"/>
          <w:marBottom w:val="0"/>
          <w:divBdr>
            <w:top w:val="none" w:sz="0" w:space="0" w:color="auto"/>
            <w:left w:val="none" w:sz="0" w:space="0" w:color="auto"/>
            <w:bottom w:val="none" w:sz="0" w:space="0" w:color="auto"/>
            <w:right w:val="none" w:sz="0" w:space="0" w:color="auto"/>
          </w:divBdr>
        </w:div>
        <w:div w:id="1140078098">
          <w:marLeft w:val="640"/>
          <w:marRight w:val="0"/>
          <w:marTop w:val="0"/>
          <w:marBottom w:val="0"/>
          <w:divBdr>
            <w:top w:val="none" w:sz="0" w:space="0" w:color="auto"/>
            <w:left w:val="none" w:sz="0" w:space="0" w:color="auto"/>
            <w:bottom w:val="none" w:sz="0" w:space="0" w:color="auto"/>
            <w:right w:val="none" w:sz="0" w:space="0" w:color="auto"/>
          </w:divBdr>
        </w:div>
        <w:div w:id="1220897857">
          <w:marLeft w:val="640"/>
          <w:marRight w:val="0"/>
          <w:marTop w:val="0"/>
          <w:marBottom w:val="0"/>
          <w:divBdr>
            <w:top w:val="none" w:sz="0" w:space="0" w:color="auto"/>
            <w:left w:val="none" w:sz="0" w:space="0" w:color="auto"/>
            <w:bottom w:val="none" w:sz="0" w:space="0" w:color="auto"/>
            <w:right w:val="none" w:sz="0" w:space="0" w:color="auto"/>
          </w:divBdr>
        </w:div>
        <w:div w:id="1245651284">
          <w:marLeft w:val="640"/>
          <w:marRight w:val="0"/>
          <w:marTop w:val="0"/>
          <w:marBottom w:val="0"/>
          <w:divBdr>
            <w:top w:val="none" w:sz="0" w:space="0" w:color="auto"/>
            <w:left w:val="none" w:sz="0" w:space="0" w:color="auto"/>
            <w:bottom w:val="none" w:sz="0" w:space="0" w:color="auto"/>
            <w:right w:val="none" w:sz="0" w:space="0" w:color="auto"/>
          </w:divBdr>
        </w:div>
        <w:div w:id="1294099126">
          <w:marLeft w:val="640"/>
          <w:marRight w:val="0"/>
          <w:marTop w:val="0"/>
          <w:marBottom w:val="0"/>
          <w:divBdr>
            <w:top w:val="none" w:sz="0" w:space="0" w:color="auto"/>
            <w:left w:val="none" w:sz="0" w:space="0" w:color="auto"/>
            <w:bottom w:val="none" w:sz="0" w:space="0" w:color="auto"/>
            <w:right w:val="none" w:sz="0" w:space="0" w:color="auto"/>
          </w:divBdr>
        </w:div>
        <w:div w:id="1306817302">
          <w:marLeft w:val="640"/>
          <w:marRight w:val="0"/>
          <w:marTop w:val="0"/>
          <w:marBottom w:val="0"/>
          <w:divBdr>
            <w:top w:val="none" w:sz="0" w:space="0" w:color="auto"/>
            <w:left w:val="none" w:sz="0" w:space="0" w:color="auto"/>
            <w:bottom w:val="none" w:sz="0" w:space="0" w:color="auto"/>
            <w:right w:val="none" w:sz="0" w:space="0" w:color="auto"/>
          </w:divBdr>
        </w:div>
        <w:div w:id="1416124483">
          <w:marLeft w:val="640"/>
          <w:marRight w:val="0"/>
          <w:marTop w:val="0"/>
          <w:marBottom w:val="0"/>
          <w:divBdr>
            <w:top w:val="none" w:sz="0" w:space="0" w:color="auto"/>
            <w:left w:val="none" w:sz="0" w:space="0" w:color="auto"/>
            <w:bottom w:val="none" w:sz="0" w:space="0" w:color="auto"/>
            <w:right w:val="none" w:sz="0" w:space="0" w:color="auto"/>
          </w:divBdr>
        </w:div>
        <w:div w:id="1429816065">
          <w:marLeft w:val="640"/>
          <w:marRight w:val="0"/>
          <w:marTop w:val="0"/>
          <w:marBottom w:val="0"/>
          <w:divBdr>
            <w:top w:val="none" w:sz="0" w:space="0" w:color="auto"/>
            <w:left w:val="none" w:sz="0" w:space="0" w:color="auto"/>
            <w:bottom w:val="none" w:sz="0" w:space="0" w:color="auto"/>
            <w:right w:val="none" w:sz="0" w:space="0" w:color="auto"/>
          </w:divBdr>
        </w:div>
        <w:div w:id="1771778269">
          <w:marLeft w:val="640"/>
          <w:marRight w:val="0"/>
          <w:marTop w:val="0"/>
          <w:marBottom w:val="0"/>
          <w:divBdr>
            <w:top w:val="none" w:sz="0" w:space="0" w:color="auto"/>
            <w:left w:val="none" w:sz="0" w:space="0" w:color="auto"/>
            <w:bottom w:val="none" w:sz="0" w:space="0" w:color="auto"/>
            <w:right w:val="none" w:sz="0" w:space="0" w:color="auto"/>
          </w:divBdr>
        </w:div>
        <w:div w:id="1879078091">
          <w:marLeft w:val="640"/>
          <w:marRight w:val="0"/>
          <w:marTop w:val="0"/>
          <w:marBottom w:val="0"/>
          <w:divBdr>
            <w:top w:val="none" w:sz="0" w:space="0" w:color="auto"/>
            <w:left w:val="none" w:sz="0" w:space="0" w:color="auto"/>
            <w:bottom w:val="none" w:sz="0" w:space="0" w:color="auto"/>
            <w:right w:val="none" w:sz="0" w:space="0" w:color="auto"/>
          </w:divBdr>
        </w:div>
        <w:div w:id="1890530644">
          <w:marLeft w:val="640"/>
          <w:marRight w:val="0"/>
          <w:marTop w:val="0"/>
          <w:marBottom w:val="0"/>
          <w:divBdr>
            <w:top w:val="none" w:sz="0" w:space="0" w:color="auto"/>
            <w:left w:val="none" w:sz="0" w:space="0" w:color="auto"/>
            <w:bottom w:val="none" w:sz="0" w:space="0" w:color="auto"/>
            <w:right w:val="none" w:sz="0" w:space="0" w:color="auto"/>
          </w:divBdr>
        </w:div>
        <w:div w:id="1955790868">
          <w:marLeft w:val="640"/>
          <w:marRight w:val="0"/>
          <w:marTop w:val="0"/>
          <w:marBottom w:val="0"/>
          <w:divBdr>
            <w:top w:val="none" w:sz="0" w:space="0" w:color="auto"/>
            <w:left w:val="none" w:sz="0" w:space="0" w:color="auto"/>
            <w:bottom w:val="none" w:sz="0" w:space="0" w:color="auto"/>
            <w:right w:val="none" w:sz="0" w:space="0" w:color="auto"/>
          </w:divBdr>
        </w:div>
        <w:div w:id="2000303857">
          <w:marLeft w:val="640"/>
          <w:marRight w:val="0"/>
          <w:marTop w:val="0"/>
          <w:marBottom w:val="0"/>
          <w:divBdr>
            <w:top w:val="none" w:sz="0" w:space="0" w:color="auto"/>
            <w:left w:val="none" w:sz="0" w:space="0" w:color="auto"/>
            <w:bottom w:val="none" w:sz="0" w:space="0" w:color="auto"/>
            <w:right w:val="none" w:sz="0" w:space="0" w:color="auto"/>
          </w:divBdr>
        </w:div>
        <w:div w:id="2054190784">
          <w:marLeft w:val="640"/>
          <w:marRight w:val="0"/>
          <w:marTop w:val="0"/>
          <w:marBottom w:val="0"/>
          <w:divBdr>
            <w:top w:val="none" w:sz="0" w:space="0" w:color="auto"/>
            <w:left w:val="none" w:sz="0" w:space="0" w:color="auto"/>
            <w:bottom w:val="none" w:sz="0" w:space="0" w:color="auto"/>
            <w:right w:val="none" w:sz="0" w:space="0" w:color="auto"/>
          </w:divBdr>
        </w:div>
      </w:divsChild>
    </w:div>
    <w:div w:id="1464344832">
      <w:bodyDiv w:val="1"/>
      <w:marLeft w:val="0"/>
      <w:marRight w:val="0"/>
      <w:marTop w:val="0"/>
      <w:marBottom w:val="0"/>
      <w:divBdr>
        <w:top w:val="none" w:sz="0" w:space="0" w:color="auto"/>
        <w:left w:val="none" w:sz="0" w:space="0" w:color="auto"/>
        <w:bottom w:val="none" w:sz="0" w:space="0" w:color="auto"/>
        <w:right w:val="none" w:sz="0" w:space="0" w:color="auto"/>
      </w:divBdr>
      <w:divsChild>
        <w:div w:id="31350979">
          <w:marLeft w:val="640"/>
          <w:marRight w:val="0"/>
          <w:marTop w:val="0"/>
          <w:marBottom w:val="0"/>
          <w:divBdr>
            <w:top w:val="none" w:sz="0" w:space="0" w:color="auto"/>
            <w:left w:val="none" w:sz="0" w:space="0" w:color="auto"/>
            <w:bottom w:val="none" w:sz="0" w:space="0" w:color="auto"/>
            <w:right w:val="none" w:sz="0" w:space="0" w:color="auto"/>
          </w:divBdr>
        </w:div>
        <w:div w:id="43063402">
          <w:marLeft w:val="640"/>
          <w:marRight w:val="0"/>
          <w:marTop w:val="0"/>
          <w:marBottom w:val="0"/>
          <w:divBdr>
            <w:top w:val="none" w:sz="0" w:space="0" w:color="auto"/>
            <w:left w:val="none" w:sz="0" w:space="0" w:color="auto"/>
            <w:bottom w:val="none" w:sz="0" w:space="0" w:color="auto"/>
            <w:right w:val="none" w:sz="0" w:space="0" w:color="auto"/>
          </w:divBdr>
        </w:div>
        <w:div w:id="213663702">
          <w:marLeft w:val="640"/>
          <w:marRight w:val="0"/>
          <w:marTop w:val="0"/>
          <w:marBottom w:val="0"/>
          <w:divBdr>
            <w:top w:val="none" w:sz="0" w:space="0" w:color="auto"/>
            <w:left w:val="none" w:sz="0" w:space="0" w:color="auto"/>
            <w:bottom w:val="none" w:sz="0" w:space="0" w:color="auto"/>
            <w:right w:val="none" w:sz="0" w:space="0" w:color="auto"/>
          </w:divBdr>
        </w:div>
        <w:div w:id="259338956">
          <w:marLeft w:val="640"/>
          <w:marRight w:val="0"/>
          <w:marTop w:val="0"/>
          <w:marBottom w:val="0"/>
          <w:divBdr>
            <w:top w:val="none" w:sz="0" w:space="0" w:color="auto"/>
            <w:left w:val="none" w:sz="0" w:space="0" w:color="auto"/>
            <w:bottom w:val="none" w:sz="0" w:space="0" w:color="auto"/>
            <w:right w:val="none" w:sz="0" w:space="0" w:color="auto"/>
          </w:divBdr>
        </w:div>
        <w:div w:id="327099242">
          <w:marLeft w:val="640"/>
          <w:marRight w:val="0"/>
          <w:marTop w:val="0"/>
          <w:marBottom w:val="0"/>
          <w:divBdr>
            <w:top w:val="none" w:sz="0" w:space="0" w:color="auto"/>
            <w:left w:val="none" w:sz="0" w:space="0" w:color="auto"/>
            <w:bottom w:val="none" w:sz="0" w:space="0" w:color="auto"/>
            <w:right w:val="none" w:sz="0" w:space="0" w:color="auto"/>
          </w:divBdr>
        </w:div>
        <w:div w:id="402026054">
          <w:marLeft w:val="640"/>
          <w:marRight w:val="0"/>
          <w:marTop w:val="0"/>
          <w:marBottom w:val="0"/>
          <w:divBdr>
            <w:top w:val="none" w:sz="0" w:space="0" w:color="auto"/>
            <w:left w:val="none" w:sz="0" w:space="0" w:color="auto"/>
            <w:bottom w:val="none" w:sz="0" w:space="0" w:color="auto"/>
            <w:right w:val="none" w:sz="0" w:space="0" w:color="auto"/>
          </w:divBdr>
        </w:div>
        <w:div w:id="468281808">
          <w:marLeft w:val="640"/>
          <w:marRight w:val="0"/>
          <w:marTop w:val="0"/>
          <w:marBottom w:val="0"/>
          <w:divBdr>
            <w:top w:val="none" w:sz="0" w:space="0" w:color="auto"/>
            <w:left w:val="none" w:sz="0" w:space="0" w:color="auto"/>
            <w:bottom w:val="none" w:sz="0" w:space="0" w:color="auto"/>
            <w:right w:val="none" w:sz="0" w:space="0" w:color="auto"/>
          </w:divBdr>
        </w:div>
        <w:div w:id="567691124">
          <w:marLeft w:val="640"/>
          <w:marRight w:val="0"/>
          <w:marTop w:val="0"/>
          <w:marBottom w:val="0"/>
          <w:divBdr>
            <w:top w:val="none" w:sz="0" w:space="0" w:color="auto"/>
            <w:left w:val="none" w:sz="0" w:space="0" w:color="auto"/>
            <w:bottom w:val="none" w:sz="0" w:space="0" w:color="auto"/>
            <w:right w:val="none" w:sz="0" w:space="0" w:color="auto"/>
          </w:divBdr>
        </w:div>
        <w:div w:id="754548396">
          <w:marLeft w:val="640"/>
          <w:marRight w:val="0"/>
          <w:marTop w:val="0"/>
          <w:marBottom w:val="0"/>
          <w:divBdr>
            <w:top w:val="none" w:sz="0" w:space="0" w:color="auto"/>
            <w:left w:val="none" w:sz="0" w:space="0" w:color="auto"/>
            <w:bottom w:val="none" w:sz="0" w:space="0" w:color="auto"/>
            <w:right w:val="none" w:sz="0" w:space="0" w:color="auto"/>
          </w:divBdr>
        </w:div>
        <w:div w:id="785541220">
          <w:marLeft w:val="640"/>
          <w:marRight w:val="0"/>
          <w:marTop w:val="0"/>
          <w:marBottom w:val="0"/>
          <w:divBdr>
            <w:top w:val="none" w:sz="0" w:space="0" w:color="auto"/>
            <w:left w:val="none" w:sz="0" w:space="0" w:color="auto"/>
            <w:bottom w:val="none" w:sz="0" w:space="0" w:color="auto"/>
            <w:right w:val="none" w:sz="0" w:space="0" w:color="auto"/>
          </w:divBdr>
        </w:div>
        <w:div w:id="851069727">
          <w:marLeft w:val="640"/>
          <w:marRight w:val="0"/>
          <w:marTop w:val="0"/>
          <w:marBottom w:val="0"/>
          <w:divBdr>
            <w:top w:val="none" w:sz="0" w:space="0" w:color="auto"/>
            <w:left w:val="none" w:sz="0" w:space="0" w:color="auto"/>
            <w:bottom w:val="none" w:sz="0" w:space="0" w:color="auto"/>
            <w:right w:val="none" w:sz="0" w:space="0" w:color="auto"/>
          </w:divBdr>
        </w:div>
        <w:div w:id="985161450">
          <w:marLeft w:val="640"/>
          <w:marRight w:val="0"/>
          <w:marTop w:val="0"/>
          <w:marBottom w:val="0"/>
          <w:divBdr>
            <w:top w:val="none" w:sz="0" w:space="0" w:color="auto"/>
            <w:left w:val="none" w:sz="0" w:space="0" w:color="auto"/>
            <w:bottom w:val="none" w:sz="0" w:space="0" w:color="auto"/>
            <w:right w:val="none" w:sz="0" w:space="0" w:color="auto"/>
          </w:divBdr>
        </w:div>
        <w:div w:id="1093161439">
          <w:marLeft w:val="640"/>
          <w:marRight w:val="0"/>
          <w:marTop w:val="0"/>
          <w:marBottom w:val="0"/>
          <w:divBdr>
            <w:top w:val="none" w:sz="0" w:space="0" w:color="auto"/>
            <w:left w:val="none" w:sz="0" w:space="0" w:color="auto"/>
            <w:bottom w:val="none" w:sz="0" w:space="0" w:color="auto"/>
            <w:right w:val="none" w:sz="0" w:space="0" w:color="auto"/>
          </w:divBdr>
        </w:div>
        <w:div w:id="1102260290">
          <w:marLeft w:val="640"/>
          <w:marRight w:val="0"/>
          <w:marTop w:val="0"/>
          <w:marBottom w:val="0"/>
          <w:divBdr>
            <w:top w:val="none" w:sz="0" w:space="0" w:color="auto"/>
            <w:left w:val="none" w:sz="0" w:space="0" w:color="auto"/>
            <w:bottom w:val="none" w:sz="0" w:space="0" w:color="auto"/>
            <w:right w:val="none" w:sz="0" w:space="0" w:color="auto"/>
          </w:divBdr>
        </w:div>
        <w:div w:id="1372152400">
          <w:marLeft w:val="640"/>
          <w:marRight w:val="0"/>
          <w:marTop w:val="0"/>
          <w:marBottom w:val="0"/>
          <w:divBdr>
            <w:top w:val="none" w:sz="0" w:space="0" w:color="auto"/>
            <w:left w:val="none" w:sz="0" w:space="0" w:color="auto"/>
            <w:bottom w:val="none" w:sz="0" w:space="0" w:color="auto"/>
            <w:right w:val="none" w:sz="0" w:space="0" w:color="auto"/>
          </w:divBdr>
        </w:div>
        <w:div w:id="1374503435">
          <w:marLeft w:val="640"/>
          <w:marRight w:val="0"/>
          <w:marTop w:val="0"/>
          <w:marBottom w:val="0"/>
          <w:divBdr>
            <w:top w:val="none" w:sz="0" w:space="0" w:color="auto"/>
            <w:left w:val="none" w:sz="0" w:space="0" w:color="auto"/>
            <w:bottom w:val="none" w:sz="0" w:space="0" w:color="auto"/>
            <w:right w:val="none" w:sz="0" w:space="0" w:color="auto"/>
          </w:divBdr>
        </w:div>
        <w:div w:id="1452480223">
          <w:marLeft w:val="640"/>
          <w:marRight w:val="0"/>
          <w:marTop w:val="0"/>
          <w:marBottom w:val="0"/>
          <w:divBdr>
            <w:top w:val="none" w:sz="0" w:space="0" w:color="auto"/>
            <w:left w:val="none" w:sz="0" w:space="0" w:color="auto"/>
            <w:bottom w:val="none" w:sz="0" w:space="0" w:color="auto"/>
            <w:right w:val="none" w:sz="0" w:space="0" w:color="auto"/>
          </w:divBdr>
        </w:div>
        <w:div w:id="1609654548">
          <w:marLeft w:val="640"/>
          <w:marRight w:val="0"/>
          <w:marTop w:val="0"/>
          <w:marBottom w:val="0"/>
          <w:divBdr>
            <w:top w:val="none" w:sz="0" w:space="0" w:color="auto"/>
            <w:left w:val="none" w:sz="0" w:space="0" w:color="auto"/>
            <w:bottom w:val="none" w:sz="0" w:space="0" w:color="auto"/>
            <w:right w:val="none" w:sz="0" w:space="0" w:color="auto"/>
          </w:divBdr>
        </w:div>
        <w:div w:id="1637560731">
          <w:marLeft w:val="640"/>
          <w:marRight w:val="0"/>
          <w:marTop w:val="0"/>
          <w:marBottom w:val="0"/>
          <w:divBdr>
            <w:top w:val="none" w:sz="0" w:space="0" w:color="auto"/>
            <w:left w:val="none" w:sz="0" w:space="0" w:color="auto"/>
            <w:bottom w:val="none" w:sz="0" w:space="0" w:color="auto"/>
            <w:right w:val="none" w:sz="0" w:space="0" w:color="auto"/>
          </w:divBdr>
        </w:div>
        <w:div w:id="1667856502">
          <w:marLeft w:val="640"/>
          <w:marRight w:val="0"/>
          <w:marTop w:val="0"/>
          <w:marBottom w:val="0"/>
          <w:divBdr>
            <w:top w:val="none" w:sz="0" w:space="0" w:color="auto"/>
            <w:left w:val="none" w:sz="0" w:space="0" w:color="auto"/>
            <w:bottom w:val="none" w:sz="0" w:space="0" w:color="auto"/>
            <w:right w:val="none" w:sz="0" w:space="0" w:color="auto"/>
          </w:divBdr>
        </w:div>
        <w:div w:id="1674454628">
          <w:marLeft w:val="640"/>
          <w:marRight w:val="0"/>
          <w:marTop w:val="0"/>
          <w:marBottom w:val="0"/>
          <w:divBdr>
            <w:top w:val="none" w:sz="0" w:space="0" w:color="auto"/>
            <w:left w:val="none" w:sz="0" w:space="0" w:color="auto"/>
            <w:bottom w:val="none" w:sz="0" w:space="0" w:color="auto"/>
            <w:right w:val="none" w:sz="0" w:space="0" w:color="auto"/>
          </w:divBdr>
        </w:div>
        <w:div w:id="1800369712">
          <w:marLeft w:val="640"/>
          <w:marRight w:val="0"/>
          <w:marTop w:val="0"/>
          <w:marBottom w:val="0"/>
          <w:divBdr>
            <w:top w:val="none" w:sz="0" w:space="0" w:color="auto"/>
            <w:left w:val="none" w:sz="0" w:space="0" w:color="auto"/>
            <w:bottom w:val="none" w:sz="0" w:space="0" w:color="auto"/>
            <w:right w:val="none" w:sz="0" w:space="0" w:color="auto"/>
          </w:divBdr>
        </w:div>
        <w:div w:id="1927958482">
          <w:marLeft w:val="640"/>
          <w:marRight w:val="0"/>
          <w:marTop w:val="0"/>
          <w:marBottom w:val="0"/>
          <w:divBdr>
            <w:top w:val="none" w:sz="0" w:space="0" w:color="auto"/>
            <w:left w:val="none" w:sz="0" w:space="0" w:color="auto"/>
            <w:bottom w:val="none" w:sz="0" w:space="0" w:color="auto"/>
            <w:right w:val="none" w:sz="0" w:space="0" w:color="auto"/>
          </w:divBdr>
        </w:div>
        <w:div w:id="2121295875">
          <w:marLeft w:val="640"/>
          <w:marRight w:val="0"/>
          <w:marTop w:val="0"/>
          <w:marBottom w:val="0"/>
          <w:divBdr>
            <w:top w:val="none" w:sz="0" w:space="0" w:color="auto"/>
            <w:left w:val="none" w:sz="0" w:space="0" w:color="auto"/>
            <w:bottom w:val="none" w:sz="0" w:space="0" w:color="auto"/>
            <w:right w:val="none" w:sz="0" w:space="0" w:color="auto"/>
          </w:divBdr>
        </w:div>
      </w:divsChild>
    </w:div>
    <w:div w:id="1544437909">
      <w:bodyDiv w:val="1"/>
      <w:marLeft w:val="0"/>
      <w:marRight w:val="0"/>
      <w:marTop w:val="0"/>
      <w:marBottom w:val="0"/>
      <w:divBdr>
        <w:top w:val="none" w:sz="0" w:space="0" w:color="auto"/>
        <w:left w:val="none" w:sz="0" w:space="0" w:color="auto"/>
        <w:bottom w:val="none" w:sz="0" w:space="0" w:color="auto"/>
        <w:right w:val="none" w:sz="0" w:space="0" w:color="auto"/>
      </w:divBdr>
      <w:divsChild>
        <w:div w:id="116292336">
          <w:marLeft w:val="640"/>
          <w:marRight w:val="0"/>
          <w:marTop w:val="0"/>
          <w:marBottom w:val="0"/>
          <w:divBdr>
            <w:top w:val="none" w:sz="0" w:space="0" w:color="auto"/>
            <w:left w:val="none" w:sz="0" w:space="0" w:color="auto"/>
            <w:bottom w:val="none" w:sz="0" w:space="0" w:color="auto"/>
            <w:right w:val="none" w:sz="0" w:space="0" w:color="auto"/>
          </w:divBdr>
        </w:div>
        <w:div w:id="227376525">
          <w:marLeft w:val="640"/>
          <w:marRight w:val="0"/>
          <w:marTop w:val="0"/>
          <w:marBottom w:val="0"/>
          <w:divBdr>
            <w:top w:val="none" w:sz="0" w:space="0" w:color="auto"/>
            <w:left w:val="none" w:sz="0" w:space="0" w:color="auto"/>
            <w:bottom w:val="none" w:sz="0" w:space="0" w:color="auto"/>
            <w:right w:val="none" w:sz="0" w:space="0" w:color="auto"/>
          </w:divBdr>
        </w:div>
        <w:div w:id="238173091">
          <w:marLeft w:val="640"/>
          <w:marRight w:val="0"/>
          <w:marTop w:val="0"/>
          <w:marBottom w:val="0"/>
          <w:divBdr>
            <w:top w:val="none" w:sz="0" w:space="0" w:color="auto"/>
            <w:left w:val="none" w:sz="0" w:space="0" w:color="auto"/>
            <w:bottom w:val="none" w:sz="0" w:space="0" w:color="auto"/>
            <w:right w:val="none" w:sz="0" w:space="0" w:color="auto"/>
          </w:divBdr>
        </w:div>
        <w:div w:id="244189663">
          <w:marLeft w:val="640"/>
          <w:marRight w:val="0"/>
          <w:marTop w:val="0"/>
          <w:marBottom w:val="0"/>
          <w:divBdr>
            <w:top w:val="none" w:sz="0" w:space="0" w:color="auto"/>
            <w:left w:val="none" w:sz="0" w:space="0" w:color="auto"/>
            <w:bottom w:val="none" w:sz="0" w:space="0" w:color="auto"/>
            <w:right w:val="none" w:sz="0" w:space="0" w:color="auto"/>
          </w:divBdr>
        </w:div>
        <w:div w:id="323314648">
          <w:marLeft w:val="640"/>
          <w:marRight w:val="0"/>
          <w:marTop w:val="0"/>
          <w:marBottom w:val="0"/>
          <w:divBdr>
            <w:top w:val="none" w:sz="0" w:space="0" w:color="auto"/>
            <w:left w:val="none" w:sz="0" w:space="0" w:color="auto"/>
            <w:bottom w:val="none" w:sz="0" w:space="0" w:color="auto"/>
            <w:right w:val="none" w:sz="0" w:space="0" w:color="auto"/>
          </w:divBdr>
        </w:div>
        <w:div w:id="349993371">
          <w:marLeft w:val="640"/>
          <w:marRight w:val="0"/>
          <w:marTop w:val="0"/>
          <w:marBottom w:val="0"/>
          <w:divBdr>
            <w:top w:val="none" w:sz="0" w:space="0" w:color="auto"/>
            <w:left w:val="none" w:sz="0" w:space="0" w:color="auto"/>
            <w:bottom w:val="none" w:sz="0" w:space="0" w:color="auto"/>
            <w:right w:val="none" w:sz="0" w:space="0" w:color="auto"/>
          </w:divBdr>
        </w:div>
        <w:div w:id="504634041">
          <w:marLeft w:val="640"/>
          <w:marRight w:val="0"/>
          <w:marTop w:val="0"/>
          <w:marBottom w:val="0"/>
          <w:divBdr>
            <w:top w:val="none" w:sz="0" w:space="0" w:color="auto"/>
            <w:left w:val="none" w:sz="0" w:space="0" w:color="auto"/>
            <w:bottom w:val="none" w:sz="0" w:space="0" w:color="auto"/>
            <w:right w:val="none" w:sz="0" w:space="0" w:color="auto"/>
          </w:divBdr>
        </w:div>
        <w:div w:id="670763288">
          <w:marLeft w:val="640"/>
          <w:marRight w:val="0"/>
          <w:marTop w:val="0"/>
          <w:marBottom w:val="0"/>
          <w:divBdr>
            <w:top w:val="none" w:sz="0" w:space="0" w:color="auto"/>
            <w:left w:val="none" w:sz="0" w:space="0" w:color="auto"/>
            <w:bottom w:val="none" w:sz="0" w:space="0" w:color="auto"/>
            <w:right w:val="none" w:sz="0" w:space="0" w:color="auto"/>
          </w:divBdr>
        </w:div>
        <w:div w:id="721367190">
          <w:marLeft w:val="640"/>
          <w:marRight w:val="0"/>
          <w:marTop w:val="0"/>
          <w:marBottom w:val="0"/>
          <w:divBdr>
            <w:top w:val="none" w:sz="0" w:space="0" w:color="auto"/>
            <w:left w:val="none" w:sz="0" w:space="0" w:color="auto"/>
            <w:bottom w:val="none" w:sz="0" w:space="0" w:color="auto"/>
            <w:right w:val="none" w:sz="0" w:space="0" w:color="auto"/>
          </w:divBdr>
        </w:div>
        <w:div w:id="723018191">
          <w:marLeft w:val="640"/>
          <w:marRight w:val="0"/>
          <w:marTop w:val="0"/>
          <w:marBottom w:val="0"/>
          <w:divBdr>
            <w:top w:val="none" w:sz="0" w:space="0" w:color="auto"/>
            <w:left w:val="none" w:sz="0" w:space="0" w:color="auto"/>
            <w:bottom w:val="none" w:sz="0" w:space="0" w:color="auto"/>
            <w:right w:val="none" w:sz="0" w:space="0" w:color="auto"/>
          </w:divBdr>
        </w:div>
        <w:div w:id="801701963">
          <w:marLeft w:val="640"/>
          <w:marRight w:val="0"/>
          <w:marTop w:val="0"/>
          <w:marBottom w:val="0"/>
          <w:divBdr>
            <w:top w:val="none" w:sz="0" w:space="0" w:color="auto"/>
            <w:left w:val="none" w:sz="0" w:space="0" w:color="auto"/>
            <w:bottom w:val="none" w:sz="0" w:space="0" w:color="auto"/>
            <w:right w:val="none" w:sz="0" w:space="0" w:color="auto"/>
          </w:divBdr>
        </w:div>
        <w:div w:id="815998129">
          <w:marLeft w:val="640"/>
          <w:marRight w:val="0"/>
          <w:marTop w:val="0"/>
          <w:marBottom w:val="0"/>
          <w:divBdr>
            <w:top w:val="none" w:sz="0" w:space="0" w:color="auto"/>
            <w:left w:val="none" w:sz="0" w:space="0" w:color="auto"/>
            <w:bottom w:val="none" w:sz="0" w:space="0" w:color="auto"/>
            <w:right w:val="none" w:sz="0" w:space="0" w:color="auto"/>
          </w:divBdr>
        </w:div>
        <w:div w:id="825052146">
          <w:marLeft w:val="640"/>
          <w:marRight w:val="0"/>
          <w:marTop w:val="0"/>
          <w:marBottom w:val="0"/>
          <w:divBdr>
            <w:top w:val="none" w:sz="0" w:space="0" w:color="auto"/>
            <w:left w:val="none" w:sz="0" w:space="0" w:color="auto"/>
            <w:bottom w:val="none" w:sz="0" w:space="0" w:color="auto"/>
            <w:right w:val="none" w:sz="0" w:space="0" w:color="auto"/>
          </w:divBdr>
        </w:div>
        <w:div w:id="900484617">
          <w:marLeft w:val="640"/>
          <w:marRight w:val="0"/>
          <w:marTop w:val="0"/>
          <w:marBottom w:val="0"/>
          <w:divBdr>
            <w:top w:val="none" w:sz="0" w:space="0" w:color="auto"/>
            <w:left w:val="none" w:sz="0" w:space="0" w:color="auto"/>
            <w:bottom w:val="none" w:sz="0" w:space="0" w:color="auto"/>
            <w:right w:val="none" w:sz="0" w:space="0" w:color="auto"/>
          </w:divBdr>
        </w:div>
        <w:div w:id="930164046">
          <w:marLeft w:val="640"/>
          <w:marRight w:val="0"/>
          <w:marTop w:val="0"/>
          <w:marBottom w:val="0"/>
          <w:divBdr>
            <w:top w:val="none" w:sz="0" w:space="0" w:color="auto"/>
            <w:left w:val="none" w:sz="0" w:space="0" w:color="auto"/>
            <w:bottom w:val="none" w:sz="0" w:space="0" w:color="auto"/>
            <w:right w:val="none" w:sz="0" w:space="0" w:color="auto"/>
          </w:divBdr>
        </w:div>
        <w:div w:id="932593353">
          <w:marLeft w:val="640"/>
          <w:marRight w:val="0"/>
          <w:marTop w:val="0"/>
          <w:marBottom w:val="0"/>
          <w:divBdr>
            <w:top w:val="none" w:sz="0" w:space="0" w:color="auto"/>
            <w:left w:val="none" w:sz="0" w:space="0" w:color="auto"/>
            <w:bottom w:val="none" w:sz="0" w:space="0" w:color="auto"/>
            <w:right w:val="none" w:sz="0" w:space="0" w:color="auto"/>
          </w:divBdr>
        </w:div>
        <w:div w:id="1014766213">
          <w:marLeft w:val="640"/>
          <w:marRight w:val="0"/>
          <w:marTop w:val="0"/>
          <w:marBottom w:val="0"/>
          <w:divBdr>
            <w:top w:val="none" w:sz="0" w:space="0" w:color="auto"/>
            <w:left w:val="none" w:sz="0" w:space="0" w:color="auto"/>
            <w:bottom w:val="none" w:sz="0" w:space="0" w:color="auto"/>
            <w:right w:val="none" w:sz="0" w:space="0" w:color="auto"/>
          </w:divBdr>
        </w:div>
        <w:div w:id="1163207465">
          <w:marLeft w:val="640"/>
          <w:marRight w:val="0"/>
          <w:marTop w:val="0"/>
          <w:marBottom w:val="0"/>
          <w:divBdr>
            <w:top w:val="none" w:sz="0" w:space="0" w:color="auto"/>
            <w:left w:val="none" w:sz="0" w:space="0" w:color="auto"/>
            <w:bottom w:val="none" w:sz="0" w:space="0" w:color="auto"/>
            <w:right w:val="none" w:sz="0" w:space="0" w:color="auto"/>
          </w:divBdr>
        </w:div>
        <w:div w:id="1189876700">
          <w:marLeft w:val="640"/>
          <w:marRight w:val="0"/>
          <w:marTop w:val="0"/>
          <w:marBottom w:val="0"/>
          <w:divBdr>
            <w:top w:val="none" w:sz="0" w:space="0" w:color="auto"/>
            <w:left w:val="none" w:sz="0" w:space="0" w:color="auto"/>
            <w:bottom w:val="none" w:sz="0" w:space="0" w:color="auto"/>
            <w:right w:val="none" w:sz="0" w:space="0" w:color="auto"/>
          </w:divBdr>
        </w:div>
        <w:div w:id="1418213065">
          <w:marLeft w:val="640"/>
          <w:marRight w:val="0"/>
          <w:marTop w:val="0"/>
          <w:marBottom w:val="0"/>
          <w:divBdr>
            <w:top w:val="none" w:sz="0" w:space="0" w:color="auto"/>
            <w:left w:val="none" w:sz="0" w:space="0" w:color="auto"/>
            <w:bottom w:val="none" w:sz="0" w:space="0" w:color="auto"/>
            <w:right w:val="none" w:sz="0" w:space="0" w:color="auto"/>
          </w:divBdr>
        </w:div>
        <w:div w:id="1441029232">
          <w:marLeft w:val="640"/>
          <w:marRight w:val="0"/>
          <w:marTop w:val="0"/>
          <w:marBottom w:val="0"/>
          <w:divBdr>
            <w:top w:val="none" w:sz="0" w:space="0" w:color="auto"/>
            <w:left w:val="none" w:sz="0" w:space="0" w:color="auto"/>
            <w:bottom w:val="none" w:sz="0" w:space="0" w:color="auto"/>
            <w:right w:val="none" w:sz="0" w:space="0" w:color="auto"/>
          </w:divBdr>
        </w:div>
        <w:div w:id="1442530635">
          <w:marLeft w:val="640"/>
          <w:marRight w:val="0"/>
          <w:marTop w:val="0"/>
          <w:marBottom w:val="0"/>
          <w:divBdr>
            <w:top w:val="none" w:sz="0" w:space="0" w:color="auto"/>
            <w:left w:val="none" w:sz="0" w:space="0" w:color="auto"/>
            <w:bottom w:val="none" w:sz="0" w:space="0" w:color="auto"/>
            <w:right w:val="none" w:sz="0" w:space="0" w:color="auto"/>
          </w:divBdr>
        </w:div>
        <w:div w:id="1777142307">
          <w:marLeft w:val="640"/>
          <w:marRight w:val="0"/>
          <w:marTop w:val="0"/>
          <w:marBottom w:val="0"/>
          <w:divBdr>
            <w:top w:val="none" w:sz="0" w:space="0" w:color="auto"/>
            <w:left w:val="none" w:sz="0" w:space="0" w:color="auto"/>
            <w:bottom w:val="none" w:sz="0" w:space="0" w:color="auto"/>
            <w:right w:val="none" w:sz="0" w:space="0" w:color="auto"/>
          </w:divBdr>
        </w:div>
        <w:div w:id="1814444872">
          <w:marLeft w:val="640"/>
          <w:marRight w:val="0"/>
          <w:marTop w:val="0"/>
          <w:marBottom w:val="0"/>
          <w:divBdr>
            <w:top w:val="none" w:sz="0" w:space="0" w:color="auto"/>
            <w:left w:val="none" w:sz="0" w:space="0" w:color="auto"/>
            <w:bottom w:val="none" w:sz="0" w:space="0" w:color="auto"/>
            <w:right w:val="none" w:sz="0" w:space="0" w:color="auto"/>
          </w:divBdr>
        </w:div>
        <w:div w:id="1955480748">
          <w:marLeft w:val="640"/>
          <w:marRight w:val="0"/>
          <w:marTop w:val="0"/>
          <w:marBottom w:val="0"/>
          <w:divBdr>
            <w:top w:val="none" w:sz="0" w:space="0" w:color="auto"/>
            <w:left w:val="none" w:sz="0" w:space="0" w:color="auto"/>
            <w:bottom w:val="none" w:sz="0" w:space="0" w:color="auto"/>
            <w:right w:val="none" w:sz="0" w:space="0" w:color="auto"/>
          </w:divBdr>
        </w:div>
        <w:div w:id="1956054240">
          <w:marLeft w:val="640"/>
          <w:marRight w:val="0"/>
          <w:marTop w:val="0"/>
          <w:marBottom w:val="0"/>
          <w:divBdr>
            <w:top w:val="none" w:sz="0" w:space="0" w:color="auto"/>
            <w:left w:val="none" w:sz="0" w:space="0" w:color="auto"/>
            <w:bottom w:val="none" w:sz="0" w:space="0" w:color="auto"/>
            <w:right w:val="none" w:sz="0" w:space="0" w:color="auto"/>
          </w:divBdr>
        </w:div>
        <w:div w:id="2036149604">
          <w:marLeft w:val="640"/>
          <w:marRight w:val="0"/>
          <w:marTop w:val="0"/>
          <w:marBottom w:val="0"/>
          <w:divBdr>
            <w:top w:val="none" w:sz="0" w:space="0" w:color="auto"/>
            <w:left w:val="none" w:sz="0" w:space="0" w:color="auto"/>
            <w:bottom w:val="none" w:sz="0" w:space="0" w:color="auto"/>
            <w:right w:val="none" w:sz="0" w:space="0" w:color="auto"/>
          </w:divBdr>
        </w:div>
        <w:div w:id="2112816152">
          <w:marLeft w:val="640"/>
          <w:marRight w:val="0"/>
          <w:marTop w:val="0"/>
          <w:marBottom w:val="0"/>
          <w:divBdr>
            <w:top w:val="none" w:sz="0" w:space="0" w:color="auto"/>
            <w:left w:val="none" w:sz="0" w:space="0" w:color="auto"/>
            <w:bottom w:val="none" w:sz="0" w:space="0" w:color="auto"/>
            <w:right w:val="none" w:sz="0" w:space="0" w:color="auto"/>
          </w:divBdr>
        </w:div>
        <w:div w:id="2129277414">
          <w:marLeft w:val="640"/>
          <w:marRight w:val="0"/>
          <w:marTop w:val="0"/>
          <w:marBottom w:val="0"/>
          <w:divBdr>
            <w:top w:val="none" w:sz="0" w:space="0" w:color="auto"/>
            <w:left w:val="none" w:sz="0" w:space="0" w:color="auto"/>
            <w:bottom w:val="none" w:sz="0" w:space="0" w:color="auto"/>
            <w:right w:val="none" w:sz="0" w:space="0" w:color="auto"/>
          </w:divBdr>
        </w:div>
        <w:div w:id="2131851527">
          <w:marLeft w:val="640"/>
          <w:marRight w:val="0"/>
          <w:marTop w:val="0"/>
          <w:marBottom w:val="0"/>
          <w:divBdr>
            <w:top w:val="none" w:sz="0" w:space="0" w:color="auto"/>
            <w:left w:val="none" w:sz="0" w:space="0" w:color="auto"/>
            <w:bottom w:val="none" w:sz="0" w:space="0" w:color="auto"/>
            <w:right w:val="none" w:sz="0" w:space="0" w:color="auto"/>
          </w:divBdr>
        </w:div>
        <w:div w:id="2139948576">
          <w:marLeft w:val="640"/>
          <w:marRight w:val="0"/>
          <w:marTop w:val="0"/>
          <w:marBottom w:val="0"/>
          <w:divBdr>
            <w:top w:val="none" w:sz="0" w:space="0" w:color="auto"/>
            <w:left w:val="none" w:sz="0" w:space="0" w:color="auto"/>
            <w:bottom w:val="none" w:sz="0" w:space="0" w:color="auto"/>
            <w:right w:val="none" w:sz="0" w:space="0" w:color="auto"/>
          </w:divBdr>
        </w:div>
      </w:divsChild>
    </w:div>
    <w:div w:id="1657562924">
      <w:bodyDiv w:val="1"/>
      <w:marLeft w:val="0"/>
      <w:marRight w:val="0"/>
      <w:marTop w:val="0"/>
      <w:marBottom w:val="0"/>
      <w:divBdr>
        <w:top w:val="none" w:sz="0" w:space="0" w:color="auto"/>
        <w:left w:val="none" w:sz="0" w:space="0" w:color="auto"/>
        <w:bottom w:val="none" w:sz="0" w:space="0" w:color="auto"/>
        <w:right w:val="none" w:sz="0" w:space="0" w:color="auto"/>
      </w:divBdr>
      <w:divsChild>
        <w:div w:id="26413005">
          <w:marLeft w:val="640"/>
          <w:marRight w:val="0"/>
          <w:marTop w:val="0"/>
          <w:marBottom w:val="0"/>
          <w:divBdr>
            <w:top w:val="none" w:sz="0" w:space="0" w:color="auto"/>
            <w:left w:val="none" w:sz="0" w:space="0" w:color="auto"/>
            <w:bottom w:val="none" w:sz="0" w:space="0" w:color="auto"/>
            <w:right w:val="none" w:sz="0" w:space="0" w:color="auto"/>
          </w:divBdr>
        </w:div>
        <w:div w:id="160630162">
          <w:marLeft w:val="640"/>
          <w:marRight w:val="0"/>
          <w:marTop w:val="0"/>
          <w:marBottom w:val="0"/>
          <w:divBdr>
            <w:top w:val="none" w:sz="0" w:space="0" w:color="auto"/>
            <w:left w:val="none" w:sz="0" w:space="0" w:color="auto"/>
            <w:bottom w:val="none" w:sz="0" w:space="0" w:color="auto"/>
            <w:right w:val="none" w:sz="0" w:space="0" w:color="auto"/>
          </w:divBdr>
        </w:div>
        <w:div w:id="246423795">
          <w:marLeft w:val="640"/>
          <w:marRight w:val="0"/>
          <w:marTop w:val="0"/>
          <w:marBottom w:val="0"/>
          <w:divBdr>
            <w:top w:val="none" w:sz="0" w:space="0" w:color="auto"/>
            <w:left w:val="none" w:sz="0" w:space="0" w:color="auto"/>
            <w:bottom w:val="none" w:sz="0" w:space="0" w:color="auto"/>
            <w:right w:val="none" w:sz="0" w:space="0" w:color="auto"/>
          </w:divBdr>
        </w:div>
        <w:div w:id="247737928">
          <w:marLeft w:val="640"/>
          <w:marRight w:val="0"/>
          <w:marTop w:val="0"/>
          <w:marBottom w:val="0"/>
          <w:divBdr>
            <w:top w:val="none" w:sz="0" w:space="0" w:color="auto"/>
            <w:left w:val="none" w:sz="0" w:space="0" w:color="auto"/>
            <w:bottom w:val="none" w:sz="0" w:space="0" w:color="auto"/>
            <w:right w:val="none" w:sz="0" w:space="0" w:color="auto"/>
          </w:divBdr>
        </w:div>
        <w:div w:id="325402672">
          <w:marLeft w:val="640"/>
          <w:marRight w:val="0"/>
          <w:marTop w:val="0"/>
          <w:marBottom w:val="0"/>
          <w:divBdr>
            <w:top w:val="none" w:sz="0" w:space="0" w:color="auto"/>
            <w:left w:val="none" w:sz="0" w:space="0" w:color="auto"/>
            <w:bottom w:val="none" w:sz="0" w:space="0" w:color="auto"/>
            <w:right w:val="none" w:sz="0" w:space="0" w:color="auto"/>
          </w:divBdr>
        </w:div>
        <w:div w:id="389422679">
          <w:marLeft w:val="640"/>
          <w:marRight w:val="0"/>
          <w:marTop w:val="0"/>
          <w:marBottom w:val="0"/>
          <w:divBdr>
            <w:top w:val="none" w:sz="0" w:space="0" w:color="auto"/>
            <w:left w:val="none" w:sz="0" w:space="0" w:color="auto"/>
            <w:bottom w:val="none" w:sz="0" w:space="0" w:color="auto"/>
            <w:right w:val="none" w:sz="0" w:space="0" w:color="auto"/>
          </w:divBdr>
        </w:div>
        <w:div w:id="436288862">
          <w:marLeft w:val="640"/>
          <w:marRight w:val="0"/>
          <w:marTop w:val="0"/>
          <w:marBottom w:val="0"/>
          <w:divBdr>
            <w:top w:val="none" w:sz="0" w:space="0" w:color="auto"/>
            <w:left w:val="none" w:sz="0" w:space="0" w:color="auto"/>
            <w:bottom w:val="none" w:sz="0" w:space="0" w:color="auto"/>
            <w:right w:val="none" w:sz="0" w:space="0" w:color="auto"/>
          </w:divBdr>
        </w:div>
        <w:div w:id="516043244">
          <w:marLeft w:val="640"/>
          <w:marRight w:val="0"/>
          <w:marTop w:val="0"/>
          <w:marBottom w:val="0"/>
          <w:divBdr>
            <w:top w:val="none" w:sz="0" w:space="0" w:color="auto"/>
            <w:left w:val="none" w:sz="0" w:space="0" w:color="auto"/>
            <w:bottom w:val="none" w:sz="0" w:space="0" w:color="auto"/>
            <w:right w:val="none" w:sz="0" w:space="0" w:color="auto"/>
          </w:divBdr>
        </w:div>
        <w:div w:id="557205083">
          <w:marLeft w:val="640"/>
          <w:marRight w:val="0"/>
          <w:marTop w:val="0"/>
          <w:marBottom w:val="0"/>
          <w:divBdr>
            <w:top w:val="none" w:sz="0" w:space="0" w:color="auto"/>
            <w:left w:val="none" w:sz="0" w:space="0" w:color="auto"/>
            <w:bottom w:val="none" w:sz="0" w:space="0" w:color="auto"/>
            <w:right w:val="none" w:sz="0" w:space="0" w:color="auto"/>
          </w:divBdr>
        </w:div>
        <w:div w:id="632488348">
          <w:marLeft w:val="640"/>
          <w:marRight w:val="0"/>
          <w:marTop w:val="0"/>
          <w:marBottom w:val="0"/>
          <w:divBdr>
            <w:top w:val="none" w:sz="0" w:space="0" w:color="auto"/>
            <w:left w:val="none" w:sz="0" w:space="0" w:color="auto"/>
            <w:bottom w:val="none" w:sz="0" w:space="0" w:color="auto"/>
            <w:right w:val="none" w:sz="0" w:space="0" w:color="auto"/>
          </w:divBdr>
        </w:div>
        <w:div w:id="634720744">
          <w:marLeft w:val="640"/>
          <w:marRight w:val="0"/>
          <w:marTop w:val="0"/>
          <w:marBottom w:val="0"/>
          <w:divBdr>
            <w:top w:val="none" w:sz="0" w:space="0" w:color="auto"/>
            <w:left w:val="none" w:sz="0" w:space="0" w:color="auto"/>
            <w:bottom w:val="none" w:sz="0" w:space="0" w:color="auto"/>
            <w:right w:val="none" w:sz="0" w:space="0" w:color="auto"/>
          </w:divBdr>
        </w:div>
        <w:div w:id="653073772">
          <w:marLeft w:val="640"/>
          <w:marRight w:val="0"/>
          <w:marTop w:val="0"/>
          <w:marBottom w:val="0"/>
          <w:divBdr>
            <w:top w:val="none" w:sz="0" w:space="0" w:color="auto"/>
            <w:left w:val="none" w:sz="0" w:space="0" w:color="auto"/>
            <w:bottom w:val="none" w:sz="0" w:space="0" w:color="auto"/>
            <w:right w:val="none" w:sz="0" w:space="0" w:color="auto"/>
          </w:divBdr>
        </w:div>
        <w:div w:id="712729662">
          <w:marLeft w:val="640"/>
          <w:marRight w:val="0"/>
          <w:marTop w:val="0"/>
          <w:marBottom w:val="0"/>
          <w:divBdr>
            <w:top w:val="none" w:sz="0" w:space="0" w:color="auto"/>
            <w:left w:val="none" w:sz="0" w:space="0" w:color="auto"/>
            <w:bottom w:val="none" w:sz="0" w:space="0" w:color="auto"/>
            <w:right w:val="none" w:sz="0" w:space="0" w:color="auto"/>
          </w:divBdr>
        </w:div>
        <w:div w:id="814183939">
          <w:marLeft w:val="640"/>
          <w:marRight w:val="0"/>
          <w:marTop w:val="0"/>
          <w:marBottom w:val="0"/>
          <w:divBdr>
            <w:top w:val="none" w:sz="0" w:space="0" w:color="auto"/>
            <w:left w:val="none" w:sz="0" w:space="0" w:color="auto"/>
            <w:bottom w:val="none" w:sz="0" w:space="0" w:color="auto"/>
            <w:right w:val="none" w:sz="0" w:space="0" w:color="auto"/>
          </w:divBdr>
        </w:div>
        <w:div w:id="839735425">
          <w:marLeft w:val="640"/>
          <w:marRight w:val="0"/>
          <w:marTop w:val="0"/>
          <w:marBottom w:val="0"/>
          <w:divBdr>
            <w:top w:val="none" w:sz="0" w:space="0" w:color="auto"/>
            <w:left w:val="none" w:sz="0" w:space="0" w:color="auto"/>
            <w:bottom w:val="none" w:sz="0" w:space="0" w:color="auto"/>
            <w:right w:val="none" w:sz="0" w:space="0" w:color="auto"/>
          </w:divBdr>
        </w:div>
        <w:div w:id="846022515">
          <w:marLeft w:val="640"/>
          <w:marRight w:val="0"/>
          <w:marTop w:val="0"/>
          <w:marBottom w:val="0"/>
          <w:divBdr>
            <w:top w:val="none" w:sz="0" w:space="0" w:color="auto"/>
            <w:left w:val="none" w:sz="0" w:space="0" w:color="auto"/>
            <w:bottom w:val="none" w:sz="0" w:space="0" w:color="auto"/>
            <w:right w:val="none" w:sz="0" w:space="0" w:color="auto"/>
          </w:divBdr>
        </w:div>
        <w:div w:id="847216582">
          <w:marLeft w:val="640"/>
          <w:marRight w:val="0"/>
          <w:marTop w:val="0"/>
          <w:marBottom w:val="0"/>
          <w:divBdr>
            <w:top w:val="none" w:sz="0" w:space="0" w:color="auto"/>
            <w:left w:val="none" w:sz="0" w:space="0" w:color="auto"/>
            <w:bottom w:val="none" w:sz="0" w:space="0" w:color="auto"/>
            <w:right w:val="none" w:sz="0" w:space="0" w:color="auto"/>
          </w:divBdr>
        </w:div>
        <w:div w:id="891964029">
          <w:marLeft w:val="640"/>
          <w:marRight w:val="0"/>
          <w:marTop w:val="0"/>
          <w:marBottom w:val="0"/>
          <w:divBdr>
            <w:top w:val="none" w:sz="0" w:space="0" w:color="auto"/>
            <w:left w:val="none" w:sz="0" w:space="0" w:color="auto"/>
            <w:bottom w:val="none" w:sz="0" w:space="0" w:color="auto"/>
            <w:right w:val="none" w:sz="0" w:space="0" w:color="auto"/>
          </w:divBdr>
        </w:div>
        <w:div w:id="1022512163">
          <w:marLeft w:val="640"/>
          <w:marRight w:val="0"/>
          <w:marTop w:val="0"/>
          <w:marBottom w:val="0"/>
          <w:divBdr>
            <w:top w:val="none" w:sz="0" w:space="0" w:color="auto"/>
            <w:left w:val="none" w:sz="0" w:space="0" w:color="auto"/>
            <w:bottom w:val="none" w:sz="0" w:space="0" w:color="auto"/>
            <w:right w:val="none" w:sz="0" w:space="0" w:color="auto"/>
          </w:divBdr>
        </w:div>
        <w:div w:id="1207109878">
          <w:marLeft w:val="640"/>
          <w:marRight w:val="0"/>
          <w:marTop w:val="0"/>
          <w:marBottom w:val="0"/>
          <w:divBdr>
            <w:top w:val="none" w:sz="0" w:space="0" w:color="auto"/>
            <w:left w:val="none" w:sz="0" w:space="0" w:color="auto"/>
            <w:bottom w:val="none" w:sz="0" w:space="0" w:color="auto"/>
            <w:right w:val="none" w:sz="0" w:space="0" w:color="auto"/>
          </w:divBdr>
        </w:div>
        <w:div w:id="1324236852">
          <w:marLeft w:val="640"/>
          <w:marRight w:val="0"/>
          <w:marTop w:val="0"/>
          <w:marBottom w:val="0"/>
          <w:divBdr>
            <w:top w:val="none" w:sz="0" w:space="0" w:color="auto"/>
            <w:left w:val="none" w:sz="0" w:space="0" w:color="auto"/>
            <w:bottom w:val="none" w:sz="0" w:space="0" w:color="auto"/>
            <w:right w:val="none" w:sz="0" w:space="0" w:color="auto"/>
          </w:divBdr>
        </w:div>
        <w:div w:id="1364865581">
          <w:marLeft w:val="640"/>
          <w:marRight w:val="0"/>
          <w:marTop w:val="0"/>
          <w:marBottom w:val="0"/>
          <w:divBdr>
            <w:top w:val="none" w:sz="0" w:space="0" w:color="auto"/>
            <w:left w:val="none" w:sz="0" w:space="0" w:color="auto"/>
            <w:bottom w:val="none" w:sz="0" w:space="0" w:color="auto"/>
            <w:right w:val="none" w:sz="0" w:space="0" w:color="auto"/>
          </w:divBdr>
        </w:div>
        <w:div w:id="1371685967">
          <w:marLeft w:val="640"/>
          <w:marRight w:val="0"/>
          <w:marTop w:val="0"/>
          <w:marBottom w:val="0"/>
          <w:divBdr>
            <w:top w:val="none" w:sz="0" w:space="0" w:color="auto"/>
            <w:left w:val="none" w:sz="0" w:space="0" w:color="auto"/>
            <w:bottom w:val="none" w:sz="0" w:space="0" w:color="auto"/>
            <w:right w:val="none" w:sz="0" w:space="0" w:color="auto"/>
          </w:divBdr>
        </w:div>
        <w:div w:id="1386684467">
          <w:marLeft w:val="640"/>
          <w:marRight w:val="0"/>
          <w:marTop w:val="0"/>
          <w:marBottom w:val="0"/>
          <w:divBdr>
            <w:top w:val="none" w:sz="0" w:space="0" w:color="auto"/>
            <w:left w:val="none" w:sz="0" w:space="0" w:color="auto"/>
            <w:bottom w:val="none" w:sz="0" w:space="0" w:color="auto"/>
            <w:right w:val="none" w:sz="0" w:space="0" w:color="auto"/>
          </w:divBdr>
        </w:div>
        <w:div w:id="1434741797">
          <w:marLeft w:val="640"/>
          <w:marRight w:val="0"/>
          <w:marTop w:val="0"/>
          <w:marBottom w:val="0"/>
          <w:divBdr>
            <w:top w:val="none" w:sz="0" w:space="0" w:color="auto"/>
            <w:left w:val="none" w:sz="0" w:space="0" w:color="auto"/>
            <w:bottom w:val="none" w:sz="0" w:space="0" w:color="auto"/>
            <w:right w:val="none" w:sz="0" w:space="0" w:color="auto"/>
          </w:divBdr>
        </w:div>
        <w:div w:id="1457485441">
          <w:marLeft w:val="640"/>
          <w:marRight w:val="0"/>
          <w:marTop w:val="0"/>
          <w:marBottom w:val="0"/>
          <w:divBdr>
            <w:top w:val="none" w:sz="0" w:space="0" w:color="auto"/>
            <w:left w:val="none" w:sz="0" w:space="0" w:color="auto"/>
            <w:bottom w:val="none" w:sz="0" w:space="0" w:color="auto"/>
            <w:right w:val="none" w:sz="0" w:space="0" w:color="auto"/>
          </w:divBdr>
        </w:div>
        <w:div w:id="1504123982">
          <w:marLeft w:val="640"/>
          <w:marRight w:val="0"/>
          <w:marTop w:val="0"/>
          <w:marBottom w:val="0"/>
          <w:divBdr>
            <w:top w:val="none" w:sz="0" w:space="0" w:color="auto"/>
            <w:left w:val="none" w:sz="0" w:space="0" w:color="auto"/>
            <w:bottom w:val="none" w:sz="0" w:space="0" w:color="auto"/>
            <w:right w:val="none" w:sz="0" w:space="0" w:color="auto"/>
          </w:divBdr>
        </w:div>
        <w:div w:id="1809125228">
          <w:marLeft w:val="640"/>
          <w:marRight w:val="0"/>
          <w:marTop w:val="0"/>
          <w:marBottom w:val="0"/>
          <w:divBdr>
            <w:top w:val="none" w:sz="0" w:space="0" w:color="auto"/>
            <w:left w:val="none" w:sz="0" w:space="0" w:color="auto"/>
            <w:bottom w:val="none" w:sz="0" w:space="0" w:color="auto"/>
            <w:right w:val="none" w:sz="0" w:space="0" w:color="auto"/>
          </w:divBdr>
        </w:div>
        <w:div w:id="1882204396">
          <w:marLeft w:val="640"/>
          <w:marRight w:val="0"/>
          <w:marTop w:val="0"/>
          <w:marBottom w:val="0"/>
          <w:divBdr>
            <w:top w:val="none" w:sz="0" w:space="0" w:color="auto"/>
            <w:left w:val="none" w:sz="0" w:space="0" w:color="auto"/>
            <w:bottom w:val="none" w:sz="0" w:space="0" w:color="auto"/>
            <w:right w:val="none" w:sz="0" w:space="0" w:color="auto"/>
          </w:divBdr>
        </w:div>
        <w:div w:id="1995521000">
          <w:marLeft w:val="640"/>
          <w:marRight w:val="0"/>
          <w:marTop w:val="0"/>
          <w:marBottom w:val="0"/>
          <w:divBdr>
            <w:top w:val="none" w:sz="0" w:space="0" w:color="auto"/>
            <w:left w:val="none" w:sz="0" w:space="0" w:color="auto"/>
            <w:bottom w:val="none" w:sz="0" w:space="0" w:color="auto"/>
            <w:right w:val="none" w:sz="0" w:space="0" w:color="auto"/>
          </w:divBdr>
        </w:div>
      </w:divsChild>
    </w:div>
    <w:div w:id="1776948858">
      <w:bodyDiv w:val="1"/>
      <w:marLeft w:val="0"/>
      <w:marRight w:val="0"/>
      <w:marTop w:val="0"/>
      <w:marBottom w:val="0"/>
      <w:divBdr>
        <w:top w:val="none" w:sz="0" w:space="0" w:color="auto"/>
        <w:left w:val="none" w:sz="0" w:space="0" w:color="auto"/>
        <w:bottom w:val="none" w:sz="0" w:space="0" w:color="auto"/>
        <w:right w:val="none" w:sz="0" w:space="0" w:color="auto"/>
      </w:divBdr>
      <w:divsChild>
        <w:div w:id="218634561">
          <w:marLeft w:val="640"/>
          <w:marRight w:val="0"/>
          <w:marTop w:val="0"/>
          <w:marBottom w:val="0"/>
          <w:divBdr>
            <w:top w:val="none" w:sz="0" w:space="0" w:color="auto"/>
            <w:left w:val="none" w:sz="0" w:space="0" w:color="auto"/>
            <w:bottom w:val="none" w:sz="0" w:space="0" w:color="auto"/>
            <w:right w:val="none" w:sz="0" w:space="0" w:color="auto"/>
          </w:divBdr>
        </w:div>
        <w:div w:id="461001780">
          <w:marLeft w:val="640"/>
          <w:marRight w:val="0"/>
          <w:marTop w:val="0"/>
          <w:marBottom w:val="0"/>
          <w:divBdr>
            <w:top w:val="none" w:sz="0" w:space="0" w:color="auto"/>
            <w:left w:val="none" w:sz="0" w:space="0" w:color="auto"/>
            <w:bottom w:val="none" w:sz="0" w:space="0" w:color="auto"/>
            <w:right w:val="none" w:sz="0" w:space="0" w:color="auto"/>
          </w:divBdr>
        </w:div>
        <w:div w:id="556357975">
          <w:marLeft w:val="640"/>
          <w:marRight w:val="0"/>
          <w:marTop w:val="0"/>
          <w:marBottom w:val="0"/>
          <w:divBdr>
            <w:top w:val="none" w:sz="0" w:space="0" w:color="auto"/>
            <w:left w:val="none" w:sz="0" w:space="0" w:color="auto"/>
            <w:bottom w:val="none" w:sz="0" w:space="0" w:color="auto"/>
            <w:right w:val="none" w:sz="0" w:space="0" w:color="auto"/>
          </w:divBdr>
        </w:div>
        <w:div w:id="712080716">
          <w:marLeft w:val="640"/>
          <w:marRight w:val="0"/>
          <w:marTop w:val="0"/>
          <w:marBottom w:val="0"/>
          <w:divBdr>
            <w:top w:val="none" w:sz="0" w:space="0" w:color="auto"/>
            <w:left w:val="none" w:sz="0" w:space="0" w:color="auto"/>
            <w:bottom w:val="none" w:sz="0" w:space="0" w:color="auto"/>
            <w:right w:val="none" w:sz="0" w:space="0" w:color="auto"/>
          </w:divBdr>
        </w:div>
        <w:div w:id="724572109">
          <w:marLeft w:val="640"/>
          <w:marRight w:val="0"/>
          <w:marTop w:val="0"/>
          <w:marBottom w:val="0"/>
          <w:divBdr>
            <w:top w:val="none" w:sz="0" w:space="0" w:color="auto"/>
            <w:left w:val="none" w:sz="0" w:space="0" w:color="auto"/>
            <w:bottom w:val="none" w:sz="0" w:space="0" w:color="auto"/>
            <w:right w:val="none" w:sz="0" w:space="0" w:color="auto"/>
          </w:divBdr>
        </w:div>
        <w:div w:id="774978819">
          <w:marLeft w:val="640"/>
          <w:marRight w:val="0"/>
          <w:marTop w:val="0"/>
          <w:marBottom w:val="0"/>
          <w:divBdr>
            <w:top w:val="none" w:sz="0" w:space="0" w:color="auto"/>
            <w:left w:val="none" w:sz="0" w:space="0" w:color="auto"/>
            <w:bottom w:val="none" w:sz="0" w:space="0" w:color="auto"/>
            <w:right w:val="none" w:sz="0" w:space="0" w:color="auto"/>
          </w:divBdr>
        </w:div>
        <w:div w:id="813448750">
          <w:marLeft w:val="640"/>
          <w:marRight w:val="0"/>
          <w:marTop w:val="0"/>
          <w:marBottom w:val="0"/>
          <w:divBdr>
            <w:top w:val="none" w:sz="0" w:space="0" w:color="auto"/>
            <w:left w:val="none" w:sz="0" w:space="0" w:color="auto"/>
            <w:bottom w:val="none" w:sz="0" w:space="0" w:color="auto"/>
            <w:right w:val="none" w:sz="0" w:space="0" w:color="auto"/>
          </w:divBdr>
        </w:div>
        <w:div w:id="928582730">
          <w:marLeft w:val="640"/>
          <w:marRight w:val="0"/>
          <w:marTop w:val="0"/>
          <w:marBottom w:val="0"/>
          <w:divBdr>
            <w:top w:val="none" w:sz="0" w:space="0" w:color="auto"/>
            <w:left w:val="none" w:sz="0" w:space="0" w:color="auto"/>
            <w:bottom w:val="none" w:sz="0" w:space="0" w:color="auto"/>
            <w:right w:val="none" w:sz="0" w:space="0" w:color="auto"/>
          </w:divBdr>
        </w:div>
        <w:div w:id="968390589">
          <w:marLeft w:val="640"/>
          <w:marRight w:val="0"/>
          <w:marTop w:val="0"/>
          <w:marBottom w:val="0"/>
          <w:divBdr>
            <w:top w:val="none" w:sz="0" w:space="0" w:color="auto"/>
            <w:left w:val="none" w:sz="0" w:space="0" w:color="auto"/>
            <w:bottom w:val="none" w:sz="0" w:space="0" w:color="auto"/>
            <w:right w:val="none" w:sz="0" w:space="0" w:color="auto"/>
          </w:divBdr>
        </w:div>
        <w:div w:id="972371445">
          <w:marLeft w:val="640"/>
          <w:marRight w:val="0"/>
          <w:marTop w:val="0"/>
          <w:marBottom w:val="0"/>
          <w:divBdr>
            <w:top w:val="none" w:sz="0" w:space="0" w:color="auto"/>
            <w:left w:val="none" w:sz="0" w:space="0" w:color="auto"/>
            <w:bottom w:val="none" w:sz="0" w:space="0" w:color="auto"/>
            <w:right w:val="none" w:sz="0" w:space="0" w:color="auto"/>
          </w:divBdr>
        </w:div>
        <w:div w:id="1049039006">
          <w:marLeft w:val="640"/>
          <w:marRight w:val="0"/>
          <w:marTop w:val="0"/>
          <w:marBottom w:val="0"/>
          <w:divBdr>
            <w:top w:val="none" w:sz="0" w:space="0" w:color="auto"/>
            <w:left w:val="none" w:sz="0" w:space="0" w:color="auto"/>
            <w:bottom w:val="none" w:sz="0" w:space="0" w:color="auto"/>
            <w:right w:val="none" w:sz="0" w:space="0" w:color="auto"/>
          </w:divBdr>
        </w:div>
        <w:div w:id="1065184891">
          <w:marLeft w:val="640"/>
          <w:marRight w:val="0"/>
          <w:marTop w:val="0"/>
          <w:marBottom w:val="0"/>
          <w:divBdr>
            <w:top w:val="none" w:sz="0" w:space="0" w:color="auto"/>
            <w:left w:val="none" w:sz="0" w:space="0" w:color="auto"/>
            <w:bottom w:val="none" w:sz="0" w:space="0" w:color="auto"/>
            <w:right w:val="none" w:sz="0" w:space="0" w:color="auto"/>
          </w:divBdr>
        </w:div>
        <w:div w:id="1068457111">
          <w:marLeft w:val="640"/>
          <w:marRight w:val="0"/>
          <w:marTop w:val="0"/>
          <w:marBottom w:val="0"/>
          <w:divBdr>
            <w:top w:val="none" w:sz="0" w:space="0" w:color="auto"/>
            <w:left w:val="none" w:sz="0" w:space="0" w:color="auto"/>
            <w:bottom w:val="none" w:sz="0" w:space="0" w:color="auto"/>
            <w:right w:val="none" w:sz="0" w:space="0" w:color="auto"/>
          </w:divBdr>
        </w:div>
        <w:div w:id="1073627715">
          <w:marLeft w:val="640"/>
          <w:marRight w:val="0"/>
          <w:marTop w:val="0"/>
          <w:marBottom w:val="0"/>
          <w:divBdr>
            <w:top w:val="none" w:sz="0" w:space="0" w:color="auto"/>
            <w:left w:val="none" w:sz="0" w:space="0" w:color="auto"/>
            <w:bottom w:val="none" w:sz="0" w:space="0" w:color="auto"/>
            <w:right w:val="none" w:sz="0" w:space="0" w:color="auto"/>
          </w:divBdr>
        </w:div>
        <w:div w:id="1151558990">
          <w:marLeft w:val="640"/>
          <w:marRight w:val="0"/>
          <w:marTop w:val="0"/>
          <w:marBottom w:val="0"/>
          <w:divBdr>
            <w:top w:val="none" w:sz="0" w:space="0" w:color="auto"/>
            <w:left w:val="none" w:sz="0" w:space="0" w:color="auto"/>
            <w:bottom w:val="none" w:sz="0" w:space="0" w:color="auto"/>
            <w:right w:val="none" w:sz="0" w:space="0" w:color="auto"/>
          </w:divBdr>
        </w:div>
        <w:div w:id="1180117571">
          <w:marLeft w:val="640"/>
          <w:marRight w:val="0"/>
          <w:marTop w:val="0"/>
          <w:marBottom w:val="0"/>
          <w:divBdr>
            <w:top w:val="none" w:sz="0" w:space="0" w:color="auto"/>
            <w:left w:val="none" w:sz="0" w:space="0" w:color="auto"/>
            <w:bottom w:val="none" w:sz="0" w:space="0" w:color="auto"/>
            <w:right w:val="none" w:sz="0" w:space="0" w:color="auto"/>
          </w:divBdr>
        </w:div>
        <w:div w:id="1277254387">
          <w:marLeft w:val="640"/>
          <w:marRight w:val="0"/>
          <w:marTop w:val="0"/>
          <w:marBottom w:val="0"/>
          <w:divBdr>
            <w:top w:val="none" w:sz="0" w:space="0" w:color="auto"/>
            <w:left w:val="none" w:sz="0" w:space="0" w:color="auto"/>
            <w:bottom w:val="none" w:sz="0" w:space="0" w:color="auto"/>
            <w:right w:val="none" w:sz="0" w:space="0" w:color="auto"/>
          </w:divBdr>
        </w:div>
        <w:div w:id="1283997240">
          <w:marLeft w:val="640"/>
          <w:marRight w:val="0"/>
          <w:marTop w:val="0"/>
          <w:marBottom w:val="0"/>
          <w:divBdr>
            <w:top w:val="none" w:sz="0" w:space="0" w:color="auto"/>
            <w:left w:val="none" w:sz="0" w:space="0" w:color="auto"/>
            <w:bottom w:val="none" w:sz="0" w:space="0" w:color="auto"/>
            <w:right w:val="none" w:sz="0" w:space="0" w:color="auto"/>
          </w:divBdr>
        </w:div>
        <w:div w:id="1287470929">
          <w:marLeft w:val="640"/>
          <w:marRight w:val="0"/>
          <w:marTop w:val="0"/>
          <w:marBottom w:val="0"/>
          <w:divBdr>
            <w:top w:val="none" w:sz="0" w:space="0" w:color="auto"/>
            <w:left w:val="none" w:sz="0" w:space="0" w:color="auto"/>
            <w:bottom w:val="none" w:sz="0" w:space="0" w:color="auto"/>
            <w:right w:val="none" w:sz="0" w:space="0" w:color="auto"/>
          </w:divBdr>
        </w:div>
        <w:div w:id="1306199935">
          <w:marLeft w:val="640"/>
          <w:marRight w:val="0"/>
          <w:marTop w:val="0"/>
          <w:marBottom w:val="0"/>
          <w:divBdr>
            <w:top w:val="none" w:sz="0" w:space="0" w:color="auto"/>
            <w:left w:val="none" w:sz="0" w:space="0" w:color="auto"/>
            <w:bottom w:val="none" w:sz="0" w:space="0" w:color="auto"/>
            <w:right w:val="none" w:sz="0" w:space="0" w:color="auto"/>
          </w:divBdr>
        </w:div>
        <w:div w:id="1360549777">
          <w:marLeft w:val="640"/>
          <w:marRight w:val="0"/>
          <w:marTop w:val="0"/>
          <w:marBottom w:val="0"/>
          <w:divBdr>
            <w:top w:val="none" w:sz="0" w:space="0" w:color="auto"/>
            <w:left w:val="none" w:sz="0" w:space="0" w:color="auto"/>
            <w:bottom w:val="none" w:sz="0" w:space="0" w:color="auto"/>
            <w:right w:val="none" w:sz="0" w:space="0" w:color="auto"/>
          </w:divBdr>
        </w:div>
        <w:div w:id="1477532021">
          <w:marLeft w:val="640"/>
          <w:marRight w:val="0"/>
          <w:marTop w:val="0"/>
          <w:marBottom w:val="0"/>
          <w:divBdr>
            <w:top w:val="none" w:sz="0" w:space="0" w:color="auto"/>
            <w:left w:val="none" w:sz="0" w:space="0" w:color="auto"/>
            <w:bottom w:val="none" w:sz="0" w:space="0" w:color="auto"/>
            <w:right w:val="none" w:sz="0" w:space="0" w:color="auto"/>
          </w:divBdr>
        </w:div>
        <w:div w:id="1492671280">
          <w:marLeft w:val="640"/>
          <w:marRight w:val="0"/>
          <w:marTop w:val="0"/>
          <w:marBottom w:val="0"/>
          <w:divBdr>
            <w:top w:val="none" w:sz="0" w:space="0" w:color="auto"/>
            <w:left w:val="none" w:sz="0" w:space="0" w:color="auto"/>
            <w:bottom w:val="none" w:sz="0" w:space="0" w:color="auto"/>
            <w:right w:val="none" w:sz="0" w:space="0" w:color="auto"/>
          </w:divBdr>
        </w:div>
        <w:div w:id="1613324656">
          <w:marLeft w:val="640"/>
          <w:marRight w:val="0"/>
          <w:marTop w:val="0"/>
          <w:marBottom w:val="0"/>
          <w:divBdr>
            <w:top w:val="none" w:sz="0" w:space="0" w:color="auto"/>
            <w:left w:val="none" w:sz="0" w:space="0" w:color="auto"/>
            <w:bottom w:val="none" w:sz="0" w:space="0" w:color="auto"/>
            <w:right w:val="none" w:sz="0" w:space="0" w:color="auto"/>
          </w:divBdr>
        </w:div>
        <w:div w:id="1674801837">
          <w:marLeft w:val="640"/>
          <w:marRight w:val="0"/>
          <w:marTop w:val="0"/>
          <w:marBottom w:val="0"/>
          <w:divBdr>
            <w:top w:val="none" w:sz="0" w:space="0" w:color="auto"/>
            <w:left w:val="none" w:sz="0" w:space="0" w:color="auto"/>
            <w:bottom w:val="none" w:sz="0" w:space="0" w:color="auto"/>
            <w:right w:val="none" w:sz="0" w:space="0" w:color="auto"/>
          </w:divBdr>
        </w:div>
        <w:div w:id="1743216519">
          <w:marLeft w:val="640"/>
          <w:marRight w:val="0"/>
          <w:marTop w:val="0"/>
          <w:marBottom w:val="0"/>
          <w:divBdr>
            <w:top w:val="none" w:sz="0" w:space="0" w:color="auto"/>
            <w:left w:val="none" w:sz="0" w:space="0" w:color="auto"/>
            <w:bottom w:val="none" w:sz="0" w:space="0" w:color="auto"/>
            <w:right w:val="none" w:sz="0" w:space="0" w:color="auto"/>
          </w:divBdr>
        </w:div>
        <w:div w:id="1810976609">
          <w:marLeft w:val="640"/>
          <w:marRight w:val="0"/>
          <w:marTop w:val="0"/>
          <w:marBottom w:val="0"/>
          <w:divBdr>
            <w:top w:val="none" w:sz="0" w:space="0" w:color="auto"/>
            <w:left w:val="none" w:sz="0" w:space="0" w:color="auto"/>
            <w:bottom w:val="none" w:sz="0" w:space="0" w:color="auto"/>
            <w:right w:val="none" w:sz="0" w:space="0" w:color="auto"/>
          </w:divBdr>
        </w:div>
        <w:div w:id="1953123934">
          <w:marLeft w:val="640"/>
          <w:marRight w:val="0"/>
          <w:marTop w:val="0"/>
          <w:marBottom w:val="0"/>
          <w:divBdr>
            <w:top w:val="none" w:sz="0" w:space="0" w:color="auto"/>
            <w:left w:val="none" w:sz="0" w:space="0" w:color="auto"/>
            <w:bottom w:val="none" w:sz="0" w:space="0" w:color="auto"/>
            <w:right w:val="none" w:sz="0" w:space="0" w:color="auto"/>
          </w:divBdr>
        </w:div>
        <w:div w:id="1958104090">
          <w:marLeft w:val="640"/>
          <w:marRight w:val="0"/>
          <w:marTop w:val="0"/>
          <w:marBottom w:val="0"/>
          <w:divBdr>
            <w:top w:val="none" w:sz="0" w:space="0" w:color="auto"/>
            <w:left w:val="none" w:sz="0" w:space="0" w:color="auto"/>
            <w:bottom w:val="none" w:sz="0" w:space="0" w:color="auto"/>
            <w:right w:val="none" w:sz="0" w:space="0" w:color="auto"/>
          </w:divBdr>
        </w:div>
        <w:div w:id="1985969531">
          <w:marLeft w:val="640"/>
          <w:marRight w:val="0"/>
          <w:marTop w:val="0"/>
          <w:marBottom w:val="0"/>
          <w:divBdr>
            <w:top w:val="none" w:sz="0" w:space="0" w:color="auto"/>
            <w:left w:val="none" w:sz="0" w:space="0" w:color="auto"/>
            <w:bottom w:val="none" w:sz="0" w:space="0" w:color="auto"/>
            <w:right w:val="none" w:sz="0" w:space="0" w:color="auto"/>
          </w:divBdr>
        </w:div>
        <w:div w:id="2002537739">
          <w:marLeft w:val="640"/>
          <w:marRight w:val="0"/>
          <w:marTop w:val="0"/>
          <w:marBottom w:val="0"/>
          <w:divBdr>
            <w:top w:val="none" w:sz="0" w:space="0" w:color="auto"/>
            <w:left w:val="none" w:sz="0" w:space="0" w:color="auto"/>
            <w:bottom w:val="none" w:sz="0" w:space="0" w:color="auto"/>
            <w:right w:val="none" w:sz="0" w:space="0" w:color="auto"/>
          </w:divBdr>
        </w:div>
        <w:div w:id="2114477885">
          <w:marLeft w:val="640"/>
          <w:marRight w:val="0"/>
          <w:marTop w:val="0"/>
          <w:marBottom w:val="0"/>
          <w:divBdr>
            <w:top w:val="none" w:sz="0" w:space="0" w:color="auto"/>
            <w:left w:val="none" w:sz="0" w:space="0" w:color="auto"/>
            <w:bottom w:val="none" w:sz="0" w:space="0" w:color="auto"/>
            <w:right w:val="none" w:sz="0" w:space="0" w:color="auto"/>
          </w:divBdr>
        </w:div>
      </w:divsChild>
    </w:div>
    <w:div w:id="1802191535">
      <w:bodyDiv w:val="1"/>
      <w:marLeft w:val="0"/>
      <w:marRight w:val="0"/>
      <w:marTop w:val="0"/>
      <w:marBottom w:val="0"/>
      <w:divBdr>
        <w:top w:val="none" w:sz="0" w:space="0" w:color="auto"/>
        <w:left w:val="none" w:sz="0" w:space="0" w:color="auto"/>
        <w:bottom w:val="none" w:sz="0" w:space="0" w:color="auto"/>
        <w:right w:val="none" w:sz="0" w:space="0" w:color="auto"/>
      </w:divBdr>
      <w:divsChild>
        <w:div w:id="105270998">
          <w:marLeft w:val="640"/>
          <w:marRight w:val="0"/>
          <w:marTop w:val="0"/>
          <w:marBottom w:val="0"/>
          <w:divBdr>
            <w:top w:val="none" w:sz="0" w:space="0" w:color="auto"/>
            <w:left w:val="none" w:sz="0" w:space="0" w:color="auto"/>
            <w:bottom w:val="none" w:sz="0" w:space="0" w:color="auto"/>
            <w:right w:val="none" w:sz="0" w:space="0" w:color="auto"/>
          </w:divBdr>
        </w:div>
        <w:div w:id="202669476">
          <w:marLeft w:val="640"/>
          <w:marRight w:val="0"/>
          <w:marTop w:val="0"/>
          <w:marBottom w:val="0"/>
          <w:divBdr>
            <w:top w:val="none" w:sz="0" w:space="0" w:color="auto"/>
            <w:left w:val="none" w:sz="0" w:space="0" w:color="auto"/>
            <w:bottom w:val="none" w:sz="0" w:space="0" w:color="auto"/>
            <w:right w:val="none" w:sz="0" w:space="0" w:color="auto"/>
          </w:divBdr>
        </w:div>
        <w:div w:id="250819352">
          <w:marLeft w:val="640"/>
          <w:marRight w:val="0"/>
          <w:marTop w:val="0"/>
          <w:marBottom w:val="0"/>
          <w:divBdr>
            <w:top w:val="none" w:sz="0" w:space="0" w:color="auto"/>
            <w:left w:val="none" w:sz="0" w:space="0" w:color="auto"/>
            <w:bottom w:val="none" w:sz="0" w:space="0" w:color="auto"/>
            <w:right w:val="none" w:sz="0" w:space="0" w:color="auto"/>
          </w:divBdr>
        </w:div>
        <w:div w:id="336855735">
          <w:marLeft w:val="640"/>
          <w:marRight w:val="0"/>
          <w:marTop w:val="0"/>
          <w:marBottom w:val="0"/>
          <w:divBdr>
            <w:top w:val="none" w:sz="0" w:space="0" w:color="auto"/>
            <w:left w:val="none" w:sz="0" w:space="0" w:color="auto"/>
            <w:bottom w:val="none" w:sz="0" w:space="0" w:color="auto"/>
            <w:right w:val="none" w:sz="0" w:space="0" w:color="auto"/>
          </w:divBdr>
        </w:div>
        <w:div w:id="356540394">
          <w:marLeft w:val="640"/>
          <w:marRight w:val="0"/>
          <w:marTop w:val="0"/>
          <w:marBottom w:val="0"/>
          <w:divBdr>
            <w:top w:val="none" w:sz="0" w:space="0" w:color="auto"/>
            <w:left w:val="none" w:sz="0" w:space="0" w:color="auto"/>
            <w:bottom w:val="none" w:sz="0" w:space="0" w:color="auto"/>
            <w:right w:val="none" w:sz="0" w:space="0" w:color="auto"/>
          </w:divBdr>
        </w:div>
        <w:div w:id="521162149">
          <w:marLeft w:val="640"/>
          <w:marRight w:val="0"/>
          <w:marTop w:val="0"/>
          <w:marBottom w:val="0"/>
          <w:divBdr>
            <w:top w:val="none" w:sz="0" w:space="0" w:color="auto"/>
            <w:left w:val="none" w:sz="0" w:space="0" w:color="auto"/>
            <w:bottom w:val="none" w:sz="0" w:space="0" w:color="auto"/>
            <w:right w:val="none" w:sz="0" w:space="0" w:color="auto"/>
          </w:divBdr>
        </w:div>
        <w:div w:id="524636539">
          <w:marLeft w:val="640"/>
          <w:marRight w:val="0"/>
          <w:marTop w:val="0"/>
          <w:marBottom w:val="0"/>
          <w:divBdr>
            <w:top w:val="none" w:sz="0" w:space="0" w:color="auto"/>
            <w:left w:val="none" w:sz="0" w:space="0" w:color="auto"/>
            <w:bottom w:val="none" w:sz="0" w:space="0" w:color="auto"/>
            <w:right w:val="none" w:sz="0" w:space="0" w:color="auto"/>
          </w:divBdr>
        </w:div>
        <w:div w:id="599139684">
          <w:marLeft w:val="640"/>
          <w:marRight w:val="0"/>
          <w:marTop w:val="0"/>
          <w:marBottom w:val="0"/>
          <w:divBdr>
            <w:top w:val="none" w:sz="0" w:space="0" w:color="auto"/>
            <w:left w:val="none" w:sz="0" w:space="0" w:color="auto"/>
            <w:bottom w:val="none" w:sz="0" w:space="0" w:color="auto"/>
            <w:right w:val="none" w:sz="0" w:space="0" w:color="auto"/>
          </w:divBdr>
        </w:div>
        <w:div w:id="647317779">
          <w:marLeft w:val="640"/>
          <w:marRight w:val="0"/>
          <w:marTop w:val="0"/>
          <w:marBottom w:val="0"/>
          <w:divBdr>
            <w:top w:val="none" w:sz="0" w:space="0" w:color="auto"/>
            <w:left w:val="none" w:sz="0" w:space="0" w:color="auto"/>
            <w:bottom w:val="none" w:sz="0" w:space="0" w:color="auto"/>
            <w:right w:val="none" w:sz="0" w:space="0" w:color="auto"/>
          </w:divBdr>
        </w:div>
        <w:div w:id="699864203">
          <w:marLeft w:val="640"/>
          <w:marRight w:val="0"/>
          <w:marTop w:val="0"/>
          <w:marBottom w:val="0"/>
          <w:divBdr>
            <w:top w:val="none" w:sz="0" w:space="0" w:color="auto"/>
            <w:left w:val="none" w:sz="0" w:space="0" w:color="auto"/>
            <w:bottom w:val="none" w:sz="0" w:space="0" w:color="auto"/>
            <w:right w:val="none" w:sz="0" w:space="0" w:color="auto"/>
          </w:divBdr>
        </w:div>
        <w:div w:id="702512864">
          <w:marLeft w:val="640"/>
          <w:marRight w:val="0"/>
          <w:marTop w:val="0"/>
          <w:marBottom w:val="0"/>
          <w:divBdr>
            <w:top w:val="none" w:sz="0" w:space="0" w:color="auto"/>
            <w:left w:val="none" w:sz="0" w:space="0" w:color="auto"/>
            <w:bottom w:val="none" w:sz="0" w:space="0" w:color="auto"/>
            <w:right w:val="none" w:sz="0" w:space="0" w:color="auto"/>
          </w:divBdr>
        </w:div>
        <w:div w:id="757562194">
          <w:marLeft w:val="640"/>
          <w:marRight w:val="0"/>
          <w:marTop w:val="0"/>
          <w:marBottom w:val="0"/>
          <w:divBdr>
            <w:top w:val="none" w:sz="0" w:space="0" w:color="auto"/>
            <w:left w:val="none" w:sz="0" w:space="0" w:color="auto"/>
            <w:bottom w:val="none" w:sz="0" w:space="0" w:color="auto"/>
            <w:right w:val="none" w:sz="0" w:space="0" w:color="auto"/>
          </w:divBdr>
        </w:div>
        <w:div w:id="760877471">
          <w:marLeft w:val="640"/>
          <w:marRight w:val="0"/>
          <w:marTop w:val="0"/>
          <w:marBottom w:val="0"/>
          <w:divBdr>
            <w:top w:val="none" w:sz="0" w:space="0" w:color="auto"/>
            <w:left w:val="none" w:sz="0" w:space="0" w:color="auto"/>
            <w:bottom w:val="none" w:sz="0" w:space="0" w:color="auto"/>
            <w:right w:val="none" w:sz="0" w:space="0" w:color="auto"/>
          </w:divBdr>
        </w:div>
        <w:div w:id="920069616">
          <w:marLeft w:val="640"/>
          <w:marRight w:val="0"/>
          <w:marTop w:val="0"/>
          <w:marBottom w:val="0"/>
          <w:divBdr>
            <w:top w:val="none" w:sz="0" w:space="0" w:color="auto"/>
            <w:left w:val="none" w:sz="0" w:space="0" w:color="auto"/>
            <w:bottom w:val="none" w:sz="0" w:space="0" w:color="auto"/>
            <w:right w:val="none" w:sz="0" w:space="0" w:color="auto"/>
          </w:divBdr>
        </w:div>
        <w:div w:id="1022559268">
          <w:marLeft w:val="640"/>
          <w:marRight w:val="0"/>
          <w:marTop w:val="0"/>
          <w:marBottom w:val="0"/>
          <w:divBdr>
            <w:top w:val="none" w:sz="0" w:space="0" w:color="auto"/>
            <w:left w:val="none" w:sz="0" w:space="0" w:color="auto"/>
            <w:bottom w:val="none" w:sz="0" w:space="0" w:color="auto"/>
            <w:right w:val="none" w:sz="0" w:space="0" w:color="auto"/>
          </w:divBdr>
        </w:div>
        <w:div w:id="1244293397">
          <w:marLeft w:val="640"/>
          <w:marRight w:val="0"/>
          <w:marTop w:val="0"/>
          <w:marBottom w:val="0"/>
          <w:divBdr>
            <w:top w:val="none" w:sz="0" w:space="0" w:color="auto"/>
            <w:left w:val="none" w:sz="0" w:space="0" w:color="auto"/>
            <w:bottom w:val="none" w:sz="0" w:space="0" w:color="auto"/>
            <w:right w:val="none" w:sz="0" w:space="0" w:color="auto"/>
          </w:divBdr>
        </w:div>
        <w:div w:id="1249265397">
          <w:marLeft w:val="640"/>
          <w:marRight w:val="0"/>
          <w:marTop w:val="0"/>
          <w:marBottom w:val="0"/>
          <w:divBdr>
            <w:top w:val="none" w:sz="0" w:space="0" w:color="auto"/>
            <w:left w:val="none" w:sz="0" w:space="0" w:color="auto"/>
            <w:bottom w:val="none" w:sz="0" w:space="0" w:color="auto"/>
            <w:right w:val="none" w:sz="0" w:space="0" w:color="auto"/>
          </w:divBdr>
        </w:div>
        <w:div w:id="1359087057">
          <w:marLeft w:val="640"/>
          <w:marRight w:val="0"/>
          <w:marTop w:val="0"/>
          <w:marBottom w:val="0"/>
          <w:divBdr>
            <w:top w:val="none" w:sz="0" w:space="0" w:color="auto"/>
            <w:left w:val="none" w:sz="0" w:space="0" w:color="auto"/>
            <w:bottom w:val="none" w:sz="0" w:space="0" w:color="auto"/>
            <w:right w:val="none" w:sz="0" w:space="0" w:color="auto"/>
          </w:divBdr>
        </w:div>
        <w:div w:id="1472598059">
          <w:marLeft w:val="640"/>
          <w:marRight w:val="0"/>
          <w:marTop w:val="0"/>
          <w:marBottom w:val="0"/>
          <w:divBdr>
            <w:top w:val="none" w:sz="0" w:space="0" w:color="auto"/>
            <w:left w:val="none" w:sz="0" w:space="0" w:color="auto"/>
            <w:bottom w:val="none" w:sz="0" w:space="0" w:color="auto"/>
            <w:right w:val="none" w:sz="0" w:space="0" w:color="auto"/>
          </w:divBdr>
        </w:div>
        <w:div w:id="1593511908">
          <w:marLeft w:val="640"/>
          <w:marRight w:val="0"/>
          <w:marTop w:val="0"/>
          <w:marBottom w:val="0"/>
          <w:divBdr>
            <w:top w:val="none" w:sz="0" w:space="0" w:color="auto"/>
            <w:left w:val="none" w:sz="0" w:space="0" w:color="auto"/>
            <w:bottom w:val="none" w:sz="0" w:space="0" w:color="auto"/>
            <w:right w:val="none" w:sz="0" w:space="0" w:color="auto"/>
          </w:divBdr>
        </w:div>
        <w:div w:id="1661230279">
          <w:marLeft w:val="640"/>
          <w:marRight w:val="0"/>
          <w:marTop w:val="0"/>
          <w:marBottom w:val="0"/>
          <w:divBdr>
            <w:top w:val="none" w:sz="0" w:space="0" w:color="auto"/>
            <w:left w:val="none" w:sz="0" w:space="0" w:color="auto"/>
            <w:bottom w:val="none" w:sz="0" w:space="0" w:color="auto"/>
            <w:right w:val="none" w:sz="0" w:space="0" w:color="auto"/>
          </w:divBdr>
        </w:div>
        <w:div w:id="1661350012">
          <w:marLeft w:val="640"/>
          <w:marRight w:val="0"/>
          <w:marTop w:val="0"/>
          <w:marBottom w:val="0"/>
          <w:divBdr>
            <w:top w:val="none" w:sz="0" w:space="0" w:color="auto"/>
            <w:left w:val="none" w:sz="0" w:space="0" w:color="auto"/>
            <w:bottom w:val="none" w:sz="0" w:space="0" w:color="auto"/>
            <w:right w:val="none" w:sz="0" w:space="0" w:color="auto"/>
          </w:divBdr>
        </w:div>
        <w:div w:id="1687902061">
          <w:marLeft w:val="640"/>
          <w:marRight w:val="0"/>
          <w:marTop w:val="0"/>
          <w:marBottom w:val="0"/>
          <w:divBdr>
            <w:top w:val="none" w:sz="0" w:space="0" w:color="auto"/>
            <w:left w:val="none" w:sz="0" w:space="0" w:color="auto"/>
            <w:bottom w:val="none" w:sz="0" w:space="0" w:color="auto"/>
            <w:right w:val="none" w:sz="0" w:space="0" w:color="auto"/>
          </w:divBdr>
        </w:div>
        <w:div w:id="1704012713">
          <w:marLeft w:val="640"/>
          <w:marRight w:val="0"/>
          <w:marTop w:val="0"/>
          <w:marBottom w:val="0"/>
          <w:divBdr>
            <w:top w:val="none" w:sz="0" w:space="0" w:color="auto"/>
            <w:left w:val="none" w:sz="0" w:space="0" w:color="auto"/>
            <w:bottom w:val="none" w:sz="0" w:space="0" w:color="auto"/>
            <w:right w:val="none" w:sz="0" w:space="0" w:color="auto"/>
          </w:divBdr>
        </w:div>
        <w:div w:id="1901666582">
          <w:marLeft w:val="640"/>
          <w:marRight w:val="0"/>
          <w:marTop w:val="0"/>
          <w:marBottom w:val="0"/>
          <w:divBdr>
            <w:top w:val="none" w:sz="0" w:space="0" w:color="auto"/>
            <w:left w:val="none" w:sz="0" w:space="0" w:color="auto"/>
            <w:bottom w:val="none" w:sz="0" w:space="0" w:color="auto"/>
            <w:right w:val="none" w:sz="0" w:space="0" w:color="auto"/>
          </w:divBdr>
        </w:div>
        <w:div w:id="1952125704">
          <w:marLeft w:val="640"/>
          <w:marRight w:val="0"/>
          <w:marTop w:val="0"/>
          <w:marBottom w:val="0"/>
          <w:divBdr>
            <w:top w:val="none" w:sz="0" w:space="0" w:color="auto"/>
            <w:left w:val="none" w:sz="0" w:space="0" w:color="auto"/>
            <w:bottom w:val="none" w:sz="0" w:space="0" w:color="auto"/>
            <w:right w:val="none" w:sz="0" w:space="0" w:color="auto"/>
          </w:divBdr>
        </w:div>
        <w:div w:id="1972402173">
          <w:marLeft w:val="640"/>
          <w:marRight w:val="0"/>
          <w:marTop w:val="0"/>
          <w:marBottom w:val="0"/>
          <w:divBdr>
            <w:top w:val="none" w:sz="0" w:space="0" w:color="auto"/>
            <w:left w:val="none" w:sz="0" w:space="0" w:color="auto"/>
            <w:bottom w:val="none" w:sz="0" w:space="0" w:color="auto"/>
            <w:right w:val="none" w:sz="0" w:space="0" w:color="auto"/>
          </w:divBdr>
        </w:div>
        <w:div w:id="1974288321">
          <w:marLeft w:val="640"/>
          <w:marRight w:val="0"/>
          <w:marTop w:val="0"/>
          <w:marBottom w:val="0"/>
          <w:divBdr>
            <w:top w:val="none" w:sz="0" w:space="0" w:color="auto"/>
            <w:left w:val="none" w:sz="0" w:space="0" w:color="auto"/>
            <w:bottom w:val="none" w:sz="0" w:space="0" w:color="auto"/>
            <w:right w:val="none" w:sz="0" w:space="0" w:color="auto"/>
          </w:divBdr>
        </w:div>
        <w:div w:id="1987733792">
          <w:marLeft w:val="640"/>
          <w:marRight w:val="0"/>
          <w:marTop w:val="0"/>
          <w:marBottom w:val="0"/>
          <w:divBdr>
            <w:top w:val="none" w:sz="0" w:space="0" w:color="auto"/>
            <w:left w:val="none" w:sz="0" w:space="0" w:color="auto"/>
            <w:bottom w:val="none" w:sz="0" w:space="0" w:color="auto"/>
            <w:right w:val="none" w:sz="0" w:space="0" w:color="auto"/>
          </w:divBdr>
        </w:div>
        <w:div w:id="2040620476">
          <w:marLeft w:val="640"/>
          <w:marRight w:val="0"/>
          <w:marTop w:val="0"/>
          <w:marBottom w:val="0"/>
          <w:divBdr>
            <w:top w:val="none" w:sz="0" w:space="0" w:color="auto"/>
            <w:left w:val="none" w:sz="0" w:space="0" w:color="auto"/>
            <w:bottom w:val="none" w:sz="0" w:space="0" w:color="auto"/>
            <w:right w:val="none" w:sz="0" w:space="0" w:color="auto"/>
          </w:divBdr>
        </w:div>
        <w:div w:id="2059817058">
          <w:marLeft w:val="640"/>
          <w:marRight w:val="0"/>
          <w:marTop w:val="0"/>
          <w:marBottom w:val="0"/>
          <w:divBdr>
            <w:top w:val="none" w:sz="0" w:space="0" w:color="auto"/>
            <w:left w:val="none" w:sz="0" w:space="0" w:color="auto"/>
            <w:bottom w:val="none" w:sz="0" w:space="0" w:color="auto"/>
            <w:right w:val="none" w:sz="0" w:space="0" w:color="auto"/>
          </w:divBdr>
        </w:div>
        <w:div w:id="2141916610">
          <w:marLeft w:val="640"/>
          <w:marRight w:val="0"/>
          <w:marTop w:val="0"/>
          <w:marBottom w:val="0"/>
          <w:divBdr>
            <w:top w:val="none" w:sz="0" w:space="0" w:color="auto"/>
            <w:left w:val="none" w:sz="0" w:space="0" w:color="auto"/>
            <w:bottom w:val="none" w:sz="0" w:space="0" w:color="auto"/>
            <w:right w:val="none" w:sz="0" w:space="0" w:color="auto"/>
          </w:divBdr>
        </w:div>
      </w:divsChild>
    </w:div>
    <w:div w:id="1831750643">
      <w:bodyDiv w:val="1"/>
      <w:marLeft w:val="0"/>
      <w:marRight w:val="0"/>
      <w:marTop w:val="0"/>
      <w:marBottom w:val="0"/>
      <w:divBdr>
        <w:top w:val="none" w:sz="0" w:space="0" w:color="auto"/>
        <w:left w:val="none" w:sz="0" w:space="0" w:color="auto"/>
        <w:bottom w:val="none" w:sz="0" w:space="0" w:color="auto"/>
        <w:right w:val="none" w:sz="0" w:space="0" w:color="auto"/>
      </w:divBdr>
      <w:divsChild>
        <w:div w:id="43062799">
          <w:marLeft w:val="640"/>
          <w:marRight w:val="0"/>
          <w:marTop w:val="0"/>
          <w:marBottom w:val="0"/>
          <w:divBdr>
            <w:top w:val="none" w:sz="0" w:space="0" w:color="auto"/>
            <w:left w:val="none" w:sz="0" w:space="0" w:color="auto"/>
            <w:bottom w:val="none" w:sz="0" w:space="0" w:color="auto"/>
            <w:right w:val="none" w:sz="0" w:space="0" w:color="auto"/>
          </w:divBdr>
        </w:div>
        <w:div w:id="207911625">
          <w:marLeft w:val="640"/>
          <w:marRight w:val="0"/>
          <w:marTop w:val="0"/>
          <w:marBottom w:val="0"/>
          <w:divBdr>
            <w:top w:val="none" w:sz="0" w:space="0" w:color="auto"/>
            <w:left w:val="none" w:sz="0" w:space="0" w:color="auto"/>
            <w:bottom w:val="none" w:sz="0" w:space="0" w:color="auto"/>
            <w:right w:val="none" w:sz="0" w:space="0" w:color="auto"/>
          </w:divBdr>
        </w:div>
        <w:div w:id="312218237">
          <w:marLeft w:val="640"/>
          <w:marRight w:val="0"/>
          <w:marTop w:val="0"/>
          <w:marBottom w:val="0"/>
          <w:divBdr>
            <w:top w:val="none" w:sz="0" w:space="0" w:color="auto"/>
            <w:left w:val="none" w:sz="0" w:space="0" w:color="auto"/>
            <w:bottom w:val="none" w:sz="0" w:space="0" w:color="auto"/>
            <w:right w:val="none" w:sz="0" w:space="0" w:color="auto"/>
          </w:divBdr>
        </w:div>
        <w:div w:id="531111347">
          <w:marLeft w:val="640"/>
          <w:marRight w:val="0"/>
          <w:marTop w:val="0"/>
          <w:marBottom w:val="0"/>
          <w:divBdr>
            <w:top w:val="none" w:sz="0" w:space="0" w:color="auto"/>
            <w:left w:val="none" w:sz="0" w:space="0" w:color="auto"/>
            <w:bottom w:val="none" w:sz="0" w:space="0" w:color="auto"/>
            <w:right w:val="none" w:sz="0" w:space="0" w:color="auto"/>
          </w:divBdr>
        </w:div>
        <w:div w:id="543443138">
          <w:marLeft w:val="640"/>
          <w:marRight w:val="0"/>
          <w:marTop w:val="0"/>
          <w:marBottom w:val="0"/>
          <w:divBdr>
            <w:top w:val="none" w:sz="0" w:space="0" w:color="auto"/>
            <w:left w:val="none" w:sz="0" w:space="0" w:color="auto"/>
            <w:bottom w:val="none" w:sz="0" w:space="0" w:color="auto"/>
            <w:right w:val="none" w:sz="0" w:space="0" w:color="auto"/>
          </w:divBdr>
        </w:div>
        <w:div w:id="592594906">
          <w:marLeft w:val="640"/>
          <w:marRight w:val="0"/>
          <w:marTop w:val="0"/>
          <w:marBottom w:val="0"/>
          <w:divBdr>
            <w:top w:val="none" w:sz="0" w:space="0" w:color="auto"/>
            <w:left w:val="none" w:sz="0" w:space="0" w:color="auto"/>
            <w:bottom w:val="none" w:sz="0" w:space="0" w:color="auto"/>
            <w:right w:val="none" w:sz="0" w:space="0" w:color="auto"/>
          </w:divBdr>
        </w:div>
        <w:div w:id="659580856">
          <w:marLeft w:val="640"/>
          <w:marRight w:val="0"/>
          <w:marTop w:val="0"/>
          <w:marBottom w:val="0"/>
          <w:divBdr>
            <w:top w:val="none" w:sz="0" w:space="0" w:color="auto"/>
            <w:left w:val="none" w:sz="0" w:space="0" w:color="auto"/>
            <w:bottom w:val="none" w:sz="0" w:space="0" w:color="auto"/>
            <w:right w:val="none" w:sz="0" w:space="0" w:color="auto"/>
          </w:divBdr>
        </w:div>
        <w:div w:id="680397732">
          <w:marLeft w:val="640"/>
          <w:marRight w:val="0"/>
          <w:marTop w:val="0"/>
          <w:marBottom w:val="0"/>
          <w:divBdr>
            <w:top w:val="none" w:sz="0" w:space="0" w:color="auto"/>
            <w:left w:val="none" w:sz="0" w:space="0" w:color="auto"/>
            <w:bottom w:val="none" w:sz="0" w:space="0" w:color="auto"/>
            <w:right w:val="none" w:sz="0" w:space="0" w:color="auto"/>
          </w:divBdr>
        </w:div>
        <w:div w:id="767771326">
          <w:marLeft w:val="640"/>
          <w:marRight w:val="0"/>
          <w:marTop w:val="0"/>
          <w:marBottom w:val="0"/>
          <w:divBdr>
            <w:top w:val="none" w:sz="0" w:space="0" w:color="auto"/>
            <w:left w:val="none" w:sz="0" w:space="0" w:color="auto"/>
            <w:bottom w:val="none" w:sz="0" w:space="0" w:color="auto"/>
            <w:right w:val="none" w:sz="0" w:space="0" w:color="auto"/>
          </w:divBdr>
        </w:div>
        <w:div w:id="771172644">
          <w:marLeft w:val="640"/>
          <w:marRight w:val="0"/>
          <w:marTop w:val="0"/>
          <w:marBottom w:val="0"/>
          <w:divBdr>
            <w:top w:val="none" w:sz="0" w:space="0" w:color="auto"/>
            <w:left w:val="none" w:sz="0" w:space="0" w:color="auto"/>
            <w:bottom w:val="none" w:sz="0" w:space="0" w:color="auto"/>
            <w:right w:val="none" w:sz="0" w:space="0" w:color="auto"/>
          </w:divBdr>
        </w:div>
        <w:div w:id="870385055">
          <w:marLeft w:val="640"/>
          <w:marRight w:val="0"/>
          <w:marTop w:val="0"/>
          <w:marBottom w:val="0"/>
          <w:divBdr>
            <w:top w:val="none" w:sz="0" w:space="0" w:color="auto"/>
            <w:left w:val="none" w:sz="0" w:space="0" w:color="auto"/>
            <w:bottom w:val="none" w:sz="0" w:space="0" w:color="auto"/>
            <w:right w:val="none" w:sz="0" w:space="0" w:color="auto"/>
          </w:divBdr>
        </w:div>
        <w:div w:id="903681497">
          <w:marLeft w:val="640"/>
          <w:marRight w:val="0"/>
          <w:marTop w:val="0"/>
          <w:marBottom w:val="0"/>
          <w:divBdr>
            <w:top w:val="none" w:sz="0" w:space="0" w:color="auto"/>
            <w:left w:val="none" w:sz="0" w:space="0" w:color="auto"/>
            <w:bottom w:val="none" w:sz="0" w:space="0" w:color="auto"/>
            <w:right w:val="none" w:sz="0" w:space="0" w:color="auto"/>
          </w:divBdr>
        </w:div>
        <w:div w:id="943809512">
          <w:marLeft w:val="640"/>
          <w:marRight w:val="0"/>
          <w:marTop w:val="0"/>
          <w:marBottom w:val="0"/>
          <w:divBdr>
            <w:top w:val="none" w:sz="0" w:space="0" w:color="auto"/>
            <w:left w:val="none" w:sz="0" w:space="0" w:color="auto"/>
            <w:bottom w:val="none" w:sz="0" w:space="0" w:color="auto"/>
            <w:right w:val="none" w:sz="0" w:space="0" w:color="auto"/>
          </w:divBdr>
        </w:div>
        <w:div w:id="1014259560">
          <w:marLeft w:val="640"/>
          <w:marRight w:val="0"/>
          <w:marTop w:val="0"/>
          <w:marBottom w:val="0"/>
          <w:divBdr>
            <w:top w:val="none" w:sz="0" w:space="0" w:color="auto"/>
            <w:left w:val="none" w:sz="0" w:space="0" w:color="auto"/>
            <w:bottom w:val="none" w:sz="0" w:space="0" w:color="auto"/>
            <w:right w:val="none" w:sz="0" w:space="0" w:color="auto"/>
          </w:divBdr>
        </w:div>
        <w:div w:id="1025789513">
          <w:marLeft w:val="640"/>
          <w:marRight w:val="0"/>
          <w:marTop w:val="0"/>
          <w:marBottom w:val="0"/>
          <w:divBdr>
            <w:top w:val="none" w:sz="0" w:space="0" w:color="auto"/>
            <w:left w:val="none" w:sz="0" w:space="0" w:color="auto"/>
            <w:bottom w:val="none" w:sz="0" w:space="0" w:color="auto"/>
            <w:right w:val="none" w:sz="0" w:space="0" w:color="auto"/>
          </w:divBdr>
        </w:div>
        <w:div w:id="1035034216">
          <w:marLeft w:val="640"/>
          <w:marRight w:val="0"/>
          <w:marTop w:val="0"/>
          <w:marBottom w:val="0"/>
          <w:divBdr>
            <w:top w:val="none" w:sz="0" w:space="0" w:color="auto"/>
            <w:left w:val="none" w:sz="0" w:space="0" w:color="auto"/>
            <w:bottom w:val="none" w:sz="0" w:space="0" w:color="auto"/>
            <w:right w:val="none" w:sz="0" w:space="0" w:color="auto"/>
          </w:divBdr>
        </w:div>
        <w:div w:id="1073890485">
          <w:marLeft w:val="640"/>
          <w:marRight w:val="0"/>
          <w:marTop w:val="0"/>
          <w:marBottom w:val="0"/>
          <w:divBdr>
            <w:top w:val="none" w:sz="0" w:space="0" w:color="auto"/>
            <w:left w:val="none" w:sz="0" w:space="0" w:color="auto"/>
            <w:bottom w:val="none" w:sz="0" w:space="0" w:color="auto"/>
            <w:right w:val="none" w:sz="0" w:space="0" w:color="auto"/>
          </w:divBdr>
        </w:div>
        <w:div w:id="1144615044">
          <w:marLeft w:val="640"/>
          <w:marRight w:val="0"/>
          <w:marTop w:val="0"/>
          <w:marBottom w:val="0"/>
          <w:divBdr>
            <w:top w:val="none" w:sz="0" w:space="0" w:color="auto"/>
            <w:left w:val="none" w:sz="0" w:space="0" w:color="auto"/>
            <w:bottom w:val="none" w:sz="0" w:space="0" w:color="auto"/>
            <w:right w:val="none" w:sz="0" w:space="0" w:color="auto"/>
          </w:divBdr>
        </w:div>
        <w:div w:id="1540046782">
          <w:marLeft w:val="640"/>
          <w:marRight w:val="0"/>
          <w:marTop w:val="0"/>
          <w:marBottom w:val="0"/>
          <w:divBdr>
            <w:top w:val="none" w:sz="0" w:space="0" w:color="auto"/>
            <w:left w:val="none" w:sz="0" w:space="0" w:color="auto"/>
            <w:bottom w:val="none" w:sz="0" w:space="0" w:color="auto"/>
            <w:right w:val="none" w:sz="0" w:space="0" w:color="auto"/>
          </w:divBdr>
        </w:div>
        <w:div w:id="1548443999">
          <w:marLeft w:val="640"/>
          <w:marRight w:val="0"/>
          <w:marTop w:val="0"/>
          <w:marBottom w:val="0"/>
          <w:divBdr>
            <w:top w:val="none" w:sz="0" w:space="0" w:color="auto"/>
            <w:left w:val="none" w:sz="0" w:space="0" w:color="auto"/>
            <w:bottom w:val="none" w:sz="0" w:space="0" w:color="auto"/>
            <w:right w:val="none" w:sz="0" w:space="0" w:color="auto"/>
          </w:divBdr>
        </w:div>
        <w:div w:id="1561554736">
          <w:marLeft w:val="640"/>
          <w:marRight w:val="0"/>
          <w:marTop w:val="0"/>
          <w:marBottom w:val="0"/>
          <w:divBdr>
            <w:top w:val="none" w:sz="0" w:space="0" w:color="auto"/>
            <w:left w:val="none" w:sz="0" w:space="0" w:color="auto"/>
            <w:bottom w:val="none" w:sz="0" w:space="0" w:color="auto"/>
            <w:right w:val="none" w:sz="0" w:space="0" w:color="auto"/>
          </w:divBdr>
        </w:div>
        <w:div w:id="1641421406">
          <w:marLeft w:val="640"/>
          <w:marRight w:val="0"/>
          <w:marTop w:val="0"/>
          <w:marBottom w:val="0"/>
          <w:divBdr>
            <w:top w:val="none" w:sz="0" w:space="0" w:color="auto"/>
            <w:left w:val="none" w:sz="0" w:space="0" w:color="auto"/>
            <w:bottom w:val="none" w:sz="0" w:space="0" w:color="auto"/>
            <w:right w:val="none" w:sz="0" w:space="0" w:color="auto"/>
          </w:divBdr>
        </w:div>
        <w:div w:id="1666129677">
          <w:marLeft w:val="640"/>
          <w:marRight w:val="0"/>
          <w:marTop w:val="0"/>
          <w:marBottom w:val="0"/>
          <w:divBdr>
            <w:top w:val="none" w:sz="0" w:space="0" w:color="auto"/>
            <w:left w:val="none" w:sz="0" w:space="0" w:color="auto"/>
            <w:bottom w:val="none" w:sz="0" w:space="0" w:color="auto"/>
            <w:right w:val="none" w:sz="0" w:space="0" w:color="auto"/>
          </w:divBdr>
        </w:div>
        <w:div w:id="1703437999">
          <w:marLeft w:val="640"/>
          <w:marRight w:val="0"/>
          <w:marTop w:val="0"/>
          <w:marBottom w:val="0"/>
          <w:divBdr>
            <w:top w:val="none" w:sz="0" w:space="0" w:color="auto"/>
            <w:left w:val="none" w:sz="0" w:space="0" w:color="auto"/>
            <w:bottom w:val="none" w:sz="0" w:space="0" w:color="auto"/>
            <w:right w:val="none" w:sz="0" w:space="0" w:color="auto"/>
          </w:divBdr>
        </w:div>
        <w:div w:id="1707873537">
          <w:marLeft w:val="640"/>
          <w:marRight w:val="0"/>
          <w:marTop w:val="0"/>
          <w:marBottom w:val="0"/>
          <w:divBdr>
            <w:top w:val="none" w:sz="0" w:space="0" w:color="auto"/>
            <w:left w:val="none" w:sz="0" w:space="0" w:color="auto"/>
            <w:bottom w:val="none" w:sz="0" w:space="0" w:color="auto"/>
            <w:right w:val="none" w:sz="0" w:space="0" w:color="auto"/>
          </w:divBdr>
        </w:div>
        <w:div w:id="1805148772">
          <w:marLeft w:val="640"/>
          <w:marRight w:val="0"/>
          <w:marTop w:val="0"/>
          <w:marBottom w:val="0"/>
          <w:divBdr>
            <w:top w:val="none" w:sz="0" w:space="0" w:color="auto"/>
            <w:left w:val="none" w:sz="0" w:space="0" w:color="auto"/>
            <w:bottom w:val="none" w:sz="0" w:space="0" w:color="auto"/>
            <w:right w:val="none" w:sz="0" w:space="0" w:color="auto"/>
          </w:divBdr>
        </w:div>
        <w:div w:id="1810436315">
          <w:marLeft w:val="640"/>
          <w:marRight w:val="0"/>
          <w:marTop w:val="0"/>
          <w:marBottom w:val="0"/>
          <w:divBdr>
            <w:top w:val="none" w:sz="0" w:space="0" w:color="auto"/>
            <w:left w:val="none" w:sz="0" w:space="0" w:color="auto"/>
            <w:bottom w:val="none" w:sz="0" w:space="0" w:color="auto"/>
            <w:right w:val="none" w:sz="0" w:space="0" w:color="auto"/>
          </w:divBdr>
        </w:div>
        <w:div w:id="1870070840">
          <w:marLeft w:val="640"/>
          <w:marRight w:val="0"/>
          <w:marTop w:val="0"/>
          <w:marBottom w:val="0"/>
          <w:divBdr>
            <w:top w:val="none" w:sz="0" w:space="0" w:color="auto"/>
            <w:left w:val="none" w:sz="0" w:space="0" w:color="auto"/>
            <w:bottom w:val="none" w:sz="0" w:space="0" w:color="auto"/>
            <w:right w:val="none" w:sz="0" w:space="0" w:color="auto"/>
          </w:divBdr>
        </w:div>
        <w:div w:id="1885369729">
          <w:marLeft w:val="640"/>
          <w:marRight w:val="0"/>
          <w:marTop w:val="0"/>
          <w:marBottom w:val="0"/>
          <w:divBdr>
            <w:top w:val="none" w:sz="0" w:space="0" w:color="auto"/>
            <w:left w:val="none" w:sz="0" w:space="0" w:color="auto"/>
            <w:bottom w:val="none" w:sz="0" w:space="0" w:color="auto"/>
            <w:right w:val="none" w:sz="0" w:space="0" w:color="auto"/>
          </w:divBdr>
        </w:div>
        <w:div w:id="2100441858">
          <w:marLeft w:val="640"/>
          <w:marRight w:val="0"/>
          <w:marTop w:val="0"/>
          <w:marBottom w:val="0"/>
          <w:divBdr>
            <w:top w:val="none" w:sz="0" w:space="0" w:color="auto"/>
            <w:left w:val="none" w:sz="0" w:space="0" w:color="auto"/>
            <w:bottom w:val="none" w:sz="0" w:space="0" w:color="auto"/>
            <w:right w:val="none" w:sz="0" w:space="0" w:color="auto"/>
          </w:divBdr>
        </w:div>
        <w:div w:id="2116824598">
          <w:marLeft w:val="640"/>
          <w:marRight w:val="0"/>
          <w:marTop w:val="0"/>
          <w:marBottom w:val="0"/>
          <w:divBdr>
            <w:top w:val="none" w:sz="0" w:space="0" w:color="auto"/>
            <w:left w:val="none" w:sz="0" w:space="0" w:color="auto"/>
            <w:bottom w:val="none" w:sz="0" w:space="0" w:color="auto"/>
            <w:right w:val="none" w:sz="0" w:space="0" w:color="auto"/>
          </w:divBdr>
        </w:div>
        <w:div w:id="2119520641">
          <w:marLeft w:val="640"/>
          <w:marRight w:val="0"/>
          <w:marTop w:val="0"/>
          <w:marBottom w:val="0"/>
          <w:divBdr>
            <w:top w:val="none" w:sz="0" w:space="0" w:color="auto"/>
            <w:left w:val="none" w:sz="0" w:space="0" w:color="auto"/>
            <w:bottom w:val="none" w:sz="0" w:space="0" w:color="auto"/>
            <w:right w:val="none" w:sz="0" w:space="0" w:color="auto"/>
          </w:divBdr>
        </w:div>
      </w:divsChild>
    </w:div>
    <w:div w:id="2102986178">
      <w:bodyDiv w:val="1"/>
      <w:marLeft w:val="0"/>
      <w:marRight w:val="0"/>
      <w:marTop w:val="0"/>
      <w:marBottom w:val="0"/>
      <w:divBdr>
        <w:top w:val="none" w:sz="0" w:space="0" w:color="auto"/>
        <w:left w:val="none" w:sz="0" w:space="0" w:color="auto"/>
        <w:bottom w:val="none" w:sz="0" w:space="0" w:color="auto"/>
        <w:right w:val="none" w:sz="0" w:space="0" w:color="auto"/>
      </w:divBdr>
      <w:divsChild>
        <w:div w:id="54402878">
          <w:marLeft w:val="640"/>
          <w:marRight w:val="0"/>
          <w:marTop w:val="0"/>
          <w:marBottom w:val="0"/>
          <w:divBdr>
            <w:top w:val="none" w:sz="0" w:space="0" w:color="auto"/>
            <w:left w:val="none" w:sz="0" w:space="0" w:color="auto"/>
            <w:bottom w:val="none" w:sz="0" w:space="0" w:color="auto"/>
            <w:right w:val="none" w:sz="0" w:space="0" w:color="auto"/>
          </w:divBdr>
        </w:div>
        <w:div w:id="85810049">
          <w:marLeft w:val="640"/>
          <w:marRight w:val="0"/>
          <w:marTop w:val="0"/>
          <w:marBottom w:val="0"/>
          <w:divBdr>
            <w:top w:val="none" w:sz="0" w:space="0" w:color="auto"/>
            <w:left w:val="none" w:sz="0" w:space="0" w:color="auto"/>
            <w:bottom w:val="none" w:sz="0" w:space="0" w:color="auto"/>
            <w:right w:val="none" w:sz="0" w:space="0" w:color="auto"/>
          </w:divBdr>
        </w:div>
        <w:div w:id="172188477">
          <w:marLeft w:val="640"/>
          <w:marRight w:val="0"/>
          <w:marTop w:val="0"/>
          <w:marBottom w:val="0"/>
          <w:divBdr>
            <w:top w:val="none" w:sz="0" w:space="0" w:color="auto"/>
            <w:left w:val="none" w:sz="0" w:space="0" w:color="auto"/>
            <w:bottom w:val="none" w:sz="0" w:space="0" w:color="auto"/>
            <w:right w:val="none" w:sz="0" w:space="0" w:color="auto"/>
          </w:divBdr>
        </w:div>
        <w:div w:id="185825310">
          <w:marLeft w:val="640"/>
          <w:marRight w:val="0"/>
          <w:marTop w:val="0"/>
          <w:marBottom w:val="0"/>
          <w:divBdr>
            <w:top w:val="none" w:sz="0" w:space="0" w:color="auto"/>
            <w:left w:val="none" w:sz="0" w:space="0" w:color="auto"/>
            <w:bottom w:val="none" w:sz="0" w:space="0" w:color="auto"/>
            <w:right w:val="none" w:sz="0" w:space="0" w:color="auto"/>
          </w:divBdr>
        </w:div>
        <w:div w:id="216747770">
          <w:marLeft w:val="640"/>
          <w:marRight w:val="0"/>
          <w:marTop w:val="0"/>
          <w:marBottom w:val="0"/>
          <w:divBdr>
            <w:top w:val="none" w:sz="0" w:space="0" w:color="auto"/>
            <w:left w:val="none" w:sz="0" w:space="0" w:color="auto"/>
            <w:bottom w:val="none" w:sz="0" w:space="0" w:color="auto"/>
            <w:right w:val="none" w:sz="0" w:space="0" w:color="auto"/>
          </w:divBdr>
        </w:div>
        <w:div w:id="282659935">
          <w:marLeft w:val="640"/>
          <w:marRight w:val="0"/>
          <w:marTop w:val="0"/>
          <w:marBottom w:val="0"/>
          <w:divBdr>
            <w:top w:val="none" w:sz="0" w:space="0" w:color="auto"/>
            <w:left w:val="none" w:sz="0" w:space="0" w:color="auto"/>
            <w:bottom w:val="none" w:sz="0" w:space="0" w:color="auto"/>
            <w:right w:val="none" w:sz="0" w:space="0" w:color="auto"/>
          </w:divBdr>
        </w:div>
        <w:div w:id="356345879">
          <w:marLeft w:val="640"/>
          <w:marRight w:val="0"/>
          <w:marTop w:val="0"/>
          <w:marBottom w:val="0"/>
          <w:divBdr>
            <w:top w:val="none" w:sz="0" w:space="0" w:color="auto"/>
            <w:left w:val="none" w:sz="0" w:space="0" w:color="auto"/>
            <w:bottom w:val="none" w:sz="0" w:space="0" w:color="auto"/>
            <w:right w:val="none" w:sz="0" w:space="0" w:color="auto"/>
          </w:divBdr>
        </w:div>
        <w:div w:id="391389854">
          <w:marLeft w:val="640"/>
          <w:marRight w:val="0"/>
          <w:marTop w:val="0"/>
          <w:marBottom w:val="0"/>
          <w:divBdr>
            <w:top w:val="none" w:sz="0" w:space="0" w:color="auto"/>
            <w:left w:val="none" w:sz="0" w:space="0" w:color="auto"/>
            <w:bottom w:val="none" w:sz="0" w:space="0" w:color="auto"/>
            <w:right w:val="none" w:sz="0" w:space="0" w:color="auto"/>
          </w:divBdr>
        </w:div>
        <w:div w:id="440106047">
          <w:marLeft w:val="640"/>
          <w:marRight w:val="0"/>
          <w:marTop w:val="0"/>
          <w:marBottom w:val="0"/>
          <w:divBdr>
            <w:top w:val="none" w:sz="0" w:space="0" w:color="auto"/>
            <w:left w:val="none" w:sz="0" w:space="0" w:color="auto"/>
            <w:bottom w:val="none" w:sz="0" w:space="0" w:color="auto"/>
            <w:right w:val="none" w:sz="0" w:space="0" w:color="auto"/>
          </w:divBdr>
        </w:div>
        <w:div w:id="510609424">
          <w:marLeft w:val="640"/>
          <w:marRight w:val="0"/>
          <w:marTop w:val="0"/>
          <w:marBottom w:val="0"/>
          <w:divBdr>
            <w:top w:val="none" w:sz="0" w:space="0" w:color="auto"/>
            <w:left w:val="none" w:sz="0" w:space="0" w:color="auto"/>
            <w:bottom w:val="none" w:sz="0" w:space="0" w:color="auto"/>
            <w:right w:val="none" w:sz="0" w:space="0" w:color="auto"/>
          </w:divBdr>
        </w:div>
        <w:div w:id="636841317">
          <w:marLeft w:val="640"/>
          <w:marRight w:val="0"/>
          <w:marTop w:val="0"/>
          <w:marBottom w:val="0"/>
          <w:divBdr>
            <w:top w:val="none" w:sz="0" w:space="0" w:color="auto"/>
            <w:left w:val="none" w:sz="0" w:space="0" w:color="auto"/>
            <w:bottom w:val="none" w:sz="0" w:space="0" w:color="auto"/>
            <w:right w:val="none" w:sz="0" w:space="0" w:color="auto"/>
          </w:divBdr>
        </w:div>
        <w:div w:id="705371069">
          <w:marLeft w:val="640"/>
          <w:marRight w:val="0"/>
          <w:marTop w:val="0"/>
          <w:marBottom w:val="0"/>
          <w:divBdr>
            <w:top w:val="none" w:sz="0" w:space="0" w:color="auto"/>
            <w:left w:val="none" w:sz="0" w:space="0" w:color="auto"/>
            <w:bottom w:val="none" w:sz="0" w:space="0" w:color="auto"/>
            <w:right w:val="none" w:sz="0" w:space="0" w:color="auto"/>
          </w:divBdr>
        </w:div>
        <w:div w:id="736392493">
          <w:marLeft w:val="640"/>
          <w:marRight w:val="0"/>
          <w:marTop w:val="0"/>
          <w:marBottom w:val="0"/>
          <w:divBdr>
            <w:top w:val="none" w:sz="0" w:space="0" w:color="auto"/>
            <w:left w:val="none" w:sz="0" w:space="0" w:color="auto"/>
            <w:bottom w:val="none" w:sz="0" w:space="0" w:color="auto"/>
            <w:right w:val="none" w:sz="0" w:space="0" w:color="auto"/>
          </w:divBdr>
        </w:div>
        <w:div w:id="924462630">
          <w:marLeft w:val="640"/>
          <w:marRight w:val="0"/>
          <w:marTop w:val="0"/>
          <w:marBottom w:val="0"/>
          <w:divBdr>
            <w:top w:val="none" w:sz="0" w:space="0" w:color="auto"/>
            <w:left w:val="none" w:sz="0" w:space="0" w:color="auto"/>
            <w:bottom w:val="none" w:sz="0" w:space="0" w:color="auto"/>
            <w:right w:val="none" w:sz="0" w:space="0" w:color="auto"/>
          </w:divBdr>
        </w:div>
        <w:div w:id="982082686">
          <w:marLeft w:val="640"/>
          <w:marRight w:val="0"/>
          <w:marTop w:val="0"/>
          <w:marBottom w:val="0"/>
          <w:divBdr>
            <w:top w:val="none" w:sz="0" w:space="0" w:color="auto"/>
            <w:left w:val="none" w:sz="0" w:space="0" w:color="auto"/>
            <w:bottom w:val="none" w:sz="0" w:space="0" w:color="auto"/>
            <w:right w:val="none" w:sz="0" w:space="0" w:color="auto"/>
          </w:divBdr>
        </w:div>
        <w:div w:id="1113092100">
          <w:marLeft w:val="640"/>
          <w:marRight w:val="0"/>
          <w:marTop w:val="0"/>
          <w:marBottom w:val="0"/>
          <w:divBdr>
            <w:top w:val="none" w:sz="0" w:space="0" w:color="auto"/>
            <w:left w:val="none" w:sz="0" w:space="0" w:color="auto"/>
            <w:bottom w:val="none" w:sz="0" w:space="0" w:color="auto"/>
            <w:right w:val="none" w:sz="0" w:space="0" w:color="auto"/>
          </w:divBdr>
        </w:div>
        <w:div w:id="1118640655">
          <w:marLeft w:val="640"/>
          <w:marRight w:val="0"/>
          <w:marTop w:val="0"/>
          <w:marBottom w:val="0"/>
          <w:divBdr>
            <w:top w:val="none" w:sz="0" w:space="0" w:color="auto"/>
            <w:left w:val="none" w:sz="0" w:space="0" w:color="auto"/>
            <w:bottom w:val="none" w:sz="0" w:space="0" w:color="auto"/>
            <w:right w:val="none" w:sz="0" w:space="0" w:color="auto"/>
          </w:divBdr>
        </w:div>
        <w:div w:id="1184201612">
          <w:marLeft w:val="640"/>
          <w:marRight w:val="0"/>
          <w:marTop w:val="0"/>
          <w:marBottom w:val="0"/>
          <w:divBdr>
            <w:top w:val="none" w:sz="0" w:space="0" w:color="auto"/>
            <w:left w:val="none" w:sz="0" w:space="0" w:color="auto"/>
            <w:bottom w:val="none" w:sz="0" w:space="0" w:color="auto"/>
            <w:right w:val="none" w:sz="0" w:space="0" w:color="auto"/>
          </w:divBdr>
        </w:div>
        <w:div w:id="1219978011">
          <w:marLeft w:val="640"/>
          <w:marRight w:val="0"/>
          <w:marTop w:val="0"/>
          <w:marBottom w:val="0"/>
          <w:divBdr>
            <w:top w:val="none" w:sz="0" w:space="0" w:color="auto"/>
            <w:left w:val="none" w:sz="0" w:space="0" w:color="auto"/>
            <w:bottom w:val="none" w:sz="0" w:space="0" w:color="auto"/>
            <w:right w:val="none" w:sz="0" w:space="0" w:color="auto"/>
          </w:divBdr>
        </w:div>
        <w:div w:id="1389953820">
          <w:marLeft w:val="640"/>
          <w:marRight w:val="0"/>
          <w:marTop w:val="0"/>
          <w:marBottom w:val="0"/>
          <w:divBdr>
            <w:top w:val="none" w:sz="0" w:space="0" w:color="auto"/>
            <w:left w:val="none" w:sz="0" w:space="0" w:color="auto"/>
            <w:bottom w:val="none" w:sz="0" w:space="0" w:color="auto"/>
            <w:right w:val="none" w:sz="0" w:space="0" w:color="auto"/>
          </w:divBdr>
        </w:div>
        <w:div w:id="1395657945">
          <w:marLeft w:val="640"/>
          <w:marRight w:val="0"/>
          <w:marTop w:val="0"/>
          <w:marBottom w:val="0"/>
          <w:divBdr>
            <w:top w:val="none" w:sz="0" w:space="0" w:color="auto"/>
            <w:left w:val="none" w:sz="0" w:space="0" w:color="auto"/>
            <w:bottom w:val="none" w:sz="0" w:space="0" w:color="auto"/>
            <w:right w:val="none" w:sz="0" w:space="0" w:color="auto"/>
          </w:divBdr>
        </w:div>
        <w:div w:id="1402169997">
          <w:marLeft w:val="640"/>
          <w:marRight w:val="0"/>
          <w:marTop w:val="0"/>
          <w:marBottom w:val="0"/>
          <w:divBdr>
            <w:top w:val="none" w:sz="0" w:space="0" w:color="auto"/>
            <w:left w:val="none" w:sz="0" w:space="0" w:color="auto"/>
            <w:bottom w:val="none" w:sz="0" w:space="0" w:color="auto"/>
            <w:right w:val="none" w:sz="0" w:space="0" w:color="auto"/>
          </w:divBdr>
        </w:div>
        <w:div w:id="1555197592">
          <w:marLeft w:val="640"/>
          <w:marRight w:val="0"/>
          <w:marTop w:val="0"/>
          <w:marBottom w:val="0"/>
          <w:divBdr>
            <w:top w:val="none" w:sz="0" w:space="0" w:color="auto"/>
            <w:left w:val="none" w:sz="0" w:space="0" w:color="auto"/>
            <w:bottom w:val="none" w:sz="0" w:space="0" w:color="auto"/>
            <w:right w:val="none" w:sz="0" w:space="0" w:color="auto"/>
          </w:divBdr>
        </w:div>
        <w:div w:id="1558786934">
          <w:marLeft w:val="640"/>
          <w:marRight w:val="0"/>
          <w:marTop w:val="0"/>
          <w:marBottom w:val="0"/>
          <w:divBdr>
            <w:top w:val="none" w:sz="0" w:space="0" w:color="auto"/>
            <w:left w:val="none" w:sz="0" w:space="0" w:color="auto"/>
            <w:bottom w:val="none" w:sz="0" w:space="0" w:color="auto"/>
            <w:right w:val="none" w:sz="0" w:space="0" w:color="auto"/>
          </w:divBdr>
        </w:div>
        <w:div w:id="1626228503">
          <w:marLeft w:val="640"/>
          <w:marRight w:val="0"/>
          <w:marTop w:val="0"/>
          <w:marBottom w:val="0"/>
          <w:divBdr>
            <w:top w:val="none" w:sz="0" w:space="0" w:color="auto"/>
            <w:left w:val="none" w:sz="0" w:space="0" w:color="auto"/>
            <w:bottom w:val="none" w:sz="0" w:space="0" w:color="auto"/>
            <w:right w:val="none" w:sz="0" w:space="0" w:color="auto"/>
          </w:divBdr>
        </w:div>
        <w:div w:id="1631545736">
          <w:marLeft w:val="640"/>
          <w:marRight w:val="0"/>
          <w:marTop w:val="0"/>
          <w:marBottom w:val="0"/>
          <w:divBdr>
            <w:top w:val="none" w:sz="0" w:space="0" w:color="auto"/>
            <w:left w:val="none" w:sz="0" w:space="0" w:color="auto"/>
            <w:bottom w:val="none" w:sz="0" w:space="0" w:color="auto"/>
            <w:right w:val="none" w:sz="0" w:space="0" w:color="auto"/>
          </w:divBdr>
        </w:div>
        <w:div w:id="1665930526">
          <w:marLeft w:val="640"/>
          <w:marRight w:val="0"/>
          <w:marTop w:val="0"/>
          <w:marBottom w:val="0"/>
          <w:divBdr>
            <w:top w:val="none" w:sz="0" w:space="0" w:color="auto"/>
            <w:left w:val="none" w:sz="0" w:space="0" w:color="auto"/>
            <w:bottom w:val="none" w:sz="0" w:space="0" w:color="auto"/>
            <w:right w:val="none" w:sz="0" w:space="0" w:color="auto"/>
          </w:divBdr>
        </w:div>
        <w:div w:id="1782414771">
          <w:marLeft w:val="640"/>
          <w:marRight w:val="0"/>
          <w:marTop w:val="0"/>
          <w:marBottom w:val="0"/>
          <w:divBdr>
            <w:top w:val="none" w:sz="0" w:space="0" w:color="auto"/>
            <w:left w:val="none" w:sz="0" w:space="0" w:color="auto"/>
            <w:bottom w:val="none" w:sz="0" w:space="0" w:color="auto"/>
            <w:right w:val="none" w:sz="0" w:space="0" w:color="auto"/>
          </w:divBdr>
        </w:div>
        <w:div w:id="1970622316">
          <w:marLeft w:val="640"/>
          <w:marRight w:val="0"/>
          <w:marTop w:val="0"/>
          <w:marBottom w:val="0"/>
          <w:divBdr>
            <w:top w:val="none" w:sz="0" w:space="0" w:color="auto"/>
            <w:left w:val="none" w:sz="0" w:space="0" w:color="auto"/>
            <w:bottom w:val="none" w:sz="0" w:space="0" w:color="auto"/>
            <w:right w:val="none" w:sz="0" w:space="0" w:color="auto"/>
          </w:divBdr>
        </w:div>
        <w:div w:id="1991664824">
          <w:marLeft w:val="640"/>
          <w:marRight w:val="0"/>
          <w:marTop w:val="0"/>
          <w:marBottom w:val="0"/>
          <w:divBdr>
            <w:top w:val="none" w:sz="0" w:space="0" w:color="auto"/>
            <w:left w:val="none" w:sz="0" w:space="0" w:color="auto"/>
            <w:bottom w:val="none" w:sz="0" w:space="0" w:color="auto"/>
            <w:right w:val="none" w:sz="0" w:space="0" w:color="auto"/>
          </w:divBdr>
        </w:div>
        <w:div w:id="2074545837">
          <w:marLeft w:val="640"/>
          <w:marRight w:val="0"/>
          <w:marTop w:val="0"/>
          <w:marBottom w:val="0"/>
          <w:divBdr>
            <w:top w:val="none" w:sz="0" w:space="0" w:color="auto"/>
            <w:left w:val="none" w:sz="0" w:space="0" w:color="auto"/>
            <w:bottom w:val="none" w:sz="0" w:space="0" w:color="auto"/>
            <w:right w:val="none" w:sz="0" w:space="0" w:color="auto"/>
          </w:divBdr>
        </w:div>
      </w:divsChild>
    </w:div>
  </w:divs>
  <w:encoding w:val="iso-8859-6"/>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3.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2.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hyperlink" Target="https://doi.org/10.1038/s41467-020-15096-0"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s>
</file>

<file path=word/_rels/header3.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DPI\Desktop\Word%20templates\micromachines-template.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E492FEA7C4442B39AB313D3152752E3"/>
        <w:category>
          <w:name w:val="General"/>
          <w:gallery w:val="placeholder"/>
        </w:category>
        <w:types>
          <w:type w:val="bbPlcHdr"/>
        </w:types>
        <w:behaviors>
          <w:behavior w:val="content"/>
        </w:behaviors>
        <w:guid w:val="{371F0FDA-4424-4851-B605-F5E6A8D044FE}"/>
      </w:docPartPr>
      <w:docPartBody>
        <w:p w:rsidR="00176193" w:rsidRDefault="00A96E87" w:rsidP="00A96E87">
          <w:pPr>
            <w:pStyle w:val="9E492FEA7C4442B39AB313D3152752E3"/>
          </w:pPr>
          <w:r w:rsidRPr="00F03ACA">
            <w:rPr>
              <w:rStyle w:val="YerTutucuMetni"/>
            </w:rPr>
            <w:t>Click or tap here to enter text.</w:t>
          </w:r>
        </w:p>
      </w:docPartBody>
    </w:docPart>
    <w:docPart>
      <w:docPartPr>
        <w:name w:val="3C35DAA605FF46B19CBFEDCAD574A14C"/>
        <w:category>
          <w:name w:val="General"/>
          <w:gallery w:val="placeholder"/>
        </w:category>
        <w:types>
          <w:type w:val="bbPlcHdr"/>
        </w:types>
        <w:behaviors>
          <w:behavior w:val="content"/>
        </w:behaviors>
        <w:guid w:val="{C5E6E0C9-5AD0-4017-81E2-0FB6C5CFD337}"/>
      </w:docPartPr>
      <w:docPartBody>
        <w:p w:rsidR="00176193" w:rsidRDefault="00A96E87" w:rsidP="00A96E87">
          <w:pPr>
            <w:pStyle w:val="3C35DAA605FF46B19CBFEDCAD574A14C"/>
          </w:pPr>
          <w:r w:rsidRPr="00F03ACA">
            <w:rPr>
              <w:rStyle w:val="YerTutucuMetni"/>
            </w:rPr>
            <w:t>Click or tap here to enter text.</w:t>
          </w:r>
        </w:p>
      </w:docPartBody>
    </w:docPart>
    <w:docPart>
      <w:docPartPr>
        <w:name w:val="5A9B7CEC48324254AEC8BE3B6124B0FA"/>
        <w:category>
          <w:name w:val="General"/>
          <w:gallery w:val="placeholder"/>
        </w:category>
        <w:types>
          <w:type w:val="bbPlcHdr"/>
        </w:types>
        <w:behaviors>
          <w:behavior w:val="content"/>
        </w:behaviors>
        <w:guid w:val="{6AE85578-C5C2-49C8-A38F-0E5E97C1CEF4}"/>
      </w:docPartPr>
      <w:docPartBody>
        <w:p w:rsidR="00176193" w:rsidRDefault="00A96E87" w:rsidP="00A96E87">
          <w:pPr>
            <w:pStyle w:val="5A9B7CEC48324254AEC8BE3B6124B0FA"/>
          </w:pPr>
          <w:r w:rsidRPr="00F03ACA">
            <w:rPr>
              <w:rStyle w:val="YerTutucuMetni"/>
            </w:rPr>
            <w:t>Click or tap here to enter text.</w:t>
          </w:r>
        </w:p>
      </w:docPartBody>
    </w:docPart>
    <w:docPart>
      <w:docPartPr>
        <w:name w:val="3328E82A4696426B87B9B47DF6368BE9"/>
        <w:category>
          <w:name w:val="General"/>
          <w:gallery w:val="placeholder"/>
        </w:category>
        <w:types>
          <w:type w:val="bbPlcHdr"/>
        </w:types>
        <w:behaviors>
          <w:behavior w:val="content"/>
        </w:behaviors>
        <w:guid w:val="{CC0C80BD-B30C-4E6D-913F-8906D8ADBC7C}"/>
      </w:docPartPr>
      <w:docPartBody>
        <w:p w:rsidR="00176193" w:rsidRDefault="00A96E87" w:rsidP="00A96E87">
          <w:pPr>
            <w:pStyle w:val="3328E82A4696426B87B9B47DF6368BE9"/>
          </w:pPr>
          <w:r w:rsidRPr="00F03ACA">
            <w:rPr>
              <w:rStyle w:val="YerTutucuMetni"/>
            </w:rPr>
            <w:t>Click or tap here to enter text.</w:t>
          </w:r>
        </w:p>
      </w:docPartBody>
    </w:docPart>
    <w:docPart>
      <w:docPartPr>
        <w:name w:val="712F00F421F24FAB8B5D9CC213BC749C"/>
        <w:category>
          <w:name w:val="General"/>
          <w:gallery w:val="placeholder"/>
        </w:category>
        <w:types>
          <w:type w:val="bbPlcHdr"/>
        </w:types>
        <w:behaviors>
          <w:behavior w:val="content"/>
        </w:behaviors>
        <w:guid w:val="{13BBFB39-CC24-4BD0-B078-A6515277DFE0}"/>
      </w:docPartPr>
      <w:docPartBody>
        <w:p w:rsidR="00176193" w:rsidRDefault="00A96E87" w:rsidP="00A96E87">
          <w:pPr>
            <w:pStyle w:val="712F00F421F24FAB8B5D9CC213BC749C"/>
          </w:pPr>
          <w:r w:rsidRPr="00F03ACA">
            <w:rPr>
              <w:rStyle w:val="YerTutucuMetni"/>
            </w:rPr>
            <w:t>Click or tap here to enter text.</w:t>
          </w:r>
        </w:p>
      </w:docPartBody>
    </w:docPart>
    <w:docPart>
      <w:docPartPr>
        <w:name w:val="930E5C1D77804AC8ACE7773DA3B31F16"/>
        <w:category>
          <w:name w:val="General"/>
          <w:gallery w:val="placeholder"/>
        </w:category>
        <w:types>
          <w:type w:val="bbPlcHdr"/>
        </w:types>
        <w:behaviors>
          <w:behavior w:val="content"/>
        </w:behaviors>
        <w:guid w:val="{720CBC1E-FCCB-4938-BA60-2CF698136E45}"/>
      </w:docPartPr>
      <w:docPartBody>
        <w:p w:rsidR="00176193" w:rsidRDefault="00A96E87" w:rsidP="00A96E87">
          <w:pPr>
            <w:pStyle w:val="930E5C1D77804AC8ACE7773DA3B31F16"/>
          </w:pPr>
          <w:r w:rsidRPr="00F03ACA">
            <w:rPr>
              <w:rStyle w:val="YerTutucuMetni"/>
            </w:rPr>
            <w:t>Click or tap here to enter text.</w:t>
          </w:r>
        </w:p>
      </w:docPartBody>
    </w:docPart>
    <w:docPart>
      <w:docPartPr>
        <w:name w:val="85E1AEDFA3684AC9B6A4DD3209243364"/>
        <w:category>
          <w:name w:val="General"/>
          <w:gallery w:val="placeholder"/>
        </w:category>
        <w:types>
          <w:type w:val="bbPlcHdr"/>
        </w:types>
        <w:behaviors>
          <w:behavior w:val="content"/>
        </w:behaviors>
        <w:guid w:val="{788AC203-DCBC-4759-9239-F86169DB4658}"/>
      </w:docPartPr>
      <w:docPartBody>
        <w:p w:rsidR="00176193" w:rsidRDefault="00A96E87" w:rsidP="00A96E87">
          <w:pPr>
            <w:pStyle w:val="85E1AEDFA3684AC9B6A4DD3209243364"/>
          </w:pPr>
          <w:r w:rsidRPr="00F03ACA">
            <w:rPr>
              <w:rStyle w:val="YerTutucuMetni"/>
            </w:rPr>
            <w:t>Click or tap here to enter text.</w:t>
          </w:r>
        </w:p>
      </w:docPartBody>
    </w:docPart>
    <w:docPart>
      <w:docPartPr>
        <w:name w:val="1839B1B977164410914E70811F54F1EC"/>
        <w:category>
          <w:name w:val="General"/>
          <w:gallery w:val="placeholder"/>
        </w:category>
        <w:types>
          <w:type w:val="bbPlcHdr"/>
        </w:types>
        <w:behaviors>
          <w:behavior w:val="content"/>
        </w:behaviors>
        <w:guid w:val="{5A5BF3B7-9267-48DD-8986-CA3D0E94F0F9}"/>
      </w:docPartPr>
      <w:docPartBody>
        <w:p w:rsidR="00176193" w:rsidRDefault="00A96E87" w:rsidP="00A96E87">
          <w:pPr>
            <w:pStyle w:val="1839B1B977164410914E70811F54F1EC"/>
          </w:pPr>
          <w:r w:rsidRPr="00F03ACA">
            <w:rPr>
              <w:rStyle w:val="YerTutucuMetni"/>
            </w:rPr>
            <w:t>Click or tap here to enter text.</w:t>
          </w:r>
        </w:p>
      </w:docPartBody>
    </w:docPart>
    <w:docPart>
      <w:docPartPr>
        <w:name w:val="E8987A71E9A3457FA08BBED422209AA9"/>
        <w:category>
          <w:name w:val="General"/>
          <w:gallery w:val="placeholder"/>
        </w:category>
        <w:types>
          <w:type w:val="bbPlcHdr"/>
        </w:types>
        <w:behaviors>
          <w:behavior w:val="content"/>
        </w:behaviors>
        <w:guid w:val="{5DC56AEB-E4CB-4B54-B124-47B17EBF96CA}"/>
      </w:docPartPr>
      <w:docPartBody>
        <w:p w:rsidR="00176193" w:rsidRDefault="00A96E87" w:rsidP="00A96E87">
          <w:pPr>
            <w:pStyle w:val="E8987A71E9A3457FA08BBED422209AA9"/>
          </w:pPr>
          <w:r w:rsidRPr="00F03ACA">
            <w:rPr>
              <w:rStyle w:val="YerTutucuMetni"/>
            </w:rPr>
            <w:t>Click or tap here to enter text.</w:t>
          </w:r>
        </w:p>
      </w:docPartBody>
    </w:docPart>
    <w:docPart>
      <w:docPartPr>
        <w:name w:val="D69CA684FFBB4008AD0015DD1982051E"/>
        <w:category>
          <w:name w:val="General"/>
          <w:gallery w:val="placeholder"/>
        </w:category>
        <w:types>
          <w:type w:val="bbPlcHdr"/>
        </w:types>
        <w:behaviors>
          <w:behavior w:val="content"/>
        </w:behaviors>
        <w:guid w:val="{992067C6-98B7-4DA6-BFA6-1EC5BC3116CA}"/>
      </w:docPartPr>
      <w:docPartBody>
        <w:p w:rsidR="00176193" w:rsidRDefault="00A96E87" w:rsidP="00A96E87">
          <w:pPr>
            <w:pStyle w:val="D69CA684FFBB4008AD0015DD1982051E"/>
          </w:pPr>
          <w:r w:rsidRPr="00F03ACA">
            <w:rPr>
              <w:rStyle w:val="YerTutucuMetni"/>
            </w:rPr>
            <w:t>Click or tap here to enter text.</w:t>
          </w:r>
        </w:p>
      </w:docPartBody>
    </w:docPart>
    <w:docPart>
      <w:docPartPr>
        <w:name w:val="B5FD4824BA484935AABAB25473A6B086"/>
        <w:category>
          <w:name w:val="Genel"/>
          <w:gallery w:val="placeholder"/>
        </w:category>
        <w:types>
          <w:type w:val="bbPlcHdr"/>
        </w:types>
        <w:behaviors>
          <w:behavior w:val="content"/>
        </w:behaviors>
        <w:guid w:val="{6A649061-7AE3-405D-8520-6DB882BFDE5D}"/>
      </w:docPartPr>
      <w:docPartBody>
        <w:p w:rsidR="00D45D4B" w:rsidRDefault="00C30372" w:rsidP="00C30372">
          <w:pPr>
            <w:pStyle w:val="B5FD4824BA484935AABAB25473A6B086"/>
          </w:pPr>
          <w:r w:rsidRPr="00F03ACA">
            <w:rPr>
              <w:rStyle w:val="YerTutucuMetni"/>
            </w:rPr>
            <w:t>Click or tap here to enter text.</w:t>
          </w:r>
        </w:p>
      </w:docPartBody>
    </w:docPart>
    <w:docPart>
      <w:docPartPr>
        <w:name w:val="0266E01053BA41298074BBB8DC715E78"/>
        <w:category>
          <w:name w:val="Genel"/>
          <w:gallery w:val="placeholder"/>
        </w:category>
        <w:types>
          <w:type w:val="bbPlcHdr"/>
        </w:types>
        <w:behaviors>
          <w:behavior w:val="content"/>
        </w:behaviors>
        <w:guid w:val="{C97BD431-7399-485A-8309-CCA720B9CA52}"/>
      </w:docPartPr>
      <w:docPartBody>
        <w:p w:rsidR="00D45D4B" w:rsidRDefault="00C30372" w:rsidP="00C30372">
          <w:pPr>
            <w:pStyle w:val="0266E01053BA41298074BBB8DC715E78"/>
          </w:pPr>
          <w:r w:rsidRPr="00F03ACA">
            <w:rPr>
              <w:rStyle w:val="YerTutucuMetni"/>
            </w:rPr>
            <w:t>Click or tap here to enter text.</w:t>
          </w:r>
        </w:p>
      </w:docPartBody>
    </w:docPart>
    <w:docPart>
      <w:docPartPr>
        <w:name w:val="DefaultPlaceholder_-1854013440"/>
        <w:category>
          <w:name w:val="Genel"/>
          <w:gallery w:val="placeholder"/>
        </w:category>
        <w:types>
          <w:type w:val="bbPlcHdr"/>
        </w:types>
        <w:behaviors>
          <w:behavior w:val="content"/>
        </w:behaviors>
        <w:guid w:val="{D4B4A59C-E807-4E97-B086-E08FC047DE37}"/>
      </w:docPartPr>
      <w:docPartBody>
        <w:p w:rsidR="00D45D4B" w:rsidRDefault="00C30372">
          <w:r w:rsidRPr="00C52501">
            <w:rPr>
              <w:rStyle w:val="YerTutucuMetni"/>
            </w:rPr>
            <w:t>Metin girmek için buraya tıklayın veya dokunun.</w:t>
          </w:r>
        </w:p>
      </w:docPartBody>
    </w:docPart>
    <w:docPart>
      <w:docPartPr>
        <w:name w:val="40EB2CF2646B4C4F8D2B2A685F2D1B3C"/>
        <w:category>
          <w:name w:val="Genel"/>
          <w:gallery w:val="placeholder"/>
        </w:category>
        <w:types>
          <w:type w:val="bbPlcHdr"/>
        </w:types>
        <w:behaviors>
          <w:behavior w:val="content"/>
        </w:behaviors>
        <w:guid w:val="{90F44CAF-0BE4-49DF-911A-48CB5DD6F86F}"/>
      </w:docPartPr>
      <w:docPartBody>
        <w:p w:rsidR="00D45D4B" w:rsidRDefault="00C30372" w:rsidP="00C30372">
          <w:pPr>
            <w:pStyle w:val="40EB2CF2646B4C4F8D2B2A685F2D1B3C"/>
          </w:pPr>
          <w:r w:rsidRPr="00C52501">
            <w:rPr>
              <w:rStyle w:val="YerTutucuMetni"/>
            </w:rPr>
            <w:t>Metin girmek için buraya tıklayın veya dokunun.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A2"/>
    <w:family w:val="roman"/>
    <w:pitch w:val="variable"/>
    <w:sig w:usb0="E0000287" w:usb1="40000013" w:usb2="00000000" w:usb3="00000000" w:csb0="0000019F" w:csb1="00000000"/>
  </w:font>
  <w:font w:name="Calibri">
    <w:panose1 w:val="020F0502020204030204"/>
    <w:charset w:val="A2"/>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Light">
    <w:panose1 w:val="020B0502040204020203"/>
    <w:charset w:val="A2"/>
    <w:family w:val="swiss"/>
    <w:pitch w:val="variable"/>
    <w:sig w:usb0="E4002EFF" w:usb1="C000E47F" w:usb2="00000009" w:usb3="00000000" w:csb0="000001F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A2"/>
    <w:family w:val="swiss"/>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A2"/>
    <w:family w:val="swiss"/>
    <w:pitch w:val="variable"/>
    <w:sig w:usb0="E4002EFF" w:usb1="C000E47F"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AdvTT3713a231+03">
    <w:altName w:val="Times New Roman"/>
    <w:panose1 w:val="00000000000000000000"/>
    <w:charset w:val="A1"/>
    <w:family w:val="auto"/>
    <w:notTrueType/>
    <w:pitch w:val="default"/>
    <w:sig w:usb0="00000081" w:usb1="00000000" w:usb2="00000000" w:usb3="00000000" w:csb0="00000008"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A2"/>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ngsana New">
    <w:panose1 w:val="02020603050405020304"/>
    <w:charset w:val="00"/>
    <w:family w:val="roman"/>
    <w:pitch w:val="variable"/>
    <w:sig w:usb0="81000003" w:usb1="00000000" w:usb2="00000000" w:usb3="00000000" w:csb0="0001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E87"/>
    <w:rsid w:val="00176193"/>
    <w:rsid w:val="00A96E87"/>
    <w:rsid w:val="00C30372"/>
    <w:rsid w:val="00CC23C0"/>
    <w:rsid w:val="00D45D4B"/>
    <w:rsid w:val="00EC0D88"/>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8"/>
        <w:lang w:val="en-US" w:eastAsia="zh-CN"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YerTutucuMetni">
    <w:name w:val="Placeholder Text"/>
    <w:uiPriority w:val="99"/>
    <w:semiHidden/>
    <w:rsid w:val="00C30372"/>
    <w:rPr>
      <w:color w:val="808080"/>
    </w:rPr>
  </w:style>
  <w:style w:type="paragraph" w:customStyle="1" w:styleId="9E492FEA7C4442B39AB313D3152752E3">
    <w:name w:val="9E492FEA7C4442B39AB313D3152752E3"/>
    <w:rsid w:val="00A96E87"/>
  </w:style>
  <w:style w:type="paragraph" w:customStyle="1" w:styleId="88CDD62BD641434AABE2794EC85EA95B">
    <w:name w:val="88CDD62BD641434AABE2794EC85EA95B"/>
    <w:rsid w:val="00A96E87"/>
  </w:style>
  <w:style w:type="paragraph" w:customStyle="1" w:styleId="E375C4CDC14E4BD08957699A9A4ED29D">
    <w:name w:val="E375C4CDC14E4BD08957699A9A4ED29D"/>
    <w:rsid w:val="00A96E87"/>
  </w:style>
  <w:style w:type="paragraph" w:customStyle="1" w:styleId="3C35DAA605FF46B19CBFEDCAD574A14C">
    <w:name w:val="3C35DAA605FF46B19CBFEDCAD574A14C"/>
    <w:rsid w:val="00A96E87"/>
  </w:style>
  <w:style w:type="paragraph" w:customStyle="1" w:styleId="5A9B7CEC48324254AEC8BE3B6124B0FA">
    <w:name w:val="5A9B7CEC48324254AEC8BE3B6124B0FA"/>
    <w:rsid w:val="00A96E87"/>
  </w:style>
  <w:style w:type="paragraph" w:customStyle="1" w:styleId="3328E82A4696426B87B9B47DF6368BE9">
    <w:name w:val="3328E82A4696426B87B9B47DF6368BE9"/>
    <w:rsid w:val="00A96E87"/>
  </w:style>
  <w:style w:type="paragraph" w:customStyle="1" w:styleId="712F00F421F24FAB8B5D9CC213BC749C">
    <w:name w:val="712F00F421F24FAB8B5D9CC213BC749C"/>
    <w:rsid w:val="00A96E87"/>
  </w:style>
  <w:style w:type="paragraph" w:customStyle="1" w:styleId="930E5C1D77804AC8ACE7773DA3B31F16">
    <w:name w:val="930E5C1D77804AC8ACE7773DA3B31F16"/>
    <w:rsid w:val="00A96E87"/>
  </w:style>
  <w:style w:type="paragraph" w:customStyle="1" w:styleId="85E1AEDFA3684AC9B6A4DD3209243364">
    <w:name w:val="85E1AEDFA3684AC9B6A4DD3209243364"/>
    <w:rsid w:val="00A96E87"/>
  </w:style>
  <w:style w:type="paragraph" w:customStyle="1" w:styleId="1839B1B977164410914E70811F54F1EC">
    <w:name w:val="1839B1B977164410914E70811F54F1EC"/>
    <w:rsid w:val="00A96E87"/>
  </w:style>
  <w:style w:type="paragraph" w:customStyle="1" w:styleId="E8987A71E9A3457FA08BBED422209AA9">
    <w:name w:val="E8987A71E9A3457FA08BBED422209AA9"/>
    <w:rsid w:val="00A96E87"/>
  </w:style>
  <w:style w:type="paragraph" w:customStyle="1" w:styleId="D69CA684FFBB4008AD0015DD1982051E">
    <w:name w:val="D69CA684FFBB4008AD0015DD1982051E"/>
    <w:rsid w:val="00A96E87"/>
  </w:style>
  <w:style w:type="paragraph" w:customStyle="1" w:styleId="B5FD4824BA484935AABAB25473A6B086">
    <w:name w:val="B5FD4824BA484935AABAB25473A6B086"/>
    <w:rsid w:val="00C30372"/>
    <w:pPr>
      <w:spacing w:line="278" w:lineRule="auto"/>
    </w:pPr>
    <w:rPr>
      <w:sz w:val="24"/>
      <w:szCs w:val="24"/>
      <w:lang w:val="tr-TR" w:eastAsia="tr-TR" w:bidi="ar-SA"/>
    </w:rPr>
  </w:style>
  <w:style w:type="paragraph" w:customStyle="1" w:styleId="0266E01053BA41298074BBB8DC715E78">
    <w:name w:val="0266E01053BA41298074BBB8DC715E78"/>
    <w:rsid w:val="00C30372"/>
    <w:pPr>
      <w:spacing w:line="278" w:lineRule="auto"/>
    </w:pPr>
    <w:rPr>
      <w:sz w:val="24"/>
      <w:szCs w:val="24"/>
      <w:lang w:val="tr-TR" w:eastAsia="tr-TR" w:bidi="ar-SA"/>
    </w:rPr>
  </w:style>
  <w:style w:type="paragraph" w:customStyle="1" w:styleId="3820AC6039E348F8913765A8C566BB81">
    <w:name w:val="3820AC6039E348F8913765A8C566BB81"/>
    <w:rsid w:val="00C30372"/>
    <w:pPr>
      <w:spacing w:line="278" w:lineRule="auto"/>
    </w:pPr>
    <w:rPr>
      <w:sz w:val="24"/>
      <w:szCs w:val="24"/>
      <w:lang w:val="tr-TR" w:eastAsia="tr-TR" w:bidi="ar-SA"/>
    </w:rPr>
  </w:style>
  <w:style w:type="paragraph" w:customStyle="1" w:styleId="40EB2CF2646B4C4F8D2B2A685F2D1B3C">
    <w:name w:val="40EB2CF2646B4C4F8D2B2A685F2D1B3C"/>
    <w:rsid w:val="00C30372"/>
    <w:pPr>
      <w:spacing w:line="278" w:lineRule="auto"/>
    </w:pPr>
    <w:rPr>
      <w:sz w:val="24"/>
      <w:szCs w:val="24"/>
      <w:lang w:val="tr-TR" w:eastAsia="tr-TR" w:bidi="ar-S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 dockstate="right" visibility="0" width="527" row="4">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3ED40920-53F0-4553-A2D3-B0AEB955AA39}">
  <we:reference id="wa104382081" version="1.55.1.0" store="tr-TR" storeType="OMEX"/>
  <we:alternateReferences>
    <we:reference id="WA104382081" version="1.55.1.0" store="" storeType="OMEX"/>
  </we:alternateReferences>
  <we:properties>
    <we:property name="MENDELEY_CITATIONS" value="[{&quot;citationID&quot;:&quot;MENDELEY_CITATION_200bf616-a1d2-4980-bb47-ad5b2e14da8d&quot;,&quot;properties&quot;:{&quot;noteIndex&quot;:0},&quot;isEdited&quot;:false,&quot;manualOverride&quot;:{&quot;isManuallyOverridden&quot;:false,&quot;citeprocText&quot;:&quot;[1]&quot;,&quot;manualOverrideText&quot;:&quot;&quot;},&quot;citationTag&quot;:&quot;MENDELEY_CITATION_v3_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&quot;,&quot;citationItems&quot;:[{&quot;id&quot;:&quot;cb81ed40-cdbc-35ef-8f77-0cca21a12bb5&quot;,&quot;itemData&quot;:{&quot;type&quot;:&quot;article-journal&quot;,&quot;id&quot;:&quot;cb81ed40-cdbc-35ef-8f77-0cca21a12bb5&quot;,&quot;title&quot;:&quot;Improvement of Ion, Electric Field and Transconductance of TriGate FinFET by 5nm Technology&quot;,&quot;author&quot;:[{&quot;family&quot;:&quot;Vijaya&quot;,&quot;given&quot;:&quot;P.&quot;,&quot;parse-names&quot;:false,&quot;dropping-particle&quot;:&quot;&quot;,&quot;non-dropping-particle&quot;:&quot;&quot;},{&quot;family&quot;:&quot;Rohit&quot;,&quot;given&quot;:&quot;Lorenzo&quot;,&quot;parse-names&quot;:false,&quot;dropping-particle&quot;:&quot;&quot;,&quot;non-dropping-particle&quot;:&quot;&quot;}],&quot;container-title&quot;:&quot;Silicon&quot;,&quot;DOI&quot;:&quot;10.1007/s12633-021-01536-z&quot;,&quot;ISSN&quot;:&quot;18769918&quot;,&quot;issued&quot;:{&quot;date-parts&quot;:[[2022,8,1]]},&quot;page&quot;:&quot;7889-7900&quot;,&quot;abstract&quot;:&quot;In present days, the improved performance in nanoscale dimensions is of enormous need than conventional CMOS devices. This paper presents an insight into Trigate FinFET in 5 nm technology using ATLAS 2D simulator. The drain current model based on surface potential calculation is shown to study the performance of tri gate FinFET. The 2D Poisson’s equation is solved for both the gates of tri gate FinFET which results in effects of gate voltage in performance parameters. Different high-K dielectric materials are used in the proposed device and corresponding parameters are calculated to study its behavior in drain current characteristics, electrical parameters, and analog parameters. The On current is increased by 150 % then the existing architectures. The net electric field is increased by a factor of 2. There is a significant increase in Transconductance of the device. The simulated models are verified using Silvaco TCAD in ATLAS simulator.&quot;,&quot;publisher&quot;:&quot;Springer Science and Business Media B.V.&quot;,&quot;issue&quot;:&quot;13&quot;,&quot;volume&quot;:&quot;14&quot;,&quot;container-title-short&quot;:&quot;&quot;},&quot;isTemporary&quot;:false}]},{&quot;citationID&quot;:&quot;MENDELEY_CITATION_8646a7fb-c456-4de3-a0f7-4b0b66dc976a&quot;,&quot;properties&quot;:{&quot;noteIndex&quot;:0},&quot;isEdited&quot;:false,&quot;manualOverride&quot;:{&quot;isManuallyOverridden&quot;:false,&quot;citeprocText&quot;:&quot;[2]&quot;,&quot;manualOverrideText&quot;:&quot;&quot;},&quot;citationTag&quot;:&quot;MENDELEY_CITATION_v3_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&quot;,&quot;citationItems&quot;:[{&quot;id&quot;:&quot;ee8c9025-8465-3d6d-a587-1d97d454a2aa&quot;,&quot;itemData&quot;:{&quot;type&quot;:&quot;article-journal&quot;,&quot;id&quot;:&quot;ee8c9025-8465-3d6d-a587-1d97d454a2aa&quot;,&quot;title&quot;:&quot;Investigation and Design of Stacked Oxide Polarity Gate JLTFET in the Presence of Interface Trap Charges for Analog/RF Applications&quot;,&quot;author&quot;:[{&quot;family&quot;:&quot;Nigam&quot;,&quot;given&quot;:&quot;Kaushal&quot;,&quot;parse-names&quot;:false,&quot;dropping-particle&quot;:&quot;&quot;,&quot;non-dropping-particle&quot;:&quot;&quot;},{&quot;family&quot;:&quot;Singh&quot;,&quot;given&quot;:&quot;Sajai Vir&quot;,&quot;parse-names&quot;:false,&quot;dropping-particle&quot;:&quot;&quot;,&quot;non-dropping-particle&quot;:&quot;&quot;},{&quot;family&quot;:&quot;Kwatra&quot;,&quot;given&quot;:&quot;Priyanka&quot;,&quot;parse-names&quot;:false,&quot;dropping-particle&quot;:&quot;&quot;,&quot;non-dropping-particle&quot;:&quot;&quot;}],&quot;container-title&quot;:&quot;Silicon&quot;,&quot;DOI&quot;:&quot;10.1007/s12633-021-01162-9&quot;,&quot;ISSN&quot;:&quot;18769918&quot;,&quot;issued&quot;:{&quot;date-parts&quot;:[[2022,6,1]]},&quot;page&quot;:&quot;3963-3980&quot;,&quot;abstract&quot;:&quot;In this manuscript, the reliability of stacked oxide (SO) heterogeneous gate dielectric polarity gate junction less tunnel FET (PG JLTFET) has been investigated. The stacked oxide PG JLTFET (SO PG JLTFET) has been implemented using a high-k gate dielectric material (HfO2) layer that has been modeled on top of the silicon dioxide (SiO2) layer to improve the device performance. The stacked oxide based approach leads to decrement in leakage current at gate-channel interface and improves the channel interface maintenance quality of the device. The study has been conducted by analyzing the effect of both donor and acceptor interface charges (ITCs), present at the interface of silicon and oxide layer. Various DC and analog/RF performance parameters such as electric field, carrier concentration, device efficiency, cut off frequency (fT), input, output characteristics, higher order transconductance coefficients (gm2, gm3), transconductance frequency product (TFP) etc. have been analyzed. Besides, impact of ITCs on signal distortion and linearity for SO PG JLTFET using the parameters such as second order voltage intercept point (VIP2), third order voltage intercept point (VIP3), third order input intercept point (IIP3), third order intermodulation distortion (IMD3) and 1-dB compression point have been studied in depth. The results obtained have also been compared with conventional polarity gate JLTFET (PG JLTFET). It has been observed, that the SO PG JLTFET is less sensitive to ITCs as compared to PG JLTFET.&quot;,&quot;publisher&quot;:&quot;Springer Science and Business Media B.V.&quot;,&quot;issue&quot;:&quot;8&quot;,&quot;volume&quot;:&quot;14&quot;,&quot;container-title-short&quot;:&quot;&quot;},&quot;isTemporary&quot;:false}]},{&quot;citationID&quot;:&quot;MENDELEY_CITATION_6aae9ec7-0266-4fdc-8f36-54aed7da1051&quot;,&quot;properties&quot;:{&quot;noteIndex&quot;:0},&quot;isEdited&quot;:false,&quot;manualOverride&quot;:{&quot;isManuallyOverridden&quot;:false,&quot;citeprocText&quot;:&quot;[3]&quot;,&quot;manualOverrideText&quot;:&quot;&quot;},&quot;citationTag&quot;:&quot;MENDELEY_CITATION_v3_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&quot;,&quot;citationItems&quot;:[{&quot;id&quot;:&quot;adc353c3-ee0e-3b9d-8ed6-da03d5ac2e00&quot;,&quot;itemData&quot;:{&quot;type&quot;:&quot;article-journal&quot;,&quot;id&quot;:&quot;adc353c3-ee0e-3b9d-8ed6-da03d5ac2e00&quot;,&quot;title&quot;:&quot;Analog Performance Analysis of a Novel 5nm Stacked Oxide Top Bottom Gated Junctionless FinFET&quot;,&quot;author&quot;:[{&quot;family&quot;:&quot;Gangwani&quot;,&quot;given&quot;:&quot;L&quot;,&quot;parse-names&quot;:false,&quot;dropping-particle&quot;:&quot;&quot;,&quot;non-dropping-particle&quot;:&quot;&quot;},{&quot;family&quot;:&quot;Hajela&quot;,&quot;given&quot;:&quot;S&quot;,&quot;parse-names&quot;:false,&quot;dropping-particle&quot;:&quot;&quot;,&quot;non-dropping-particle&quot;:&quot;&quot;}],&quot;container-title&quot;:&quot;IOP Conference Series: Materials Science and Engineering&quot;,&quot;container-title-short&quot;:&quot;IOP Conf Ser Mater Sci Eng&quot;,&quot;DOI&quot;:&quot;10.1088/1757-899x/1258/1/012046&quot;,&quot;ISSN&quot;:&quot;1757-8981&quot;,&quot;issued&quot;:{&quot;date-parts&quot;:[[2022,10,1]]},&quot;page&quot;:&quot;012046&quot;,&quot;abstract&quot;:&quot;This paper depicts the analog investigation of a Novel Stacked Oxide Top Bottom Gated Junctionless (TBG-JL) Fin-shaped Field Effect Transistor (FinFET) structure. The structure is designed in this way to enhance the switching performance and curtail the Short Channel Effects (SCEs). The study is done on Silvaco Atlas TCAD tools for the Novel Stacked Oxide FinFET device and analyzed against Top-Bottom Gated Junctionless FinFET and Traditional FinFET. The Novel device shows 280 times improvement in switching ratio when stacked against the Traditional JL FinFET at identical gate length at room temperature (300K). The results from device simulation affirm that the Novel device has better analog performance over Traditional Junctionless FinFET and diminishes the Short Channel Effects (SCEs) a cut above the Traditional Junctionless FinFET.&quot;,&quot;publisher&quot;:&quot;IOP Publishing&quot;,&quot;issue&quot;:&quot;1&quot;,&quot;volume&quot;:&quot;1258&quot;},&quot;isTemporary&quot;:false}]},{&quot;citationID&quot;:&quot;MENDELEY_CITATION_4003121d-19ab-4561-b58f-e5f6ca91bcd7&quot;,&quot;properties&quot;:{&quot;noteIndex&quot;:0},&quot;isEdited&quot;:false,&quot;manualOverride&quot;:{&quot;isManuallyOverridden&quot;:false,&quot;citeprocText&quot;:&quot;[4]&quot;,&quot;manualOverrideText&quot;:&quot;&quot;},&quot;citationTag&quot;:&quot;MENDELEY_CITATION_v3_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&quot;,&quot;citationItems&quot;:[{&quot;id&quot;:&quot;7908c442-6014-3caa-9f8a-4b643690420c&quot;,&quot;itemData&quot;:{&quot;type&quot;:&quot;article-journal&quot;,&quot;id&quot;:&quot;7908c442-6014-3caa-9f8a-4b643690420c&quot;,&quot;title&quot;:&quot;Dual-material gate dual-stacked gate dielectrics gate-source overlap tri-gate germanium FinFET: analysis and application&quot;,&quot;author&quot;:[{&quot;family&quot;:&quot;Das&quot;,&quot;given&quot;:&quot;Rajashree&quot;,&quot;parse-names&quot;:false,&quot;dropping-particle&quot;:&quot;&quot;,&quot;non-dropping-particle&quot;:&quot;&quot;},{&quot;family&quot;:&quot;Baishya&quot;,&quot;given&quot;:&quot;Srimanta&quot;,&quot;parse-names&quot;:false,&quot;dropping-particle&quot;:&quot;&quot;,&quot;non-dropping-particle&quot;:&quot;&quot;}],&quot;container-title&quot;:&quot;Indian Journal of Physics&quot;,&quot;DOI&quot;:&quot;10.1007/s12648-018-1289-y&quot;,&quot;ISSN&quot;:&quot;09749845&quot;,&quot;issued&quot;:{&quot;date-parts&quot;:[[2019,2,16]]},&quot;page&quot;:&quot;197-205&quot;,&quot;abstract&quot;:&quot;This study proposes a novel dual-material-gate dual-stacked-gate dielectrics gate–source overlap Ge FinFET and compares its characteristics with conventional FinFET. The proposed device shows very less leakage current (I OFF ) (~ 10 −17  A), significant on drain current (~ I ON ) (~ 10 −4  A), very high ratio of I ON to I OFF (I ON /I OFF ) (~ 10 13 ) and less subthreshold swing of (SS) (71 mV/dec). This study presents the effect of different dielectrics, oxide thicknesses (t ox ) and back-gate voltages (V GB ) on transfer characteristics of the proposed device. The effect of channel concentration on I ON /I OFF , threshold voltage (V th ), transconductance (g m ) and SS is also investigated. The effect of overlap length (L ov ) on analog parameter, gate–source capacitance (C gs ), is also analyzed. Moreover, the effect of fin thickness (T fin ) on V th and SS is also studied. The height of the BOX plays an important role in reducing I OFF . Moreover, with emphasis on digital application, by using the proposed device a digital inverter circuit is implemented, and this study investigates the characteristics using mixed-mode simulation.&quot;,&quot;publisher&quot;:&quot;Scientific Publishers&quot;,&quot;issue&quot;:&quot;2&quot;,&quot;volume&quot;:&quot;93&quot;,&quot;container-title-short&quot;:&quot;&quot;},&quot;isTemporary&quot;:false}]},{&quot;citationID&quot;:&quot;MENDELEY_CITATION_07b4eaea-a9ba-41da-8904-e74239bd7483&quot;,&quot;properties&quot;:{&quot;noteIndex&quot;:0},&quot;isEdited&quot;:false,&quot;manualOverride&quot;:{&quot;isManuallyOverridden&quot;:false,&quot;citeprocText&quot;:&quot;[5]&quot;,&quot;manualOverrideText&quot;:&quot;&quot;},&quot;citationTag&quot;:&quot;MENDELEY_CITATION_v3_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&quot;,&quot;citationItems&quot;:[{&quot;id&quot;:&quot;cedc5e5f-c74e-3714-9e1d-2bfc21ac5db3&quot;,&quot;itemData&quot;:{&quot;type&quot;:&quot;article-journal&quot;,&quot;id&quot;:&quot;cedc5e5f-c74e-3714-9e1d-2bfc21ac5db3&quot;,&quot;title&quot;:&quot;Introduction to the Maxwell Garnett approximation: tutorial&quot;,&quot;author&quot;:[{&quot;family&quot;:&quot;Markel&quot;,&quot;given&quot;:&quot;Vadim A.&quot;,&quot;parse-names&quot;:false,&quot;dropping-particle&quot;:&quot;&quot;,&quot;non-dropping-particle&quot;:&quot;&quot;}],&quot;container-title&quot;:&quot;Journal of the Optical Society of America A&quot;,&quot;DOI&quot;:&quot;10.1364/josaa.33.001244&quot;,&quot;ISSN&quot;:&quot;1084-7529&quot;,&quot;issued&quot;:{&quot;date-parts&quot;:[[2016,7,1]]},&quot;page&quot;:&quot;1244&quot;,&quot;abstract&quot;:&quot;? 2016 Optical Society of America.This tutorial is devoted to the Maxwell Garnett approximation and related theories. Topics covered in this first, introductory part of the tutorial include the Lorentz local field correction, the Clausius-Mossotti relation and its role in the modern numerical technique known as the discrete dipole approximation, the Maxwell Garnett mixing formula for isotropic and anisotropic media, multicomponent mixtures and the Bruggeman equation, the concept of smooth field, and Wiener and Bergman-Milton bounds.&quot;,&quot;publisher&quot;:&quot;The Optical Society&quot;,&quot;issue&quot;:&quot;7&quot;,&quot;volume&quot;:&quot;33&quot;,&quot;container-title-short&quot;:&quot;&quot;},&quot;isTemporary&quot;:false}]},{&quot;citationID&quot;:&quot;MENDELEY_CITATION_956f8ed8-4516-4af7-8969-44a65eb2fcf4&quot;,&quot;properties&quot;:{&quot;noteIndex&quot;:0},&quot;isEdited&quot;:false,&quot;manualOverride&quot;:{&quot;isManuallyOverridden&quot;:false,&quot;citeprocText&quot;:&quot;[6], [7], [8]&quot;,&quot;manualOverrideText&quot;:&quot;&quot;},&quot;citationTag&quot;:&quot;MENDELEY_CITATION_v3_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&quot;,&quot;citationItems&quot;:[{&quot;id&quot;:&quot;016bc97f-1d9b-37c5-ae93-e12c508185d1&quot;,&quot;itemData&quot;:{&quot;type&quot;:&quot;article-journal&quot;,&quot;id&quot;:&quot;016bc97f-1d9b-37c5-ae93-e12c508185d1&quot;,&quot;title&quot;:&quot;Improving the electrical characteristics of nanoscale triple-gate junctionless FinFET using gate oxide engineering&quot;,&quot;author&quot;:[{&quot;family&quot;:&quot;Bousari&quot;,&quot;given&quot;:&quot;Nazanin Baghban&quot;,&quot;parse-names&quot;:false,&quot;dropping-particle&quot;:&quot;&quot;,&quot;non-dropping-particle&quot;:&quot;&quot;},{&quot;family&quot;:&quot;Anvarifard&quot;,&quot;given&quot;:&quot;Mohammad K.&quot;,&quot;parse-names&quot;:false,&quot;dropping-particle&quot;:&quot;&quot;,&quot;non-dropping-particle&quot;:&quot;&quot;},{&quot;family&quot;:&quot;Haji-Nasiri&quot;,&quot;given&quot;:&quot;S.&quot;,&quot;parse-names&quot;:false,&quot;dropping-particle&quot;:&quot;&quot;,&quot;non-dropping-particle&quot;:&quot;&quot;}],&quot;container-title&quot;:&quot;AEU - International Journal of Electronics and Communications&quot;,&quot;DOI&quot;:&quot;10.1016/j.aeue.2019.06.017&quot;,&quot;ISSN&quot;:&quot;16180399&quot;,&quot;issued&quot;:{&quot;date-parts&quot;:[[2019,8,1]]},&quot;page&quot;:&quot;226-234&quot;,&quot;abstract&quot;:&quot;This paper is about the compared performance investigation of various structures of Hetero-Dielectric (HD) triple-gate FinFETs with different gate oxides in terms of Double Hetero Gate Oxide (DHGO), Triple Hetero Gate Oxide (THGO) and Quadruple Hetero Gate Oxide (QHGO) to produce lower leakage current, higher Ion/Ioff ratio, higher gm/gd and also lower Drain Induced Barrier Lowering (DIBL) than those of a conventional triple-gate FinFET. Among all of them, the best results are explored for the DHGO FinFET structure. In DHGO FinFET structure, a high-κ dielectric (κ = 22) is used on the top oxide to increase the gate control and a low-k dielectric (κ = 3.9) is used over silicon body owing to the compatibility of lattice constant of SiO2 and silicon. Mode-space drift-diffusion (DD_MS) model coupled with Schrodinger equation has been utilized in order to analyze the proposed and conventional structures in three dimensional (3D) simulation domain. Interestingly, by decreasing the thickness of the oxide layer and increasing the permittivity coefficient, the leakage current decreases, thus increasing the Ion/Ioff ratio. The DHGO FinFET structure is found to exhibit higher Ion/Ioff, lower DIBL and higher gm/gd ratio, thus proving performance superiority over the other conventional junctionless FinFET and also MOSFETs.&quot;,&quot;publisher&quot;:&quot;Elsevier GmbH&quot;,&quot;volume&quot;:&quot;108&quot;,&quot;container-title-short&quot;:&quot;&quot;},&quot;isTemporary&quot;:false},{&quot;id&quot;:&quot;b91abfd9-6b3e-3fa1-a234-5e5db593805a&quot;,&quot;itemData&quot;:{&quot;type&quot;:&quot;article-journal&quot;,&quot;id&quot;:&quot;b91abfd9-6b3e-3fa1-a234-5e5db593805a&quot;,&quot;title&quot;:&quot;Numerical simulations of N-type CdSe poly-TFT electrical characteristics with trap density models of Atlas/Silvaco&quot;,&quot;author&quot;:[{&quot;family&quot;:&quot;Jankovic&quot;,&quot;given&quot;:&quot;Nebojsa&quot;,&quot;parse-names&quot;:false,&quot;dropping-particle&quot;:&quot;&quot;,&quot;non-dropping-particle&quot;:&quot;&quot;}],&quot;container-title&quot;:&quot;Microelectronics Reliability&quot;,&quot;DOI&quot;:&quot;10.1016/j.microrel.2012.03.031&quot;,&quot;issued&quot;:{&quot;date-parts&quot;:[[2012]]},&quot;abstract&quot;:&quot;In this work, the two-dimensional numerical simulations of N-type CdSe polycrystalline (poly-) TFTs' electrical characteristics are performed using a physically based device simulator Atlas/Silvaco. The analytical expressions of trap density models for acceptor- and donor-like traps are defined for poly-CdSe thin film material. The parameters of trap density distributions are extracted based on fitting the simulated and measured results of fabricated CdSe poly-TFTs. It is shown that the discrete numerical method used for trapped charge evaluation in Atlas gives excellent agreement between simulated and measured characteristics, while the continuous numerical approach is less accurate. In addition, the interface trapped charge causing hysteresis in device transfer characteristics is estimated from simulations and shown to increase almost exponentially with the increase of density of shallow tail states. © 2012 Elsevier Ltd. All rights reserved.&quot;,&quot;container-title-short&quot;:&quot;&quot;},&quot;isTemporary&quot;:false},{&quot;id&quot;:&quot;5abcbf0c-25e2-3c14-9f0b-a14cb8851c13&quot;,&quot;itemData&quot;:{&quot;type&quot;:&quot;article-journal&quot;,&quot;id&quot;:&quot;5abcbf0c-25e2-3c14-9f0b-a14cb8851c13&quot;,&quot;title&quot;:&quot;Device simulations of nanocrystalline silicon thin-film transistors&quot;,&quot;author&quot;:[{&quot;family&quot;:&quot;Dosev&quot;,&quot;given&quot;:&quot;D.&quot;,&quot;parse-names&quot;:false,&quot;dropping-particle&quot;:&quot;&quot;,&quot;non-dropping-particle&quot;:&quot;&quot;},{&quot;family&quot;:&quot;Iñíguez&quot;,&quot;given&quot;:&quot;B.&quot;,&quot;parse-names&quot;:false,&quot;dropping-particle&quot;:&quot;&quot;,&quot;non-dropping-particle&quot;:&quot;&quot;},{&quot;family&quot;:&quot;Marsal&quot;,&quot;given&quot;:&quot;L. F.&quot;,&quot;parse-names&quot;:false,&quot;dropping-particle&quot;:&quot;&quot;,&quot;non-dropping-particle&quot;:&quot;&quot;},{&quot;family&quot;:&quot;Pallares&quot;,&quot;given&quot;:&quot;J.&quot;,&quot;parse-names&quot;:false,&quot;dropping-particle&quot;:&quot;&quot;,&quot;non-dropping-particle&quot;:&quot;&quot;},{&quot;family&quot;:&quot;Ytterdal&quot;,&quot;given&quot;:&quot;T.&quot;,&quot;parse-names&quot;:false,&quot;dropping-particle&quot;:&quot;&quot;,&quot;non-dropping-particle&quot;:&quot;&quot;}],&quot;container-title&quot;:&quot;Solid-State Electronics&quot;,&quot;container-title-short&quot;:&quot;Solid State Electron&quot;,&quot;DOI&quot;:&quot;10.1016/S0038-1101(03)00167-9&quot;,&quot;ISSN&quot;:&quot;00381101&quot;,&quot;issued&quot;:{&quot;date-parts&quot;:[[2003]]},&quot;page&quot;:&quot;1917-1920&quot;,&quot;abstract&quot;:&quot;In this paper, we present the results of numerical simulations of inverted-staggered thin-film transistors (TFTs) with nanocrystalline silicon channel, using the semiconductor device simulator ATLAS from Silvaco. We study the influence of the density of the acceptor-like defect states concentration on the transistors' transconductance. Analysis of the free and the trapped carriers' concentrations at different gate voltages shows that the value of density of defect states determines the behaviour of nanocrystalline silicon TFTs between amorphous and polycrystalline silicon TFTs. © 2003 Elsevier Ltd. All rights reserved.&quot;,&quot;issue&quot;:&quot;11&quot;,&quot;volume&quot;:&quot;47&quot;},&quot;isTemporary&quot;:false}]},{&quot;citationID&quot;:&quot;MENDELEY_CITATION_aaf1742e-7bf6-40e6-9614-442b650e83ae&quot;,&quot;properties&quot;:{&quot;noteIndex&quot;:0},&quot;isEdited&quot;:false,&quot;manualOverride&quot;:{&quot;isManuallyOverridden&quot;:false,&quot;citeprocText&quot;:&quot;[9], [10]&quot;,&quot;manualOverrideText&quot;:&quot;&quot;},&quot;citationTag&quot;:&quot;MENDELEY_CITATION_v3_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&quot;,&quot;citationItems&quot;:[{&quot;id&quot;:&quot;4591a087-7ada-3c6a-aca4-88c32333b797&quot;,&quot;itemData&quot;:{&quot;type&quot;:&quot;article-journal&quot;,&quot;id&quot;:&quot;4591a087-7ada-3c6a-aca4-88c32333b797&quot;,&quot;title&quot;:&quot;Simple model for the dielectric constant of nanoscale silicon particle&quot;,&quot;author&quot;:[{&quot;family&quot;:&quot;Tsu&quot;,&quot;given&quot;:&quot;Raplael&quot;,&quot;parse-names&quot;:false,&quot;dropping-particle&quot;:&quot;&quot;,&quot;non-dropping-particle&quot;:&quot;&quot;},{&quot;family&quot;:&quot;Babić&quot;,&quot;given&quot;:&quot;Davorin&quot;,&quot;parse-names&quot;:false,&quot;dropping-particle&quot;:&quot;&quot;,&quot;non-dropping-particle&quot;:&quot;&quot;},{&quot;family&quot;:&quot;Loriatti&quot;,&quot;given&quot;:&quot;Liderio&quot;,&quot;parse-names&quot;:false,&quot;dropping-particle&quot;:&quot;&quot;,&quot;non-dropping-particle&quot;:&quot;&quot;}],&quot;container-title&quot;:&quot;Journal of Applied Physics&quot;,&quot;container-title-short&quot;:&quot;J Appl Phys&quot;,&quot;DOI&quot;:&quot;10.1063/1.365762&quot;,&quot;ISSN&quot;:&quot;00218979&quot;,&quot;issued&quot;:{&quot;date-parts&quot;:[[1997,8,1]]},&quot;page&quot;:&quot;1327-1329&quot;,&quot;abstract&quot;:&quot;As the physical size approaches several nanometers, reduction in the static dielectric constant ∈ becomes significant. A modified Penn model, taking into account the quantum confinement induced discrete energy states, was applied to a sphere and to a wire. The calculated size dependent ∈ is consistent with the wave-vector-dependent ∈(q). However, this form of ∈ is more amenable for calculations of donor and exciton binding energies in a finite quantum confined nanoparticle when a full electrostatic boundary value problem must be tackled. The results of our model compare favorably with other, far more sophisticated, calculations. © 1997 American Institute of Physics.&quot;,&quot;publisher&quot;:&quot;American Institute of Physics Inc.&quot;,&quot;issue&quot;:&quot;3&quot;,&quot;volume&quot;:&quot;82&quot;},&quot;isTemporary&quot;:false},{&quot;id&quot;:&quot;94b0ff88-89eb-3d9d-b28f-9a4436586c0e&quot;,&quot;itemData&quot;:{&quot;type&quot;:&quot;article-journal&quot;,&quot;id&quot;:&quot;94b0ff88-89eb-3d9d-b28f-9a4436586c0e&quot;,&quot;title&quot;:&quot;Wave Number Dependent Dielectric Function of Semiconductors&quot;,&quot;author&quot;:[{&quot;family&quot;:&quot;Penn&quot;,&quot;given&quot;:&quot;D.R.&quot;,&quot;parse-names&quot;:false,&quot;dropping-particle&quot;:&quot;&quot;,&quot;non-dropping-particle&quot;:&quot;&quot;}],&quot;container-title&quot;:&quot;Electron Transport Mechanism in Insulating Films&quot;,&quot;issued&quot;:{&quot;date-parts&quot;:[[1962]]},&quot;abstract&quot;:&quot;nearly identical. We have noted that the barriers are approximately 0.5 V different in height, which is probably a large fraction of their total height. If the barriers were the rate-limiting step in the tunneling process, one would expect a very strong asymmetry in the characteristic on this account. The symmetry of the characteristic is strong evidence that the current is bulk controlled rather than electrode controlled. Another rather conclusive evidence for the bulk process is in the voltage required for a given current in the forward and reverse directions. Plotted in Fig. 11 are the forward and reverse voltages for a number of units of diAerent thicknesses. The straight line with unity slope and intercept at twice the difference in work functions is to be expected from a bulk field ionization process. The curve for electrode tunneling would be steeper by the ratio of the barrier heights.&quot;,&quot;volume&quot;:&quot;2093&quot;,&quot;container-title-short&quot;:&quot;&quot;},&quot;isTemporary&quot;:false}]},{&quot;citationID&quot;:&quot;MENDELEY_CITATION_51fd4054-1b6c-42a3-837a-5da05cf79174&quot;,&quot;properties&quot;:{&quot;noteIndex&quot;:0},&quot;isEdited&quot;:false,&quot;manualOverride&quot;:{&quot;isManuallyOverridden&quot;:false,&quot;citeprocText&quot;:&quot;[5]&quot;,&quot;manualOverrideText&quot;:&quot;&quot;},&quot;citationTag&quot;:&quot;MENDELEY_CITATION_v3_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&quot;,&quot;citationItems&quot;:[{&quot;id&quot;:&quot;cedc5e5f-c74e-3714-9e1d-2bfc21ac5db3&quot;,&quot;itemData&quot;:{&quot;type&quot;:&quot;article-journal&quot;,&quot;id&quot;:&quot;cedc5e5f-c74e-3714-9e1d-2bfc21ac5db3&quot;,&quot;title&quot;:&quot;Introduction to the Maxwell Garnett approximation: tutorial&quot;,&quot;author&quot;:[{&quot;family&quot;:&quot;Markel&quot;,&quot;given&quot;:&quot;Vadim A.&quot;,&quot;parse-names&quot;:false,&quot;dropping-particle&quot;:&quot;&quot;,&quot;non-dropping-particle&quot;:&quot;&quot;}],&quot;container-title&quot;:&quot;Journal of the Optical Society of America A&quot;,&quot;DOI&quot;:&quot;10.1364/josaa.33.001244&quot;,&quot;ISSN&quot;:&quot;1084-7529&quot;,&quot;issued&quot;:{&quot;date-parts&quot;:[[2016,7,1]]},&quot;page&quot;:&quot;1244&quot;,&quot;abstract&quot;:&quot;? 2016 Optical Society of America.This tutorial is devoted to the Maxwell Garnett approximation and related theories. Topics covered in this first, introductory part of the tutorial include the Lorentz local field correction, the Clausius-Mossotti relation and its role in the modern numerical technique known as the discrete dipole approximation, the Maxwell Garnett mixing formula for isotropic and anisotropic media, multicomponent mixtures and the Bruggeman equation, the concept of smooth field, and Wiener and Bergman-Milton bounds.&quot;,&quot;publisher&quot;:&quot;The Optical Society&quot;,&quot;issue&quot;:&quot;7&quot;,&quot;volume&quot;:&quot;33&quot;,&quot;container-title-short&quot;:&quot;&quot;},&quot;isTemporary&quot;:false}]},{&quot;citationID&quot;:&quot;MENDELEY_CITATION_2fa02386-45e7-45a8-9420-e7c1b15b09f9&quot;,&quot;properties&quot;:{&quot;noteIndex&quot;:0},&quot;isEdited&quot;:false,&quot;manualOverride&quot;:{&quot;isManuallyOverridden&quot;:false,&quot;citeprocText&quot;:&quot;[11]&quot;,&quot;manualOverrideText&quot;:&quot;&quot;},&quot;citationTag&quot;:&quot;MENDELEY_CITATION_v3_eyJjaXRhdGlvbklEIjoiTUVOREVMRVlfQ0lUQVRJT05fMmZhMDIzODYtNDVlNy00NWE4LTk0MjAtZTdjMWIxNWIwOWY5IiwicHJvcGVydGllcyI6eyJub3RlSW5kZXgiOjB9LCJpc0VkaXRlZCI6ZmFsc2UsIm1hbnVhbE92ZXJyaWRlIjp7ImlzTWFudWFsbHlPdmVycmlkZGVuIjpmYWxzZSwiY2l0ZXByb2NUZXh0IjoiWzExXSIsIm1hbnVhbE92ZXJyaWRlVGV4dCI6Ii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quot;citationID&quot;:&quot;MENDELEY_CITATION_864f0425-796b-45d7-beb5-73b0dc1919f3&quot;,&quot;properties&quot;:{&quot;noteIndex&quot;:0},&quot;isEdited&quot;:false,&quot;manualOverride&quot;:{&quot;isManuallyOverridden&quot;:false,&quot;citeprocText&quot;:&quot;[12]&quot;,&quot;manualOverrideText&quot;:&quot;&quot;},&quot;citationTag&quot;:&quot;MENDELEY_CITATION_v3_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&quot;,&quot;citationItems&quot;:[{&quot;id&quot;:&quot;ccb09e8d-8d3b-316b-a09f-70cf2606092e&quot;,&quot;itemData&quot;:{&quot;type&quot;:&quot;article-journal&quot;,&quot;id&quot;:&quot;ccb09e8d-8d3b-316b-a09f-70cf2606092e&quot;,&quot;title&quot;:&quot;Gate leakage currents model for FinFETs implemented in Verilog-A for electronic circuits design&quot;,&quot;author&quot;:[{&quot;family&quot;:&quot;Garduño&quot;,&quot;given&quot;:&quot;Salvador I.&quot;,&quot;parse-names&quot;:false,&quot;dropping-particle&quot;:&quot;&quot;,&quot;non-dropping-particle&quot;:&quot;&quot;},{&quot;family&quot;:&quot;Alvarado&quot;,&quot;given&quot;:&quot;Joaquín&quot;,&quot;parse-names&quot;:false,&quot;dropping-particle&quot;:&quot;&quot;,&quot;non-dropping-particle&quot;:&quot;&quot;},{&quot;family&quot;:&quot;Cerdeira&quot;,&quot;given&quot;:&quot;Antonio&quot;,&quot;parse-names&quot;:false,&quot;dropping-particle&quot;:&quot;&quot;,&quot;non-dropping-particle&quot;:&quot;&quot;},{&quot;family&quot;:&quot;Estrada&quot;,&quot;given&quot;:&quot;Magali&quot;,&quot;parse-names&quot;:false,&quot;dropping-particle&quot;:&quot;&quot;,&quot;non-dropping-particle&quot;:&quot;&quot;},{&quot;family&quot;:&quot;Kilchytska&quot;,&quot;given&quot;:&quot;Valeriya&quot;,&quot;parse-names&quot;:false,&quot;dropping-particle&quot;:&quot;&quot;,&quot;non-dropping-particle&quot;:&quot;&quot;},{&quot;family&quot;:&quot;Flandre&quot;,&quot;given&quot;:&quot;Denis&quot;,&quot;parse-names&quot;:false,&quot;dropping-particle&quot;:&quot;&quot;,&quot;non-dropping-particle&quot;:&quot;&quot;}],&quot;container-title&quot;:&quot;International Journal of Numerical Modelling: Electronic Networks, Devices and Fields&quot;,&quot;DOI&quot;:&quot;10.1002/jnm.1988&quot;,&quot;ISSN&quot;:&quot;10991204&quot;,&quot;issued&quot;:{&quot;date-parts&quot;:[[2014]]},&quot;page&quot;:&quot;846-862&quot;,&quot;abstract&quot;:&quot;Because different conduction mechanisms can dominate the gate and drain/source leakage currents, mainly depending on the insulating materials used as gate dielectric, the dimensions of the gate structure, and the transistor operation regime, we proposed an improved analytical model to describe the behavior of these currents in silicon on insulator fin-shaped field-effect transistor devices by taking into account changes in the aforementioned factors. This model considers the direct tunneling, trap-assisted tunneling, and band-to-band tunneling as the predominating mechanisms for leakage currents associated with the gate structure. These specific features make the model valid for a wide operation range and include its impact on the drain leakage current. The implementation of this model in Verilog-A code is presented in this work, which allows calculating quickly and accurately the scaling constraint of a specific gate dielectric material and the power consumption that yields such leakage currents in a circuit by using commercial simulators. All presented results are validated with experimental data from fin-shaped field-effect transistors with different dimensions and gate dielectric materials and performed under different bias conditions. Copyright © 2014 John Wiley &amp; Sons, Ltd.&quot;,&quot;publisher&quot;:&quot;John Wiley and Sons Ltd&quot;,&quot;issue&quot;:&quot;5-6&quot;,&quot;volume&quot;:&quot;27&quot;,&quot;container-title-short&quot;:&quot;&quot;},&quot;isTemporary&quot;:false}]},{&quot;citationID&quot;:&quot;MENDELEY_CITATION_517fc606-f7d1-4333-af33-c3c60b90acaf&quot;,&quot;properties&quot;:{&quot;noteIndex&quot;:0},&quot;isEdited&quot;:false,&quot;manualOverride&quot;:{&quot;isManuallyOverridden&quot;:false,&quot;citeprocText&quot;:&quot;[13]&quot;,&quot;manualOverrideText&quot;:&quot;&quot;},&quot;citationTag&quot;:&quot;MENDELEY_CITATION_v3_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&quot;,&quot;citationItems&quot;:[{&quot;id&quot;:&quot;b0d2491e-a96c-3470-b435-bb9fa46b9d76&quot;,&quot;itemData&quot;:{&quot;type&quot;:&quot;report&quot;,&quot;id&quot;:&quot;b0d2491e-a96c-3470-b435-bb9fa46b9d76&quot;,&quot;title&quot;:&quot;FinFET-A Self-Aligned Double-Gate MOSFET Scalable to 20 nm&quot;,&quot;author&quot;:[{&quot;family&quot;:&quot;Hisamoto&quot;,&quot;given&quot;:&quot;Digh&quot;,&quot;parse-names&quot;:false,&quot;dropping-particle&quot;:&quot;&quot;,&quot;non-dropping-particle&quot;:&quot;&quot;},{&quot;family&quot;:&quot;Lee&quot;,&quot;given&quot;:&quot;Wen-Chin&quot;,&quot;parse-names&quot;:false,&quot;dropping-particle&quot;:&quot;&quot;,&quot;non-dropping-particle&quot;:&quot;&quot;},{&quot;family&quot;:&quot;Kedzierski&quot;,&quot;given&quot;:&quot;Jakub&quot;,&quot;parse-names&quot;:false,&quot;dropping-particle&quot;:&quot;&quot;,&quot;non-dropping-particle&quot;:&quot;&quot;},{&quot;family&quot;:&quot;Takeuchi&quot;,&quot;given&quot;:&quot;Hideki&quot;,&quot;parse-names&quot;:false,&quot;dropping-particle&quot;:&quot;&quot;,&quot;non-dropping-particle&quot;:&quot;&quot;},{&quot;family&quot;:&quot;Asano&quot;,&quot;given&quot;:&quot;Kazuya&quot;,&quot;parse-names&quot;:false,&quot;dropping-particle&quot;:&quot;&quot;,&quot;non-dropping-particle&quot;:&quot;&quot;},{&quot;family&quot;:&quot;Kuo&quot;,&quot;given&quot;:&quot;Charles&quot;,&quot;parse-names&quot;:false,&quot;dropping-particle&quot;:&quot;&quot;,&quot;non-dropping-particle&quot;:&quot;&quot;},{&quot;family&quot;:&quot;Anderson&quot;,&quot;given&quot;:&quot;Erik&quot;,&quot;parse-names&quot;:false,&quot;dropping-particle&quot;:&quot;&quot;,&quot;non-dropping-particle&quot;:&quot;&quot;},{&quot;family&quot;:&quot;King&quot;,&quot;given&quot;:&quot;Tsu-Jae&quot;,&quot;parse-names&quot;:false,&quot;dropping-particle&quot;:&quot;&quot;,&quot;non-dropping-particle&quot;:&quot;&quot;},{&quot;family&quot;:&quot;Bokor&quot;,&quot;given&quot;:&quot;Jeffrey&quot;,&quot;parse-names&quot;:false,&quot;dropping-particle&quot;:&quot;&quot;,&quot;non-dropping-particle&quot;:&quot;&quot;},{&quot;family&quot;:&quot;Hu&quot;,&quot;given&quot;:&quot;Chenming&quot;,&quot;parse-names&quot;:false,&quot;dropping-particle&quot;:&quot;&quot;,&quot;non-dropping-particle&quot;:&quot;&quot;}],&quot;container-title&quot;:&quot;IEEE TRANSACTIONS ON ELECTRON DEVICES&quot;,&quot;container-title-short&quot;:&quot;IEEE Trans Electron Devices&quot;,&quot;issued&quot;:{&quot;date-parts&quot;:[[2000]]},&quot;abstract&quot;:&quot;MOSFETs with gate length down to 17 nm are reported. To suppress the short channel effect, a novel self-aligned double-gate MOSFET, FinFET, is proposed. By using boron-doped Si 0 4 Ge 0 6 as a gate material, the desired threshold voltage was achieved for the ultrathin body device. The quasiplanar nature of this new variant of the vertical double-gate MOSFETs can be fabricated relatively easily using the conventional planar MOSFET process technologies. Index Terms-Fully depleted SOI, MOSFET, poly SiGe, short-channel effect.&quot;,&quot;issue&quot;:&quot;12&quot;,&quot;volume&quot;:&quot;47&quot;},&quot;isTemporary&quot;:false}]},{&quot;citationID&quot;:&quot;MENDELEY_CITATION_7c072e4c-310d-45e5-927b-c4ffc812c513&quot;,&quot;properties&quot;:{&quot;noteIndex&quot;:0},&quot;isEdited&quot;:false,&quot;manualOverride&quot;:{&quot;isManuallyOverridden&quot;:false,&quot;citeprocText&quot;:&quot;[14]&quot;,&quot;manualOverrideText&quot;:&quot;&quot;},&quot;citationTag&quot;:&quot;MENDELEY_CITATION_v3_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&quot;,&quot;citationItems&quot;:[{&quot;id&quot;:&quot;2f9b0dbe-baa2-3913-9f2b-c54004c0bc82&quot;,&quot;itemData&quot;:{&quot;type&quot;:&quot;report&quot;,&quot;id&quot;:&quot;2f9b0dbe-baa2-3913-9f2b-c54004c0bc82&quot;,&quot;title&quot;:&quot;Effects of High-k Dielectric Materials on Electrical Characteristics of DG n-FinFETs&quot;,&quot;author&quot;:[{&quot;family&quot;:&quot;El&quot;,&quot;given&quot;:&quot;Nour&quot;,&quot;parse-names&quot;:false,&quot;dropping-particle&quot;:&quot;&quot;,&quot;non-dropping-particle&quot;:&quot;&quot;},{&quot;family&quot;:&quot;Boukortt&quot;,&quot;given&quot;:&quot;Islam&quot;,&quot;parse-names&quot;:false,&quot;dropping-particle&quot;:&quot;&quot;,&quot;non-dropping-particle&quot;:&quot;&quot;},{&quot;family&quot;:&quot;Hadri&quot;,&quot;given&quot;:&quot;Baghdad&quot;,&quot;parse-names&quot;:false,&quot;dropping-particle&quot;:&quot;&quot;,&quot;non-dropping-particle&quot;:&quot;&quot;},{&quot;family&quot;:&quot;Patanè&quot;,&quot;given&quot;:&quot;Salvatore&quot;,&quot;parse-names&quot;:false,&quot;dropping-particle&quot;:&quot;&quot;,&quot;non-dropping-particle&quot;:&quot;&quot;}],&quot;container-title&quot;:&quot;International Journal of Computer Applications&quot;,&quot;container-title-short&quot;:&quot;Int J Comput Appl&quot;,&quot;issued&quot;:{&quot;date-parts&quot;:[[2016]]},&quot;number-of-pages&quot;:&quot;975-8887&quot;,&quot;abstract&quot;:&quot;This paper investigates the electrical characteristics of the nanoscale n-channel double gate fin field-effect transistor (FinFET) structures and their sensitivity to gate dielectric materials with different channel materials using SiGe and 3C-SiC in the channel region. In this work, the numerical tool Atlas Silvaco was used to simulate the device in three dimensions and evaluate the electrical characteristics of the device at 300K. The influence of the gate dielectrics on threshold voltage roll-off, subthreshold slope, transconductance, drain induced barrier lowering, leakage current, on-current, and on/off current ratio has been investigated. The simulation results show that high drain current and transconductance were obtained with SiGe channel material. The results also show that a higher value of gate dielectric constant can increase the drain current and improve the leakage current. Drain induced barrier lowering is reduced with the increase in gate dielectric constant. It can be noticed with different and useful results which led researchers to further manufacturing process in order to get the complete device.&quot;,&quot;issue&quot;:&quot;10&quot;,&quot;volume&quot;:&quot;139&quot;},&quot;isTemporary&quot;:false}]},{&quot;citationID&quot;:&quot;MENDELEY_CITATION_5d47c72d-7022-4033-a608-6696ca9e7c09&quot;,&quot;properties&quot;:{&quot;noteIndex&quot;:0},&quot;isEdited&quot;:false,&quot;manualOverride&quot;:{&quot;isManuallyOverridden&quot;:false,&quot;citeprocText&quot;:&quot;[15]&quot;,&quot;manualOverrideText&quot;:&quot;&quot;},&quot;citationTag&quot;:&quot;MENDELEY_CITATION_v3_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&quot;,&quot;citationItems&quot;:[{&quot;id&quot;:&quot;72cd1656-d2e5-3721-899d-58302a284339&quot;,&quot;itemData&quot;:{&quot;type&quot;:&quot;article-journal&quot;,&quot;id&quot;:&quot;72cd1656-d2e5-3721-899d-58302a284339&quot;,&quot;title&quot;:&quot;3D Simulation of Fin Geometry Influence on Corner Effect in Multifin Dual and Tri-Gate SOI-Finfets.&quot;,&quot;author&quot;:[{&quot;family&quot;:&quot;AN&quot;,&quot;given&quot;:&quot;Moulai Khatir&quot;,&quot;parse-names&quot;:false,&quot;dropping-particle&quot;:&quot;&quot;,&quot;non-dropping-particle&quot;:&quot;&quot;},{&quot;family&quot;:&quot;A&quot;,&quot;given&quot;:&quot;Guen-Bouazza&quot;,&quot;parse-names&quot;:false,&quot;dropping-particle&quot;:&quot;&quot;,&quot;non-dropping-particle&quot;:&quot;&quot;},{&quot;family&quot;:&quot;B&quot;,&quot;given&quot;:&quot;Bouazza&quot;,&quot;parse-names&quot;:false,&quot;dropping-particle&quot;:&quot;&quot;,&quot;non-dropping-particle&quot;:&quot;&quot;}],&quot;container-title&quot;:&quot;International Journal of Nano Studies &amp; Technology&quot;,&quot;container-title-short&quot;:&quot;Int J Nano Stud Technol&quot;,&quot;DOI&quot;:&quot;10.19070/2167-8685-130006&quot;,&quot;ISSN&quot;:&quot;21678685&quot;,&quot;URL&quot;:&quot;https://scidoc.org/articlepdfs/IJNST/IJNST-2167-8685-02-401.pdf&quot;,&quot;issued&quot;:{&quot;date-parts&quot;:[[2013,10,28]]},&quot;page&quot;:&quot;29-32&quot;},&quot;isTemporary&quot;:false}]},{&quot;citationID&quot;:&quot;MENDELEY_CITATION_8eda858a-fa5a-4d21-8f87-15178e39fcd2&quot;,&quot;properties&quot;:{&quot;noteIndex&quot;:0},&quot;isEdited&quot;:false,&quot;manualOverride&quot;:{&quot;isManuallyOverridden&quot;:false,&quot;citeprocText&quot;:&quot;[16]&quot;,&quot;manualOverrideText&quot;:&quot;&quot;},&quot;citationTag&quot;:&quot;MENDELEY_CITATION_v3_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&quot;,&quot;citationItems&quot;:[{&quot;id&quot;:&quot;07f82932-cddb-33f9-9e91-bf50f4a5422d&quot;,&quot;itemData&quot;:{&quot;type&quot;:&quot;article-journal&quot;,&quot;id&quot;:&quot;07f82932-cddb-33f9-9e91-bf50f4a5422d&quot;,&quot;title&quot;:&quot;Benchmarking of FinFET, Nanosheet, and Nanowire FET Architectures for Future Technology Nodes&quot;,&quot;author&quot;:[{&quot;family&quot;:&quot;Nagy&quot;,&quot;given&quot;:&quot;Daniel&quot;,&quot;parse-names&quot;:false,&quot;dropping-particle&quot;:&quot;&quot;,&quot;non-dropping-particle&quot;:&quot;&quot;},{&quot;family&quot;:&quot;Espineira&quot;,&quot;given&quot;:&quot;Gabriel&quot;,&quot;parse-names&quot;:false,&quot;dropping-particle&quot;:&quot;&quot;,&quot;non-dropping-particle&quot;:&quot;&quot;},{&quot;family&quot;:&quot;Indalecio&quot;,&quot;given&quot;:&quot;Guillermo&quot;,&quot;parse-names&quot;:false,&quot;dropping-particle&quot;:&quot;&quot;,&quot;non-dropping-particle&quot;:&quot;&quot;},{&quot;family&quot;:&quot;Garcia-Loureiro&quot;,&quot;given&quot;:&quot;Antonio J.&quot;,&quot;parse-names&quot;:false,&quot;dropping-particle&quot;:&quot;&quot;,&quot;non-dropping-particle&quot;:&quot;&quot;},{&quot;family&quot;:&quot;Kalna&quot;,&quot;given&quot;:&quot;Karol&quot;,&quot;parse-names&quot;:false,&quot;dropping-particle&quot;:&quot;&quot;,&quot;non-dropping-particle&quot;:&quot;&quot;},{&quot;family&quot;:&quot;Seoane&quot;,&quot;given&quot;:&quot;Natalia&quot;,&quot;parse-names&quot;:false,&quot;dropping-particle&quot;:&quot;&quot;,&quot;non-dropping-particle&quot;:&quot;&quot;}],&quot;container-title&quot;:&quot;IEEE Access&quot;,&quot;DOI&quot;:&quot;10.1109/ACCESS.2020.2980925&quot;,&quot;ISSN&quot;:&quot;21693536&quot;,&quot;issued&quot;:{&quot;date-parts&quot;:[[2020]]},&quot;page&quot;:&quot;53196-53202&quot;,&quot;abstract&quot;:&quot;Nanosheet (NS) and nanowire (NW) FET architectures scaled to a gate length (LG) of 16 nm and below are benchmarked against equivalent FinFETs. The device performance is predicted using a 3D finite element drift-diffusion/Monte Carlo simulation toolbox with integrated 2D Schrödinger equation based quantum corrections. The NS FET is a viable replacement for the FinFET in high performance (HP) applications when scaled down to LG of 16 nm offering a larger on-current (ION) and slightly better sub-threshold characteristics. Below LG of 16 nm, the NW FET becomes the most promising architecture offering an almost ideal sub-threshold swing, the smallest off-current (IOFF), and the largest ION/IOFF ratio out of the three architectures. However, the NW FET suffers from early ION saturation with the increasing gate bias that can be tackled by minimizing interface roughness and/or by optimisation of a doping profile in the device body.&quot;,&quot;publisher&quot;:&quot;Institute of Electrical and Electronics Engineers Inc.&quot;,&quot;volume&quot;:&quot;8&quot;,&quot;container-title-short&quot;:&quot;&quot;},&quot;isTemporary&quot;:false}]},{&quot;citationID&quot;:&quot;MENDELEY_CITATION_36558f6a-ae79-474e-8e4c-b8c8c331192a&quot;,&quot;properties&quot;:{&quot;noteIndex&quot;:0},&quot;isEdited&quot;:false,&quot;manualOverride&quot;:{&quot;isManuallyOverridden&quot;:false,&quot;citeprocText&quot;:&quot;[3]&quot;,&quot;manualOverrideText&quot;:&quot;&quot;},&quot;citationTag&quot;:&quot;MENDELEY_CITATION_v3_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&quot;,&quot;citationItems&quot;:[{&quot;id&quot;:&quot;adc353c3-ee0e-3b9d-8ed6-da03d5ac2e00&quot;,&quot;itemData&quot;:{&quot;type&quot;:&quot;article-journal&quot;,&quot;id&quot;:&quot;adc353c3-ee0e-3b9d-8ed6-da03d5ac2e00&quot;,&quot;title&quot;:&quot;Analog Performance Analysis of a Novel 5nm Stacked Oxide Top Bottom Gated Junctionless FinFET&quot;,&quot;author&quot;:[{&quot;family&quot;:&quot;Gangwani&quot;,&quot;given&quot;:&quot;L&quot;,&quot;parse-names&quot;:false,&quot;dropping-particle&quot;:&quot;&quot;,&quot;non-dropping-particle&quot;:&quot;&quot;},{&quot;family&quot;:&quot;Hajela&quot;,&quot;given&quot;:&quot;S&quot;,&quot;parse-names&quot;:false,&quot;dropping-particle&quot;:&quot;&quot;,&quot;non-dropping-particle&quot;:&quot;&quot;}],&quot;container-title&quot;:&quot;IOP Conference Series: Materials Science and Engineering&quot;,&quot;container-title-short&quot;:&quot;IOP Conf Ser Mater Sci Eng&quot;,&quot;DOI&quot;:&quot;10.1088/1757-899x/1258/1/012046&quot;,&quot;ISSN&quot;:&quot;1757-8981&quot;,&quot;issued&quot;:{&quot;date-parts&quot;:[[2022,10,1]]},&quot;page&quot;:&quot;012046&quot;,&quot;abstract&quot;:&quot;This paper depicts the analog investigation of a Novel Stacked Oxide Top Bottom Gated Junctionless (TBG-JL) Fin-shaped Field Effect Transistor (FinFET) structure. The structure is designed in this way to enhance the switching performance and curtail the Short Channel Effects (SCEs). The study is done on Silvaco Atlas TCAD tools for the Novel Stacked Oxide FinFET device and analyzed against Top-Bottom Gated Junctionless FinFET and Traditional FinFET. The Novel device shows 280 times improvement in switching ratio when stacked against the Traditional JL FinFET at identical gate length at room temperature (300K). The results from device simulation affirm that the Novel device has better analog performance over Traditional Junctionless FinFET and diminishes the Short Channel Effects (SCEs) a cut above the Traditional Junctionless FinFET.&quot;,&quot;publisher&quot;:&quot;IOP Publishing&quot;,&quot;issue&quot;:&quot;1&quot;,&quot;volume&quot;:&quot;1258&quot;},&quot;isTemporary&quot;:false}]},{&quot;citationID&quot;:&quot;MENDELEY_CITATION_9f6a7005-6276-49a2-b128-fd80a4c8c4cd&quot;,&quot;properties&quot;:{&quot;noteIndex&quot;:0},&quot;isEdited&quot;:false,&quot;manualOverride&quot;:{&quot;isManuallyOverridden&quot;:false,&quot;citeprocText&quot;:&quot;[17]&quot;,&quot;manualOverrideText&quot;:&quot;&quot;},&quot;citationTag&quot;:&quot;MENDELEY_CITATION_v3_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&quot;,&quot;citationItems&quot;:[{&quot;id&quot;:&quot;62a28433-eea5-3445-976f-f0dea1e2948e&quot;,&quot;itemData&quot;:{&quot;type&quot;:&quot;article-journal&quot;,&quot;id&quot;:&quot;62a28433-eea5-3445-976f-f0dea1e2948e&quot;,&quot;title&quot;:&quot;TCAD Simulation Study of Single-, Double-, and Triple-Material Gate Engineered Trigate FinFETs&quot;,&quot;author&quot;:[{&quot;family&quot;:&quot;Vimala&quot;,&quot;given&quot;:&quot;P.&quot;,&quot;parse-names&quot;:false,&quot;dropping-particle&quot;:&quot;&quot;,&quot;non-dropping-particle&quot;:&quot;&quot;},{&quot;family&quot;:&quot;Arun Samuel&quot;,&quot;given&quot;:&quot;T. S.&quot;,&quot;parse-names&quot;:false,&quot;dropping-particle&quot;:&quot;&quot;,&quot;non-dropping-particle&quot;:&quot;&quot;}],&quot;container-title&quot;:&quot;Semiconductors&quot;,&quot;DOI&quot;:&quot;10.1134/S1063782620040211&quot;,&quot;ISSN&quot;:&quot;10906479&quot;,&quot;issued&quot;:{&quot;date-parts&quot;:[[2020,4,1]]},&quot;page&quot;:&quot;501-505&quot;,&quot;abstract&quot;:&quot;Abstract: A detailed comparative performance analysis of the Trigate Fin Field Effect Transistor (FinFET) device with different structures such as Single-Material Gate (SMG) FinFET, Double-Material Gate (DMG) FinFET, and Triple-Material Gate (TMG) FinFET has been done. Silvaco Atlas Technology Computer-Aided Design (TCAD) tool is used to model the Trigate FinFET device structures and to characterize all the electrical parameters of the device. The simulation results confirm that TMG FinFET device structure shows better performance than SMG and DMG FinFET device structures, in terms of device electrical parameters such as surface potential, electric field, and drain current. Moreover, TMG FinFET device structure exhibits an excellent transconductance of 0.28 μA/V when compared with SMG FinFET (0.21 μA/V) and DMG FinFET (0.24 μA/V).&quot;,&quot;publisher&quot;:&quot;Pleiades Publishing&quot;,&quot;issue&quot;:&quot;4&quot;,&quot;volume&quot;:&quot;54&quot;,&quot;container-title-short&quot;:&quot;&quot;},&quot;isTemporary&quot;:false}]},{&quot;citationID&quot;:&quot;MENDELEY_CITATION_26283547-c5a6-486a-b0b3-ef43e414025f&quot;,&quot;properties&quot;:{&quot;noteIndex&quot;:0},&quot;isEdited&quot;:false,&quot;manualOverride&quot;:{&quot;isManuallyOverridden&quot;:false,&quot;citeprocText&quot;:&quot;[18]&quot;,&quot;manualOverrideText&quot;:&quot;&quot;},&quot;citationTag&quot;:&quot;MENDELEY_CITATION_v3_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&quot;,&quot;citationItems&quot;:[{&quot;id&quot;:&quot;af67e924-0be0-3d17-b858-0f10ef60d633&quot;,&quot;itemData&quot;:{&quot;type&quot;:&quot;article-journal&quot;,&quot;id&quot;:&quot;af67e924-0be0-3d17-b858-0f10ef60d633&quot;,&quot;title&quot;:&quot;FinFETs: From Devices to Architectures&quot;,&quot;author&quot;:[{&quot;family&quot;:&quot;Bhattacharya&quot;,&quot;given&quot;:&quot;Debajit&quot;,&quot;parse-names&quot;:false,&quot;dropping-particle&quot;:&quot;&quot;,&quot;non-dropping-particle&quot;:&quot;&quot;},{&quot;family&quot;:&quot;Jha&quot;,&quot;given&quot;:&quot;Niraj K.&quot;,&quot;parse-names&quot;:false,&quot;dropping-particle&quot;:&quot;&quot;,&quot;non-dropping-particle&quot;:&quot;&quot;}],&quot;container-title&quot;:&quot;Advances in Electronics&quot;,&quot;DOI&quot;:&quot;10.1155/2014/365689&quot;,&quot;ISSN&quot;:&quot;2356-6663&quot;,&quot;issued&quot;:{&quot;date-parts&quot;:[[2014,9,7]]},&quot;page&quot;:&quot;1-21&quot;,&quot;abstract&quot;:&quot;Since Moore’s law driven scaling of planar MOSFETs faces formidable challenges in the nanometer regime, FinFETs and Trigate FETs have emerged as their successors. Owing to the presence of multiple (two/three) gates, FinFETs/Trigate FETs are able to tackle short-channel effects (SCEs) better than conventional planar MOSFETs at deeply scaled technology nodes and thus enable continued transistor scaling. In this paper, we review research on FinFETs from the bottommost device level to the topmost architecture level. We survey different types of FinFETs, various possible FinFET asymmetries and their impact, and novel logic-level and architecture-level tradeoffs offered by FinFETs. We also review analysis and optimization tools that are available for characterizing FinFET devices, circuits, and architectures.&quot;,&quot;publisher&quot;:&quot;Hindawi Limited&quot;,&quot;volume&quot;:&quot;2014&quot;,&quot;container-title-short&quot;:&quot;&quot;},&quot;isTemporary&quot;:false}]},{&quot;citationID&quot;:&quot;MENDELEY_CITATION_96cc6974-ef92-4801-bf16-e0d486276825&quot;,&quot;properties&quot;:{&quot;noteIndex&quot;:0},&quot;isEdited&quot;:false,&quot;manualOverride&quot;:{&quot;isManuallyOverridden&quot;:false,&quot;citeprocText&quot;:&quot;[9], [10]&quot;,&quot;manualOverrideText&quot;:&quot;&quot;},&quot;citationTag&quot;:&quot;MENDELEY_CITATION_v3_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&quot;,&quot;citationItems&quot;:[{&quot;id&quot;:&quot;4591a087-7ada-3c6a-aca4-88c32333b797&quot;,&quot;itemData&quot;:{&quot;type&quot;:&quot;article-journal&quot;,&quot;id&quot;:&quot;4591a087-7ada-3c6a-aca4-88c32333b797&quot;,&quot;title&quot;:&quot;Simple model for the dielectric constant of nanoscale silicon particle&quot;,&quot;author&quot;:[{&quot;family&quot;:&quot;Tsu&quot;,&quot;given&quot;:&quot;Raplael&quot;,&quot;parse-names&quot;:false,&quot;dropping-particle&quot;:&quot;&quot;,&quot;non-dropping-particle&quot;:&quot;&quot;},{&quot;family&quot;:&quot;Babić&quot;,&quot;given&quot;:&quot;Davorin&quot;,&quot;parse-names&quot;:false,&quot;dropping-particle&quot;:&quot;&quot;,&quot;non-dropping-particle&quot;:&quot;&quot;},{&quot;family&quot;:&quot;Loriatti&quot;,&quot;given&quot;:&quot;Liderio&quot;,&quot;parse-names&quot;:false,&quot;dropping-particle&quot;:&quot;&quot;,&quot;non-dropping-particle&quot;:&quot;&quot;}],&quot;container-title&quot;:&quot;Journal of Applied Physics&quot;,&quot;container-title-short&quot;:&quot;J Appl Phys&quot;,&quot;DOI&quot;:&quot;10.1063/1.365762&quot;,&quot;ISSN&quot;:&quot;00218979&quot;,&quot;issued&quot;:{&quot;date-parts&quot;:[[1997,8,1]]},&quot;page&quot;:&quot;1327-1329&quot;,&quot;abstract&quot;:&quot;As the physical size approaches several nanometers, reduction in the static dielectric constant ∈ becomes significant. A modified Penn model, taking into account the quantum confinement induced discrete energy states, was applied to a sphere and to a wire. The calculated size dependent ∈ is consistent with the wave-vector-dependent ∈(q). However, this form of ∈ is more amenable for calculations of donor and exciton binding energies in a finite quantum confined nanoparticle when a full electrostatic boundary value problem must be tackled. The results of our model compare favorably with other, far more sophisticated, calculations. © 1997 American Institute of Physics.&quot;,&quot;publisher&quot;:&quot;American Institute of Physics Inc.&quot;,&quot;issue&quot;:&quot;3&quot;,&quot;volume&quot;:&quot;82&quot;},&quot;isTemporary&quot;:false},{&quot;id&quot;:&quot;94b0ff88-89eb-3d9d-b28f-9a4436586c0e&quot;,&quot;itemData&quot;:{&quot;type&quot;:&quot;article-journal&quot;,&quot;id&quot;:&quot;94b0ff88-89eb-3d9d-b28f-9a4436586c0e&quot;,&quot;title&quot;:&quot;Wave Number Dependent Dielectric Function of Semiconductors&quot;,&quot;author&quot;:[{&quot;family&quot;:&quot;Penn&quot;,&quot;given&quot;:&quot;D.R.&quot;,&quot;parse-names&quot;:false,&quot;dropping-particle&quot;:&quot;&quot;,&quot;non-dropping-particle&quot;:&quot;&quot;}],&quot;container-title&quot;:&quot;Electron Transport Mechanism in Insulating Films&quot;,&quot;issued&quot;:{&quot;date-parts&quot;:[[1962]]},&quot;abstract&quot;:&quot;nearly identical. We have noted that the barriers are approximately 0.5 V different in height, which is probably a large fraction of their total height. If the barriers were the rate-limiting step in the tunneling process, one would expect a very strong asymmetry in the characteristic on this account. The symmetry of the characteristic is strong evidence that the current is bulk controlled rather than electrode controlled. Another rather conclusive evidence for the bulk process is in the voltage required for a given current in the forward and reverse directions. Plotted in Fig. 11 are the forward and reverse voltages for a number of units of diAerent thicknesses. The straight line with unity slope and intercept at twice the difference in work functions is to be expected from a bulk field ionization process. The curve for electrode tunneling would be steeper by the ratio of the barrier heights.&quot;,&quot;volume&quot;:&quot;2093&quot;,&quot;container-title-short&quot;:&quot;&quot;},&quot;isTemporary&quot;:false}]},{&quot;citationID&quot;:&quot;MENDELEY_CITATION_4ed4c81f-cd93-4a8c-b5e3-9fdc9c05813d&quot;,&quot;properties&quot;:{&quot;noteIndex&quot;:0},&quot;isEdited&quot;:false,&quot;manualOverride&quot;:{&quot;isManuallyOverridden&quot;:false,&quot;citeprocText&quot;:&quot;[5]&quot;,&quot;manualOverrideText&quot;:&quot;&quot;},&quot;citationTag&quot;:&quot;MENDELEY_CITATION_v3_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&quot;,&quot;citationItems&quot;:[{&quot;id&quot;:&quot;cedc5e5f-c74e-3714-9e1d-2bfc21ac5db3&quot;,&quot;itemData&quot;:{&quot;type&quot;:&quot;article-journal&quot;,&quot;id&quot;:&quot;cedc5e5f-c74e-3714-9e1d-2bfc21ac5db3&quot;,&quot;title&quot;:&quot;Introduction to the Maxwell Garnett approximation: tutorial&quot;,&quot;author&quot;:[{&quot;family&quot;:&quot;Markel&quot;,&quot;given&quot;:&quot;Vadim A.&quot;,&quot;parse-names&quot;:false,&quot;dropping-particle&quot;:&quot;&quot;,&quot;non-dropping-particle&quot;:&quot;&quot;}],&quot;container-title&quot;:&quot;Journal of the Optical Society of America A&quot;,&quot;DOI&quot;:&quot;10.1364/josaa.33.001244&quot;,&quot;ISSN&quot;:&quot;1084-7529&quot;,&quot;issued&quot;:{&quot;date-parts&quot;:[[2016,7,1]]},&quot;page&quot;:&quot;1244&quot;,&quot;abstract&quot;:&quot;? 2016 Optical Society of America.This tutorial is devoted to the Maxwell Garnett approximation and related theories. Topics covered in this first, introductory part of the tutorial include the Lorentz local field correction, the Clausius-Mossotti relation and its role in the modern numerical technique known as the discrete dipole approximation, the Maxwell Garnett mixing formula for isotropic and anisotropic media, multicomponent mixtures and the Bruggeman equation, the concept of smooth field, and Wiener and Bergman-Milton bounds.&quot;,&quot;publisher&quot;:&quot;The Optical Society&quot;,&quot;issue&quot;:&quot;7&quot;,&quot;volume&quot;:&quot;33&quot;,&quot;container-title-short&quot;:&quot;&quot;},&quot;isTemporary&quot;:false}]},{&quot;citationID&quot;:&quot;MENDELEY_CITATION_9132ff5f-b40b-4db1-b07d-174bf38895ec&quot;,&quot;properties&quot;:{&quot;noteIndex&quot;:0},&quot;isEdited&quot;:false,&quot;manualOverride&quot;:{&quot;isManuallyOverridden&quot;:false,&quot;citeprocText&quot;:&quot;[11]&quot;,&quot;manualOverrideText&quot;:&quot;&quot;},&quot;citationTag&quot;:&quot;MENDELEY_CITATION_v3_eyJjaXRhdGlvbklEIjoiTUVOREVMRVlfQ0lUQVRJT05fOTEzMmZmNWYtYjQwYi00ZGIxLWIwN2QtMTc0YmYzODg5NWVjIiwicHJvcGVydGllcyI6eyJub3RlSW5kZXgiOjB9LCJpc0VkaXRlZCI6ZmFsc2UsIm1hbnVhbE92ZXJyaWRlIjp7ImlzTWFudWFsbHlPdmVycmlkZGVuIjpmYWxzZSwiY2l0ZXByb2NUZXh0IjoiWzExXSIsIm1hbnVhbE92ZXJyaWRlVGV4dCI6Ii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quot;citationID&quot;:&quot;MENDELEY_CITATION_4f09ef38-d796-499b-8e6a-e457d4344ba2&quot;,&quot;properties&quot;:{&quot;noteIndex&quot;:0},&quot;isEdited&quot;:false,&quot;manualOverride&quot;:{&quot;isManuallyOverridden&quot;:false,&quot;citeprocText&quot;:&quot;[12]&quot;,&quot;manualOverrideText&quot;:&quot;&quot;},&quot;citationTag&quot;:&quot;MENDELEY_CITATION_v3_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&quot;,&quot;citationItems&quot;:[{&quot;id&quot;:&quot;ccb09e8d-8d3b-316b-a09f-70cf2606092e&quot;,&quot;itemData&quot;:{&quot;type&quot;:&quot;article-journal&quot;,&quot;id&quot;:&quot;ccb09e8d-8d3b-316b-a09f-70cf2606092e&quot;,&quot;title&quot;:&quot;Gate leakage currents model for FinFETs implemented in Verilog-A for electronic circuits design&quot;,&quot;author&quot;:[{&quot;family&quot;:&quot;Garduño&quot;,&quot;given&quot;:&quot;Salvador I.&quot;,&quot;parse-names&quot;:false,&quot;dropping-particle&quot;:&quot;&quot;,&quot;non-dropping-particle&quot;:&quot;&quot;},{&quot;family&quot;:&quot;Alvarado&quot;,&quot;given&quot;:&quot;Joaquín&quot;,&quot;parse-names&quot;:false,&quot;dropping-particle&quot;:&quot;&quot;,&quot;non-dropping-particle&quot;:&quot;&quot;},{&quot;family&quot;:&quot;Cerdeira&quot;,&quot;given&quot;:&quot;Antonio&quot;,&quot;parse-names&quot;:false,&quot;dropping-particle&quot;:&quot;&quot;,&quot;non-dropping-particle&quot;:&quot;&quot;},{&quot;family&quot;:&quot;Estrada&quot;,&quot;given&quot;:&quot;Magali&quot;,&quot;parse-names&quot;:false,&quot;dropping-particle&quot;:&quot;&quot;,&quot;non-dropping-particle&quot;:&quot;&quot;},{&quot;family&quot;:&quot;Kilchytska&quot;,&quot;given&quot;:&quot;Valeriya&quot;,&quot;parse-names&quot;:false,&quot;dropping-particle&quot;:&quot;&quot;,&quot;non-dropping-particle&quot;:&quot;&quot;},{&quot;family&quot;:&quot;Flandre&quot;,&quot;given&quot;:&quot;Denis&quot;,&quot;parse-names&quot;:false,&quot;dropping-particle&quot;:&quot;&quot;,&quot;non-dropping-particle&quot;:&quot;&quot;}],&quot;container-title&quot;:&quot;International Journal of Numerical Modelling: Electronic Networks, Devices and Fields&quot;,&quot;DOI&quot;:&quot;10.1002/jnm.1988&quot;,&quot;ISSN&quot;:&quot;10991204&quot;,&quot;issued&quot;:{&quot;date-parts&quot;:[[2014]]},&quot;page&quot;:&quot;846-862&quot;,&quot;abstract&quot;:&quot;Because different conduction mechanisms can dominate the gate and drain/source leakage currents, mainly depending on the insulating materials used as gate dielectric, the dimensions of the gate structure, and the transistor operation regime, we proposed an improved analytical model to describe the behavior of these currents in silicon on insulator fin-shaped field-effect transistor devices by taking into account changes in the aforementioned factors. This model considers the direct tunneling, trap-assisted tunneling, and band-to-band tunneling as the predominating mechanisms for leakage currents associated with the gate structure. These specific features make the model valid for a wide operation range and include its impact on the drain leakage current. The implementation of this model in Verilog-A code is presented in this work, which allows calculating quickly and accurately the scaling constraint of a specific gate dielectric material and the power consumption that yields such leakage currents in a circuit by using commercial simulators. All presented results are validated with experimental data from fin-shaped field-effect transistors with different dimensions and gate dielectric materials and performed under different bias conditions. Copyright © 2014 John Wiley &amp; Sons, Ltd.&quot;,&quot;publisher&quot;:&quot;John Wiley and Sons Ltd&quot;,&quot;issue&quot;:&quot;5-6&quot;,&quot;volume&quot;:&quot;27&quot;,&quot;container-title-short&quot;:&quot;&quot;},&quot;isTemporary&quot;:false}]},{&quot;citationID&quot;:&quot;MENDELEY_CITATION_aa0fadda-1b36-48f7-b6b1-c81997050eff&quot;,&quot;properties&quot;:{&quot;noteIndex&quot;:0},&quot;isEdited&quot;:false,&quot;manualOverride&quot;:{&quot;isManuallyOverridden&quot;:false,&quot;citeprocText&quot;:&quot;[19]&quot;,&quot;manualOverrideText&quot;:&quot;&quot;},&quot;citationTag&quot;:&quot;MENDELEY_CITATION_v3_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&quot;,&quot;citationItems&quot;:[{&quot;id&quot;:&quot;e8273950-27c0-3192-8468-a382cc4091b7&quot;,&quot;itemData&quot;:{&quot;type&quot;:&quot;patent&quot;,&quot;id&quot;:&quot;e8273950-27c0-3192-8468-a382cc4091b7&quot;,&quot;title&quot;:&quot;US8110469 Graded Dielectric Structures&quot;,&quot;author&quot;:[{&quot;family&quot;:&quot;Gealy&quot;,&quot;given&quot;:&quot;D.&quot;,&quot;parse-names&quot;:false,&quot;dropping-particle&quot;:&quot;&quot;,&quot;non-dropping-particle&quot;:&quot;&quot;},{&quot;family&quot;:&quot;Vishnavath&quot;,&quot;given&quot;:&quot;B.&quot;,&quot;parse-names&quot;:false,&quot;dropping-particle&quot;:&quot;&quot;,&quot;non-dropping-particle&quot;:&quot;&quot;},{&quot;family&quot;:&quot;Cancheepuram&quot;,&quot;given&quot;:&quot;V.S.&quot;,&quot;parse-names&quot;:false,&quot;dropping-particle&quot;:&quot;&quot;,&quot;non-dropping-particle&quot;:&quot;&quot;},{&quot;family&quot;:&quot;Rocklein&quot;,&quot;given&quot;:&quot;M.N.&quot;,&quot;parse-names&quot;:false,&quot;dropping-particle&quot;:&quot;&quot;,&quot;non-dropping-particle&quot;:&quot;&quot;}],&quot;number&quot;:&quot;US8110469&quot;,&quot;issued&quot;:{&quot;date-parts&quot;:[[2012,2,27]]},&quot;publisher-place&quot;:&quot;US&quot;,&quot;publisher&quot;:&quot;US Patent&quot;,&quot;container-title-short&quot;:&quot;&quot;},&quot;isTemporary&quot;:false}]},{&quot;citationID&quot;:&quot;MENDELEY_CITATION_4b6e5dcb-344c-4220-b249-653ac82f3f88&quot;,&quot;properties&quot;:{&quot;noteIndex&quot;:0},&quot;isEdited&quot;:false,&quot;manualOverride&quot;:{&quot;isManuallyOverridden&quot;:false,&quot;citeprocText&quot;:&quot;[9]&quot;,&quot;manualOverrideText&quot;:&quot;&quot;},&quot;citationTag&quot;:&quot;MENDELEY_CITATION_v3_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&quot;,&quot;citationItems&quot;:[{&quot;id&quot;:&quot;4591a087-7ada-3c6a-aca4-88c32333b797&quot;,&quot;itemData&quot;:{&quot;type&quot;:&quot;article-journal&quot;,&quot;id&quot;:&quot;4591a087-7ada-3c6a-aca4-88c32333b797&quot;,&quot;title&quot;:&quot;Simple model for the dielectric constant of nanoscale silicon particle&quot;,&quot;author&quot;:[{&quot;family&quot;:&quot;Tsu&quot;,&quot;given&quot;:&quot;Raplael&quot;,&quot;parse-names&quot;:false,&quot;dropping-particle&quot;:&quot;&quot;,&quot;non-dropping-particle&quot;:&quot;&quot;},{&quot;family&quot;:&quot;Babić&quot;,&quot;given&quot;:&quot;Davorin&quot;,&quot;parse-names&quot;:false,&quot;dropping-particle&quot;:&quot;&quot;,&quot;non-dropping-particle&quot;:&quot;&quot;},{&quot;family&quot;:&quot;Loriatti&quot;,&quot;given&quot;:&quot;Liderio&quot;,&quot;parse-names&quot;:false,&quot;dropping-particle&quot;:&quot;&quot;,&quot;non-dropping-particle&quot;:&quot;&quot;}],&quot;container-title&quot;:&quot;Journal of Applied Physics&quot;,&quot;container-title-short&quot;:&quot;J Appl Phys&quot;,&quot;DOI&quot;:&quot;10.1063/1.365762&quot;,&quot;ISSN&quot;:&quot;00218979&quot;,&quot;issued&quot;:{&quot;date-parts&quot;:[[1997,8,1]]},&quot;page&quot;:&quot;1327-1329&quot;,&quot;abstract&quot;:&quot;As the physical size approaches several nanometers, reduction in the static dielectric constant ∈ becomes significant. A modified Penn model, taking into account the quantum confinement induced discrete energy states, was applied to a sphere and to a wire. The calculated size dependent ∈ is consistent with the wave-vector-dependent ∈(q). However, this form of ∈ is more amenable for calculations of donor and exciton binding energies in a finite quantum confined nanoparticle when a full electrostatic boundary value problem must be tackled. The results of our model compare favorably with other, far more sophisticated, calculations. © 1997 American Institute of Physics.&quot;,&quot;publisher&quot;:&quot;American Institute of Physics Inc.&quot;,&quot;issue&quot;:&quot;3&quot;,&quot;volume&quot;:&quot;82&quot;},&quot;isTemporary&quot;:false}]},{&quot;citationID&quot;:&quot;MENDELEY_CITATION_13ff8ed9-0ba6-47db-829c-0d0fe60d6405&quot;,&quot;properties&quot;:{&quot;noteIndex&quot;:0},&quot;isEdited&quot;:false,&quot;manualOverride&quot;:{&quot;isManuallyOverridden&quot;:false,&quot;citeprocText&quot;:&quot;[9], [10]&quot;,&quot;manualOverrideText&quot;:&quot;&quot;},&quot;citationTag&quot;:&quot;MENDELEY_CITATION_v3_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&quot;,&quot;citationItems&quot;:[{&quot;id&quot;:&quot;4591a087-7ada-3c6a-aca4-88c32333b797&quot;,&quot;itemData&quot;:{&quot;type&quot;:&quot;article-journal&quot;,&quot;id&quot;:&quot;4591a087-7ada-3c6a-aca4-88c32333b797&quot;,&quot;title&quot;:&quot;Simple model for the dielectric constant of nanoscale silicon particle&quot;,&quot;author&quot;:[{&quot;family&quot;:&quot;Tsu&quot;,&quot;given&quot;:&quot;Raplael&quot;,&quot;parse-names&quot;:false,&quot;dropping-particle&quot;:&quot;&quot;,&quot;non-dropping-particle&quot;:&quot;&quot;},{&quot;family&quot;:&quot;Babić&quot;,&quot;given&quot;:&quot;Davorin&quot;,&quot;parse-names&quot;:false,&quot;dropping-particle&quot;:&quot;&quot;,&quot;non-dropping-particle&quot;:&quot;&quot;},{&quot;family&quot;:&quot;Loriatti&quot;,&quot;given&quot;:&quot;Liderio&quot;,&quot;parse-names&quot;:false,&quot;dropping-particle&quot;:&quot;&quot;,&quot;non-dropping-particle&quot;:&quot;&quot;}],&quot;container-title&quot;:&quot;Journal of Applied Physics&quot;,&quot;container-title-short&quot;:&quot;J Appl Phys&quot;,&quot;DOI&quot;:&quot;10.1063/1.365762&quot;,&quot;ISSN&quot;:&quot;00218979&quot;,&quot;issued&quot;:{&quot;date-parts&quot;:[[1997,8,1]]},&quot;page&quot;:&quot;1327-1329&quot;,&quot;abstract&quot;:&quot;As the physical size approaches several nanometers, reduction in the static dielectric constant ∈ becomes significant. A modified Penn model, taking into account the quantum confinement induced discrete energy states, was applied to a sphere and to a wire. The calculated size dependent ∈ is consistent with the wave-vector-dependent ∈(q). However, this form of ∈ is more amenable for calculations of donor and exciton binding energies in a finite quantum confined nanoparticle when a full electrostatic boundary value problem must be tackled. The results of our model compare favorably with other, far more sophisticated, calculations. © 1997 American Institute of Physics.&quot;,&quot;publisher&quot;:&quot;American Institute of Physics Inc.&quot;,&quot;issue&quot;:&quot;3&quot;,&quot;volume&quot;:&quot;82&quot;},&quot;isTemporary&quot;:false},{&quot;id&quot;:&quot;94b0ff88-89eb-3d9d-b28f-9a4436586c0e&quot;,&quot;itemData&quot;:{&quot;type&quot;:&quot;article-journal&quot;,&quot;id&quot;:&quot;94b0ff88-89eb-3d9d-b28f-9a4436586c0e&quot;,&quot;title&quot;:&quot;Wave Number Dependent Dielectric Function of Semiconductors&quot;,&quot;author&quot;:[{&quot;family&quot;:&quot;Penn&quot;,&quot;given&quot;:&quot;D.R.&quot;,&quot;parse-names&quot;:false,&quot;dropping-particle&quot;:&quot;&quot;,&quot;non-dropping-particle&quot;:&quot;&quot;}],&quot;container-title&quot;:&quot;Electron Transport Mechanism in Insulating Films&quot;,&quot;issued&quot;:{&quot;date-parts&quot;:[[1962]]},&quot;abstract&quot;:&quot;nearly identical. We have noted that the barriers are approximately 0.5 V different in height, which is probably a large fraction of their total height. If the barriers were the rate-limiting step in the tunneling process, one would expect a very strong asymmetry in the characteristic on this account. The symmetry of the characteristic is strong evidence that the current is bulk controlled rather than electrode controlled. Another rather conclusive evidence for the bulk process is in the voltage required for a given current in the forward and reverse directions. Plotted in Fig. 11 are the forward and reverse voltages for a number of units of diAerent thicknesses. The straight line with unity slope and intercept at twice the difference in work functions is to be expected from a bulk field ionization process. The curve for electrode tunneling would be steeper by the ratio of the barrier heights.&quot;,&quot;volume&quot;:&quot;2093&quot;,&quot;container-title-short&quot;:&quot;&quot;},&quot;isTemporary&quot;:false}]},{&quot;citationID&quot;:&quot;MENDELEY_CITATION_2b8c647e-64a7-42a5-b21d-cbe58086a4c0&quot;,&quot;properties&quot;:{&quot;noteIndex&quot;:0},&quot;isEdited&quot;:false,&quot;manualOverride&quot;:{&quot;isManuallyOverridden&quot;:false,&quot;citeprocText&quot;:&quot;[10]&quot;,&quot;manualOverrideText&quot;:&quot;&quot;},&quot;citationTag&quot;:&quot;MENDELEY_CITATION_v3_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&quot;,&quot;citationItems&quot;:[{&quot;id&quot;:&quot;94b0ff88-89eb-3d9d-b28f-9a4436586c0e&quot;,&quot;itemData&quot;:{&quot;type&quot;:&quot;article-journal&quot;,&quot;id&quot;:&quot;94b0ff88-89eb-3d9d-b28f-9a4436586c0e&quot;,&quot;title&quot;:&quot;Wave Number Dependent Dielectric Function of Semiconductors&quot;,&quot;author&quot;:[{&quot;family&quot;:&quot;Penn&quot;,&quot;given&quot;:&quot;D.R.&quot;,&quot;parse-names&quot;:false,&quot;dropping-particle&quot;:&quot;&quot;,&quot;non-dropping-particle&quot;:&quot;&quot;}],&quot;container-title&quot;:&quot;Electron Transport Mechanism in Insulating Films&quot;,&quot;issued&quot;:{&quot;date-parts&quot;:[[1962]]},&quot;abstract&quot;:&quot;nearly identical. We have noted that the barriers are approximately 0.5 V different in height, which is probably a large fraction of their total height. If the barriers were the rate-limiting step in the tunneling process, one would expect a very strong asymmetry in the characteristic on this account. The symmetry of the characteristic is strong evidence that the current is bulk controlled rather than electrode controlled. Another rather conclusive evidence for the bulk process is in the voltage required for a given current in the forward and reverse directions. Plotted in Fig. 11 are the forward and reverse voltages for a number of units of diAerent thicknesses. The straight line with unity slope and intercept at twice the difference in work functions is to be expected from a bulk field ionization process. The curve for electrode tunneling would be steeper by the ratio of the barrier heights.&quot;,&quot;volume&quot;:&quot;2093&quot;,&quot;container-title-short&quot;:&quot;&quot;},&quot;isTemporary&quot;:false}]},{&quot;citationID&quot;:&quot;MENDELEY_CITATION_092e44bf-2c40-427f-96ed-b3ed346f7b84&quot;,&quot;properties&quot;:{&quot;noteIndex&quot;:0},&quot;isEdited&quot;:false,&quot;manualOverride&quot;:{&quot;isManuallyOverridden&quot;:false,&quot;citeprocText&quot;:&quot;[20]&quot;,&quot;manualOverrideText&quot;:&quot;&quot;},&quot;citationTag&quot;:&quot;MENDELEY_CITATION_v3_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&quot;,&quot;citationItems&quot;:[{&quot;id&quot;:&quot;4e2f4611-8350-3e67-a360-fdfb9617f850&quot;,&quot;itemData&quot;:{&quot;type&quot;:&quot;article-journal&quot;,&quot;id&quot;:&quot;4e2f4611-8350-3e67-a360-fdfb9617f850&quot;,&quot;title&quot;:&quot;Size-dependent energy band gap and dielectric constant within the generalized Penn model applied to a semiconductor nanocrystallite&quot;,&quot;author&quot;:[{&quot;family&quot;:&quot;Sharma&quot;,&quot;given&quot;:&quot;A. C.&quot;,&quot;parse-names&quot;:false,&quot;dropping-particle&quot;:&quot;&quot;,&quot;non-dropping-particle&quot;:&quot;&quot;}],&quot;container-title&quot;:&quot;Journal of Applied Physics&quot;,&quot;container-title-short&quot;:&quot;J Appl Phys&quot;,&quot;DOI&quot;:&quot;10.1063/1.2357421&quot;,&quot;ISSN&quot;:&quot;00218979&quot;,&quot;issued&quot;:{&quot;date-parts&quot;:[[2006]]},&quot;abstract&quot;:&quot;We calculated size-dependent single particle energy eigenvalues, wave functions, energy band gap, and dielectric constant for a semiconductor nanocrystallite, within the framework of the two band Penn model. The finite size effects are presented as size-dependent correction terms to the energy eigenvalues and the energy band gap of the bulk semiconductor. Ours is a self-consistent calculation within the Penn model [Phys. Rev. 128, 2093 (1962)], providing a much deeper understanding of the size dependences of energy band gap and the dielectric constant, as compared to those performed in the past using the so called generalized Penn model. Computed results on energy band gap and dielectric constant from our investigations exhibit very good agreement with those obtained from experimental measurements and the detailed numerical calculations performed using techniques such as density functional approach. Unlike our calculation, prior reported calculations of dielectric constant with the use of the generalized Penn model completely ignore or do not properly take into account the size dependences of oscillator strength and the energy band gap. It is shown that the size dependences of oscillator strength and the energy band gap play an important role and they lead to a fractional exponent (between 1 and 2) of size (radius) that appears in the formula for the dielectric constant of a nanocrystallite. © 2006 American Institute of Physics.&quot;,&quot;issue&quot;:&quot;8&quot;,&quot;volume&quot;:&quot;100&quot;},&quot;isTemporary&quot;:false}]},{&quot;citationID&quot;:&quot;MENDELEY_CITATION_625d93f9-f911-499c-9509-762ff09704b4&quot;,&quot;properties&quot;:{&quot;noteIndex&quot;:0},&quot;isEdited&quot;:false,&quot;manualOverride&quot;:{&quot;isManuallyOverridden&quot;:false,&quot;citeprocText&quot;:&quot;[20]&quot;,&quot;manualOverrideText&quot;:&quot;&quot;},&quot;citationTag&quot;:&quot;MENDELEY_CITATION_v3_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&quot;,&quot;citationItems&quot;:[{&quot;id&quot;:&quot;4e2f4611-8350-3e67-a360-fdfb9617f850&quot;,&quot;itemData&quot;:{&quot;type&quot;:&quot;article-journal&quot;,&quot;id&quot;:&quot;4e2f4611-8350-3e67-a360-fdfb9617f850&quot;,&quot;title&quot;:&quot;Size-dependent energy band gap and dielectric constant within the generalized Penn model applied to a semiconductor nanocrystallite&quot;,&quot;author&quot;:[{&quot;family&quot;:&quot;Sharma&quot;,&quot;given&quot;:&quot;A. C.&quot;,&quot;parse-names&quot;:false,&quot;dropping-particle&quot;:&quot;&quot;,&quot;non-dropping-particle&quot;:&quot;&quot;}],&quot;container-title&quot;:&quot;Journal of Applied Physics&quot;,&quot;container-title-short&quot;:&quot;J Appl Phys&quot;,&quot;DOI&quot;:&quot;10.1063/1.2357421&quot;,&quot;ISSN&quot;:&quot;00218979&quot;,&quot;issued&quot;:{&quot;date-parts&quot;:[[2006]]},&quot;abstract&quot;:&quot;We calculated size-dependent single particle energy eigenvalues, wave functions, energy band gap, and dielectric constant for a semiconductor nanocrystallite, within the framework of the two band Penn model. The finite size effects are presented as size-dependent correction terms to the energy eigenvalues and the energy band gap of the bulk semiconductor. Ours is a self-consistent calculation within the Penn model [Phys. Rev. 128, 2093 (1962)], providing a much deeper understanding of the size dependences of energy band gap and the dielectric constant, as compared to those performed in the past using the so called generalized Penn model. Computed results on energy band gap and dielectric constant from our investigations exhibit very good agreement with those obtained from experimental measurements and the detailed numerical calculations performed using techniques such as density functional approach. Unlike our calculation, prior reported calculations of dielectric constant with the use of the generalized Penn model completely ignore or do not properly take into account the size dependences of oscillator strength and the energy band gap. It is shown that the size dependences of oscillator strength and the energy band gap play an important role and they lead to a fractional exponent (between 1 and 2) of size (radius) that appears in the formula for the dielectric constant of a nanocrystallite. © 2006 American Institute of Physics.&quot;,&quot;issue&quot;:&quot;8&quot;,&quot;volume&quot;:&quot;100&quot;},&quot;isTemporary&quot;:false}]},{&quot;citationID&quot;:&quot;MENDELEY_CITATION_2f9b55a4-8d40-40ed-a0de-cdcd4cf06d18&quot;,&quot;properties&quot;:{&quot;noteIndex&quot;:0},&quot;isEdited&quot;:false,&quot;manualOverride&quot;:{&quot;isManuallyOverridden&quot;:true,&quot;citeprocText&quot;:&quot;[21], [22]&quot;,&quot;manualOverrideText&quot;:&quot;[22], [23.]&quot;},&quot;citationTag&quot;:&quot;MENDELEY_CITATION_v3_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&quot;,&quot;citationItems&quot;:[{&quot;id&quot;:&quot;70433c5a-699e-3681-b5b9-6430d4ad1e79&quot;,&quot;itemData&quot;:{&quot;type&quot;:&quot;article&quot;,&quot;id&quot;:&quot;70433c5a-699e-3681-b5b9-6430d4ad1e79&quot;,&quot;title&quot;:&quot;A review on hybrid nanolaminate materials synthesized by deposition techniques for energy storage applications&quot;,&quot;author&quot;:[{&quot;family&quot;:&quot;Azadmanjiri&quot;,&quot;given&quot;:&quot;Jalal&quot;,&quot;parse-names&quot;:false,&quot;dropping-particle&quot;:&quot;&quot;,&quot;non-dropping-particle&quot;:&quot;&quot;},{&quot;family&quot;:&quot;Berndt&quot;,&quot;given&quot;:&quot;Christopher C.&quot;,&quot;parse-names&quot;:false,&quot;dropping-particle&quot;:&quot;&quot;,&quot;non-dropping-particle&quot;:&quot;&quot;},{&quot;family&quot;:&quot;Wang&quot;,&quot;given&quot;:&quot;James&quot;,&quot;parse-names&quot;:false,&quot;dropping-particle&quot;:&quot;&quot;,&quot;non-dropping-particle&quot;:&quot;&quot;},{&quot;family&quot;:&quot;Kapoor&quot;,&quot;given&quot;:&quot;Ajay&quot;,&quot;parse-names&quot;:false,&quot;dropping-particle&quot;:&quot;&quot;,&quot;non-dropping-particle&quot;:&quot;&quot;},{&quot;family&quot;:&quot;Srivastava&quot;,&quot;given&quot;:&quot;Vijay K.&quot;,&quot;parse-names&quot;:false,&quot;dropping-particle&quot;:&quot;&quot;,&quot;non-dropping-particle&quot;:&quot;&quot;},{&quot;family&quot;:&quot;Wen&quot;,&quot;given&quot;:&quot;Cuie&quot;,&quot;parse-names&quot;:false,&quot;dropping-particle&quot;:&quot;&quot;,&quot;non-dropping-particle&quot;:&quot;&quot;}],&quot;container-title&quot;:&quot;Journal of Materials Chemistry A&quot;,&quot;DOI&quot;:&quot;10.1039/c3ta14034b&quot;,&quot;ISSN&quot;:&quot;20507488&quot;,&quot;issued&quot;:{&quot;date-parts&quot;:[[2014,3,21]]},&quot;page&quot;:&quot;3695-3708&quot;,&quot;abstract&quot;:&quot;Nanostructured materials such as nanocomposites and nanolaminates are currently of intense interest in modern materials research. Nanolaminate materials are fully dense, ultra-fine grained solids that exhibit a high concentration of interface defects. They may be developed for engineering applications that take advantage of enhanced mechanical properties or for devices such as energy storage and memory storage capacitors. Nanolaminates can be grown using atom-by-atom deposition techniques that are designed with different stacking sequences and layer thicknesses. The properties of fabricated nanolaminates depend on their compositions and thicknesses. These can be demonstrated within the synthesis process by thickness control of each layer and interfacial chemical reaction between layers. In fact, dielectrics with the formed thin layer have efficient dielectric constant and high insulation characteristics. Dielectric materials with giant dielectric constants can be fabricated as modified single, binary and perovskite oxides. A review of the advantages offered by nanolaminate structures for high performance energy storage devices is presented. Developments of dielectric materials that are formed from a thin layer approach are evaluated. The influence of the interface layer on the dielectric constant of nanolaminate films is assessed from the perspective of conferring a giant dielectric constant and high insulation characteristics. The incorporation of dopants and site-engineering techniques, as well as layer-by-layer structures, which can both be suitable for improving dielectric properties of dielectric nanolaminates, is detailed. Finally, the current status and development of artificial dielectric materials for high performance energy storage devices formed by dielectric nanolaminates are presented. © 2014 The Royal Society of Chemistry.&quot;,&quot;issue&quot;:&quot;11&quot;,&quot;volume&quot;:&quot;2&quot;,&quot;container-title-short&quot;:&quot;J Mater Chem A Mater&quot;},&quot;isTemporary&quot;:false},{&quot;id&quot;:&quot;c03de1bf-c059-353e-9af9-37a60b59d980&quot;,&quot;itemData&quot;:{&quot;type&quot;:&quot;article-journal&quot;,&quot;id&quot;:&quot;c03de1bf-c059-353e-9af9-37a60b59d980&quot;,&quot;title&quot;:&quot;Material and Process Limits in Silicon VLSI Technology&quot;,&quot;author&quot;:[{&quot;family&quot;:&quot;Plummer&quot;,&quot;given&quot;:&quot;James D&quot;,&quot;parse-names&quot;:false,&quot;dropping-particle&quot;:&quot;&quot;,&quot;non-dropping-particle&quot;:&quot;&quot;},{&quot;family&quot;:&quot;Griffin&quot;,&quot;given&quot;:&quot;Peter B&quot;,&quot;parse-names&quot;:false,&quot;dropping-particle&quot;:&quot;&quot;,&quot;non-dropping-particle&quot;:&quot;&quot;}],&quot;issued&quot;:{&quot;date-parts&quot;:[[2001]]},&quot;abstract&quot;:&quot;The integrated circuit (IC) industry has followed a steady path of shrinking device geometries for more than 30 years. It is widely believed that this process will continue for at least another ten years. However, there are increasingly difficult materials and technology problems to be solved over the next decade if this is to actually occur and, beyond ten years, there is great uncertainty about the ability to continue scaling metal-oxide-semiconductor field-effect transistor (MOSFET) structures. This paper describes some of the most challenging materials and process issues to be faced in the future and, where possible solutions are known, describes these potential solutions. The paper is written with the underlying assumption that the basic metal-oxide-semiconductor (MOS) transistor will remain the dominant switching device used in ICs and it further assumes that silicon will remain the dominant substrate material.&quot;,&quot;container-title-short&quot;:&quot;&quot;},&quot;isTemporary&quot;:false}]},{&quot;citationID&quot;:&quot;MENDELEY_CITATION_2562bd5c-ee9b-4e62-ac5e-232358850393&quot;,&quot;properties&quot;:{&quot;noteIndex&quot;:0},&quot;isEdited&quot;:false,&quot;manualOverride&quot;:{&quot;isManuallyOverridden&quot;:false,&quot;citeprocText&quot;:&quot;[5]&quot;,&quot;manualOverrideText&quot;:&quot;&quot;},&quot;citationTag&quot;:&quot;MENDELEY_CITATION_v3_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&quot;,&quot;citationItems&quot;:[{&quot;id&quot;:&quot;cedc5e5f-c74e-3714-9e1d-2bfc21ac5db3&quot;,&quot;itemData&quot;:{&quot;type&quot;:&quot;article-journal&quot;,&quot;id&quot;:&quot;cedc5e5f-c74e-3714-9e1d-2bfc21ac5db3&quot;,&quot;title&quot;:&quot;Introduction to the Maxwell Garnett approximation: tutorial&quot;,&quot;author&quot;:[{&quot;family&quot;:&quot;Markel&quot;,&quot;given&quot;:&quot;Vadim A.&quot;,&quot;parse-names&quot;:false,&quot;dropping-particle&quot;:&quot;&quot;,&quot;non-dropping-particle&quot;:&quot;&quot;}],&quot;container-title&quot;:&quot;Journal of the Optical Society of America A&quot;,&quot;DOI&quot;:&quot;10.1364/josaa.33.001244&quot;,&quot;ISSN&quot;:&quot;1084-7529&quot;,&quot;issued&quot;:{&quot;date-parts&quot;:[[2016,7,1]]},&quot;page&quot;:&quot;1244&quot;,&quot;abstract&quot;:&quot;? 2016 Optical Society of America.This tutorial is devoted to the Maxwell Garnett approximation and related theories. Topics covered in this first, introductory part of the tutorial include the Lorentz local field correction, the Clausius-Mossotti relation and its role in the modern numerical technique known as the discrete dipole approximation, the Maxwell Garnett mixing formula for isotropic and anisotropic media, multicomponent mixtures and the Bruggeman equation, the concept of smooth field, and Wiener and Bergman-Milton bounds.&quot;,&quot;publisher&quot;:&quot;The Optical Society&quot;,&quot;issue&quot;:&quot;7&quot;,&quot;volume&quot;:&quot;33&quot;,&quot;container-title-short&quot;:&quot;&quot;},&quot;isTemporary&quot;:false}]},{&quot;citationID&quot;:&quot;MENDELEY_CITATION_4faa9d23-7bcf-4a08-bb01-cfeb5e42822c&quot;,&quot;properties&quot;:{&quot;noteIndex&quot;:0},&quot;isEdited&quot;:false,&quot;manualOverride&quot;:{&quot;isManuallyOverridden&quot;:false,&quot;citeprocText&quot;:&quot;[5], [23]&quot;,&quot;manualOverrideText&quot;:&quot;&quot;},&quot;citationTag&quot;:&quot;MENDELEY_CITATION_v3_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&quot;,&quot;citationItems&quot;:[{&quot;id&quot;:&quot;6ceee6d3-2aaa-32c6-af04-f2d30d14af03&quot;,&quot;itemData&quot;:{&quot;type&quot;:&quot;article-journal&quot;,&quot;id&quot;:&quot;6ceee6d3-2aaa-32c6-af04-f2d30d14af03&quot;,&quot;title&quot;:&quot;Effective medium models for the optical properties of inhomogeneous materials&quot;,&quot;author&quot;:[{&quot;family&quot;:&quot;Niklasson&quot;,&quot;given&quot;:&quot;G. A.&quot;,&quot;parse-names&quot;:false,&quot;dropping-particle&quot;:&quot;&quot;,&quot;non-dropping-particle&quot;:&quot;&quot;},{&quot;family&quot;:&quot;Granqvist&quot;,&quot;given&quot;:&quot;C. G.&quot;,&quot;parse-names&quot;:false,&quot;dropping-particle&quot;:&quot;&quot;,&quot;non-dropping-particle&quot;:&quot;&quot;},{&quot;family&quot;:&quot;Hunderi&quot;,&quot;given&quot;:&quot;O.&quot;,&quot;parse-names&quot;:false,&quot;dropping-particle&quot;:&quot;&quot;,&quot;non-dropping-particle&quot;:&quot;&quot;}],&quot;container-title&quot;:&quot;Applied Optics&quot;,&quot;container-title-short&quot;:&quot;Appl Opt&quot;,&quot;DOI&quot;:&quot;10.1364/ao.20.000026&quot;,&quot;ISSN&quot;:&quot;0003-6935&quot;,&quot;PMID&quot;:&quot;20309062&quot;,&quot;issued&quot;:{&quot;date-parts&quot;:[[1981,1,1]]},&quot;page&quot;:&quot;26&quot;,&quot;abstract&quot;:&quot;The Maxwell Garnett and Bruggeman effective medium theories are derived for the average dielectric permeability of heterogeneous materials from a unified theoretical approach. It starts by specifying two random unit cells which represent different microstructures. Requiring that these cells should not be detectable by electromagnetic radiation when embedded in an effective medium, we show from an extended optical theorem that the forward scattering amplitude must vanish. Setting the leading term in the expansion series of this quantity equal to zero yields the effective medium theories pertaining to the two microstructures. The remaining terms provide estimates of the accuracy of the approximations. This approach is then used in numerical computations for Co-AI(2)O(3) cermets.&quot;,&quot;publisher&quot;:&quot;The Optical Society&quot;,&quot;issue&quot;:&quot;1&quot;,&quot;volume&quot;:&quot;20&quot;},&quot;isTemporary&quot;:false},{&quot;id&quot;:&quot;cedc5e5f-c74e-3714-9e1d-2bfc21ac5db3&quot;,&quot;itemData&quot;:{&quot;type&quot;:&quot;article-journal&quot;,&quot;id&quot;:&quot;cedc5e5f-c74e-3714-9e1d-2bfc21ac5db3&quot;,&quot;title&quot;:&quot;Introduction to the Maxwell Garnett approximation: tutorial&quot;,&quot;author&quot;:[{&quot;family&quot;:&quot;Markel&quot;,&quot;given&quot;:&quot;Vadim A.&quot;,&quot;parse-names&quot;:false,&quot;dropping-particle&quot;:&quot;&quot;,&quot;non-dropping-particle&quot;:&quot;&quot;}],&quot;container-title&quot;:&quot;Journal of the Optical Society of America A&quot;,&quot;DOI&quot;:&quot;10.1364/josaa.33.001244&quot;,&quot;ISSN&quot;:&quot;1084-7529&quot;,&quot;issued&quot;:{&quot;date-parts&quot;:[[2016,7,1]]},&quot;page&quot;:&quot;1244&quot;,&quot;abstract&quot;:&quot;? 2016 Optical Society of America.This tutorial is devoted to the Maxwell Garnett approximation and related theories. Topics covered in this first, introductory part of the tutorial include the Lorentz local field correction, the Clausius-Mossotti relation and its role in the modern numerical technique known as the discrete dipole approximation, the Maxwell Garnett mixing formula for isotropic and anisotropic media, multicomponent mixtures and the Bruggeman equation, the concept of smooth field, and Wiener and Bergman-Milton bounds.&quot;,&quot;publisher&quot;:&quot;The Optical Society&quot;,&quot;issue&quot;:&quot;7&quot;,&quot;volume&quot;:&quot;33&quot;,&quot;container-title-short&quot;:&quot;&quot;},&quot;isTemporary&quot;:false}]},{&quot;citationID&quot;:&quot;MENDELEY_CITATION_03faa064-4b35-4637-94a9-c929ae1a2c28&quot;,&quot;properties&quot;:{&quot;noteIndex&quot;:0},&quot;isEdited&quot;:false,&quot;manualOverride&quot;:{&quot;isManuallyOverridden&quot;:false,&quot;citeprocText&quot;:&quot;[14]&quot;,&quot;manualOverrideText&quot;:&quot;&quot;},&quot;citationTag&quot;:&quot;MENDELEY_CITATION_v3_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&quot;,&quot;citationItems&quot;:[{&quot;id&quot;:&quot;2f9b0dbe-baa2-3913-9f2b-c54004c0bc82&quot;,&quot;itemData&quot;:{&quot;type&quot;:&quot;report&quot;,&quot;id&quot;:&quot;2f9b0dbe-baa2-3913-9f2b-c54004c0bc82&quot;,&quot;title&quot;:&quot;Effects of High-k Dielectric Materials on Electrical Characteristics of DG n-FinFETs&quot;,&quot;author&quot;:[{&quot;family&quot;:&quot;El&quot;,&quot;given&quot;:&quot;Nour&quot;,&quot;parse-names&quot;:false,&quot;dropping-particle&quot;:&quot;&quot;,&quot;non-dropping-particle&quot;:&quot;&quot;},{&quot;family&quot;:&quot;Boukortt&quot;,&quot;given&quot;:&quot;Islam&quot;,&quot;parse-names&quot;:false,&quot;dropping-particle&quot;:&quot;&quot;,&quot;non-dropping-particle&quot;:&quot;&quot;},{&quot;family&quot;:&quot;Hadri&quot;,&quot;given&quot;:&quot;Baghdad&quot;,&quot;parse-names&quot;:false,&quot;dropping-particle&quot;:&quot;&quot;,&quot;non-dropping-particle&quot;:&quot;&quot;},{&quot;family&quot;:&quot;Patanè&quot;,&quot;given&quot;:&quot;Salvatore&quot;,&quot;parse-names&quot;:false,&quot;dropping-particle&quot;:&quot;&quot;,&quot;non-dropping-particle&quot;:&quot;&quot;}],&quot;container-title&quot;:&quot;International Journal of Computer Applications&quot;,&quot;container-title-short&quot;:&quot;Int J Comput Appl&quot;,&quot;issued&quot;:{&quot;date-parts&quot;:[[2016]]},&quot;number-of-pages&quot;:&quot;975-8887&quot;,&quot;abstract&quot;:&quot;This paper investigates the electrical characteristics of the nanoscale n-channel double gate fin field-effect transistor (FinFET) structures and their sensitivity to gate dielectric materials with different channel materials using SiGe and 3C-SiC in the channel region. In this work, the numerical tool Atlas Silvaco was used to simulate the device in three dimensions and evaluate the electrical characteristics of the device at 300K. The influence of the gate dielectrics on threshold voltage roll-off, subthreshold slope, transconductance, drain induced barrier lowering, leakage current, on-current, and on/off current ratio has been investigated. The simulation results show that high drain current and transconductance were obtained with SiGe channel material. The results also show that a higher value of gate dielectric constant can increase the drain current and improve the leakage current. Drain induced barrier lowering is reduced with the increase in gate dielectric constant. It can be noticed with different and useful results which led researchers to further manufacturing process in order to get the complete device.&quot;,&quot;issue&quot;:&quot;10&quot;,&quot;volume&quot;:&quot;139&quot;},&quot;isTemporary&quot;:false}]},{&quot;citationID&quot;:&quot;MENDELEY_CITATION_eb335d40-6acb-4901-a8f0-60249ab5c981&quot;,&quot;properties&quot;:{&quot;noteIndex&quot;:0},&quot;isEdited&quot;:false,&quot;manualOverride&quot;:{&quot;isManuallyOverridden&quot;:false,&quot;citeprocText&quot;:&quot;[17]&quot;,&quot;manualOverrideText&quot;:&quot;&quot;},&quot;citationTag&quot;:&quot;MENDELEY_CITATION_v3_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&quot;,&quot;citationItems&quot;:[{&quot;id&quot;:&quot;62a28433-eea5-3445-976f-f0dea1e2948e&quot;,&quot;itemData&quot;:{&quot;type&quot;:&quot;article-journal&quot;,&quot;id&quot;:&quot;62a28433-eea5-3445-976f-f0dea1e2948e&quot;,&quot;title&quot;:&quot;TCAD Simulation Study of Single-, Double-, and Triple-Material Gate Engineered Trigate FinFETs&quot;,&quot;author&quot;:[{&quot;family&quot;:&quot;Vimala&quot;,&quot;given&quot;:&quot;P.&quot;,&quot;parse-names&quot;:false,&quot;dropping-particle&quot;:&quot;&quot;,&quot;non-dropping-particle&quot;:&quot;&quot;},{&quot;family&quot;:&quot;Arun Samuel&quot;,&quot;given&quot;:&quot;T. S.&quot;,&quot;parse-names&quot;:false,&quot;dropping-particle&quot;:&quot;&quot;,&quot;non-dropping-particle&quot;:&quot;&quot;}],&quot;container-title&quot;:&quot;Semiconductors&quot;,&quot;DOI&quot;:&quot;10.1134/S1063782620040211&quot;,&quot;ISSN&quot;:&quot;10906479&quot;,&quot;issued&quot;:{&quot;date-parts&quot;:[[2020,4,1]]},&quot;page&quot;:&quot;501-505&quot;,&quot;abstract&quot;:&quot;Abstract: A detailed comparative performance analysis of the Trigate Fin Field Effect Transistor (FinFET) device with different structures such as Single-Material Gate (SMG) FinFET, Double-Material Gate (DMG) FinFET, and Triple-Material Gate (TMG) FinFET has been done. Silvaco Atlas Technology Computer-Aided Design (TCAD) tool is used to model the Trigate FinFET device structures and to characterize all the electrical parameters of the device. The simulation results confirm that TMG FinFET device structure shows better performance than SMG and DMG FinFET device structures, in terms of device electrical parameters such as surface potential, electric field, and drain current. Moreover, TMG FinFET device structure exhibits an excellent transconductance of 0.28 μA/V when compared with SMG FinFET (0.21 μA/V) and DMG FinFET (0.24 μA/V).&quot;,&quot;publisher&quot;:&quot;Pleiades Publishing&quot;,&quot;issue&quot;:&quot;4&quot;,&quot;volume&quot;:&quot;54&quot;,&quot;container-title-short&quot;:&quot;&quot;},&quot;isTemporary&quot;:false}]},{&quot;citationID&quot;:&quot;MENDELEY_CITATION_51cc8bfc-3ed9-499d-ab53-3f1f6fe34bdd&quot;,&quot;properties&quot;:{&quot;noteIndex&quot;:0},&quot;isEdited&quot;:false,&quot;manualOverride&quot;:{&quot;isManuallyOverridden&quot;:false,&quot;citeprocText&quot;:&quot;[6]&quot;,&quot;manualOverrideText&quot;:&quot;&quot;},&quot;citationTag&quot;:&quot;MENDELEY_CITATION_v3_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&quot;,&quot;citationItems&quot;:[{&quot;id&quot;:&quot;016bc97f-1d9b-37c5-ae93-e12c508185d1&quot;,&quot;itemData&quot;:{&quot;type&quot;:&quot;article-journal&quot;,&quot;id&quot;:&quot;016bc97f-1d9b-37c5-ae93-e12c508185d1&quot;,&quot;title&quot;:&quot;Improving the electrical characteristics of nanoscale triple-gate junctionless FinFET using gate oxide engineering&quot;,&quot;author&quot;:[{&quot;family&quot;:&quot;Bousari&quot;,&quot;given&quot;:&quot;Nazanin Baghban&quot;,&quot;parse-names&quot;:false,&quot;dropping-particle&quot;:&quot;&quot;,&quot;non-dropping-particle&quot;:&quot;&quot;},{&quot;family&quot;:&quot;Anvarifard&quot;,&quot;given&quot;:&quot;Mohammad K.&quot;,&quot;parse-names&quot;:false,&quot;dropping-particle&quot;:&quot;&quot;,&quot;non-dropping-particle&quot;:&quot;&quot;},{&quot;family&quot;:&quot;Haji-Nasiri&quot;,&quot;given&quot;:&quot;S.&quot;,&quot;parse-names&quot;:false,&quot;dropping-particle&quot;:&quot;&quot;,&quot;non-dropping-particle&quot;:&quot;&quot;}],&quot;container-title&quot;:&quot;AEU - International Journal of Electronics and Communications&quot;,&quot;DOI&quot;:&quot;10.1016/j.aeue.2019.06.017&quot;,&quot;ISSN&quot;:&quot;16180399&quot;,&quot;issued&quot;:{&quot;date-parts&quot;:[[2019,8,1]]},&quot;page&quot;:&quot;226-234&quot;,&quot;abstract&quot;:&quot;This paper is about the compared performance investigation of various structures of Hetero-Dielectric (HD) triple-gate FinFETs with different gate oxides in terms of Double Hetero Gate Oxide (DHGO), Triple Hetero Gate Oxide (THGO) and Quadruple Hetero Gate Oxide (QHGO) to produce lower leakage current, higher Ion/Ioff ratio, higher gm/gd and also lower Drain Induced Barrier Lowering (DIBL) than those of a conventional triple-gate FinFET. Among all of them, the best results are explored for the DHGO FinFET structure. In DHGO FinFET structure, a high-κ dielectric (κ = 22) is used on the top oxide to increase the gate control and a low-k dielectric (κ = 3.9) is used over silicon body owing to the compatibility of lattice constant of SiO2 and silicon. Mode-space drift-diffusion (DD_MS) model coupled with Schrodinger equation has been utilized in order to analyze the proposed and conventional structures in three dimensional (3D) simulation domain. Interestingly, by decreasing the thickness of the oxide layer and increasing the permittivity coefficient, the leakage current decreases, thus increasing the Ion/Ioff ratio. The DHGO FinFET structure is found to exhibit higher Ion/Ioff, lower DIBL and higher gm/gd ratio, thus proving performance superiority over the other conventional junctionless FinFET and also MOSFETs.&quot;,&quot;publisher&quot;:&quot;Elsevier GmbH&quot;,&quot;volume&quot;:&quot;108&quot;,&quot;container-title-short&quot;:&quot;&quot;},&quot;isTemporary&quot;:false}]},{&quot;citationID&quot;:&quot;MENDELEY_CITATION_3a2e8985-baf4-4655-a9a0-3726d3ecc134&quot;,&quot;properties&quot;:{&quot;noteIndex&quot;:0},&quot;isEdited&quot;:false,&quot;manualOverride&quot;:{&quot;isManuallyOverridden&quot;:false,&quot;citeprocText&quot;:&quot;[11]&quot;,&quot;manualOverrideText&quot;:&quot;&quot;},&quot;citationTag&quot;:&quot;MENDELEY_CITATION_v3_eyJjaXRhdGlvbklEIjoiTUVOREVMRVlfQ0lUQVRJT05fM2EyZTg5ODUtYmFmNC00NjU1LWE5YTAtMzcyNmQzZWNjMTM0IiwicHJvcGVydGllcyI6eyJub3RlSW5kZXgiOjB9LCJpc0VkaXRlZCI6ZmFsc2UsIm1hbnVhbE92ZXJyaWRlIjp7ImlzTWFudWFsbHlPdmVycmlkZGVuIjpmYWxzZSwiY2l0ZXByb2NUZXh0IjoiWzExXSIsIm1hbnVhbE92ZXJyaWRlVGV4dCI6Ii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quot;citationID&quot;:&quot;MENDELEY_CITATION_25d81dca-1004-4e63-b162-b2a633f0b701&quot;,&quot;properties&quot;:{&quot;noteIndex&quot;:0},&quot;isEdited&quot;:false,&quot;manualOverride&quot;:{&quot;isManuallyOverridden&quot;:false,&quot;citeprocText&quot;:&quot;[11]&quot;,&quot;manualOverrideText&quot;:&quot;&quot;},&quot;citationTag&quot;:&quot;MENDELEY_CITATION_v3_eyJjaXRhdGlvbklEIjoiTUVOREVMRVlfQ0lUQVRJT05fMjVkODFkY2EtMTAwNC00ZTYzLWIxNjItYjJhNjMzZjBiNzAxIiwicHJvcGVydGllcyI6eyJub3RlSW5kZXgiOjB9LCJpc0VkaXRlZCI6ZmFsc2UsIm1hbnVhbE92ZXJyaWRlIjp7ImlzTWFudWFsbHlPdmVycmlkZGVuIjpmYWxzZSwiY2l0ZXByb2NUZXh0IjoiWzExXSIsIm1hbnVhbE92ZXJyaWRlVGV4dCI6Ii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quot;citationID&quot;:&quot;MENDELEY_CITATION_771f780a-c86c-4b8d-b977-b295a6c56d57&quot;,&quot;properties&quot;:{&quot;noteIndex&quot;:0},&quot;isEdited&quot;:false,&quot;manualOverride&quot;:{&quot;isManuallyOverridden&quot;:false,&quot;citeprocText&quot;:&quot;[12]&quot;,&quot;manualOverrideText&quot;:&quot;&quot;},&quot;citationTag&quot;:&quot;MENDELEY_CITATION_v3_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&quot;,&quot;citationItems&quot;:[{&quot;id&quot;:&quot;ccb09e8d-8d3b-316b-a09f-70cf2606092e&quot;,&quot;itemData&quot;:{&quot;type&quot;:&quot;article-journal&quot;,&quot;id&quot;:&quot;ccb09e8d-8d3b-316b-a09f-70cf2606092e&quot;,&quot;title&quot;:&quot;Gate leakage currents model for FinFETs implemented in Verilog-A for electronic circuits design&quot;,&quot;author&quot;:[{&quot;family&quot;:&quot;Garduño&quot;,&quot;given&quot;:&quot;Salvador I.&quot;,&quot;parse-names&quot;:false,&quot;dropping-particle&quot;:&quot;&quot;,&quot;non-dropping-particle&quot;:&quot;&quot;},{&quot;family&quot;:&quot;Alvarado&quot;,&quot;given&quot;:&quot;Joaquín&quot;,&quot;parse-names&quot;:false,&quot;dropping-particle&quot;:&quot;&quot;,&quot;non-dropping-particle&quot;:&quot;&quot;},{&quot;family&quot;:&quot;Cerdeira&quot;,&quot;given&quot;:&quot;Antonio&quot;,&quot;parse-names&quot;:false,&quot;dropping-particle&quot;:&quot;&quot;,&quot;non-dropping-particle&quot;:&quot;&quot;},{&quot;family&quot;:&quot;Estrada&quot;,&quot;given&quot;:&quot;Magali&quot;,&quot;parse-names&quot;:false,&quot;dropping-particle&quot;:&quot;&quot;,&quot;non-dropping-particle&quot;:&quot;&quot;},{&quot;family&quot;:&quot;Kilchytska&quot;,&quot;given&quot;:&quot;Valeriya&quot;,&quot;parse-names&quot;:false,&quot;dropping-particle&quot;:&quot;&quot;,&quot;non-dropping-particle&quot;:&quot;&quot;},{&quot;family&quot;:&quot;Flandre&quot;,&quot;given&quot;:&quot;Denis&quot;,&quot;parse-names&quot;:false,&quot;dropping-particle&quot;:&quot;&quot;,&quot;non-dropping-particle&quot;:&quot;&quot;}],&quot;container-title&quot;:&quot;International Journal of Numerical Modelling: Electronic Networks, Devices and Fields&quot;,&quot;DOI&quot;:&quot;10.1002/jnm.1988&quot;,&quot;ISSN&quot;:&quot;10991204&quot;,&quot;issued&quot;:{&quot;date-parts&quot;:[[2014]]},&quot;page&quot;:&quot;846-862&quot;,&quot;abstract&quot;:&quot;Because different conduction mechanisms can dominate the gate and drain/source leakage currents, mainly depending on the insulating materials used as gate dielectric, the dimensions of the gate structure, and the transistor operation regime, we proposed an improved analytical model to describe the behavior of these currents in silicon on insulator fin-shaped field-effect transistor devices by taking into account changes in the aforementioned factors. This model considers the direct tunneling, trap-assisted tunneling, and band-to-band tunneling as the predominating mechanisms for leakage currents associated with the gate structure. These specific features make the model valid for a wide operation range and include its impact on the drain leakage current. The implementation of this model in Verilog-A code is presented in this work, which allows calculating quickly and accurately the scaling constraint of a specific gate dielectric material and the power consumption that yields such leakage currents in a circuit by using commercial simulators. All presented results are validated with experimental data from fin-shaped field-effect transistors with different dimensions and gate dielectric materials and performed under different bias conditions. Copyright © 2014 John Wiley &amp; Sons, Ltd.&quot;,&quot;publisher&quot;:&quot;John Wiley and Sons Ltd&quot;,&quot;issue&quot;:&quot;5-6&quot;,&quot;volume&quot;:&quot;27&quot;,&quot;container-title-short&quot;:&quot;&quot;},&quot;isTemporary&quot;:false}]},{&quot;citationID&quot;:&quot;MENDELEY_CITATION_426005c3-5466-4111-8d67-1b8f59b6f7d8&quot;,&quot;properties&quot;:{&quot;noteIndex&quot;:0},&quot;isEdited&quot;:false,&quot;manualOverride&quot;:{&quot;isManuallyOverridden&quot;:true,&quot;citeprocText&quot;:&quot;[11]&quot;,&quot;manualOverrideText&quot;:&quot;[4.]&quot;},&quot;citationTag&quot;:&quot;MENDELEY_CITATION_v3_eyJjaXRhdGlvbklEIjoiTUVOREVMRVlfQ0lUQVRJT05fNDI2MDA1YzMtNTQ2Ni00MTExLThkNjctMWI4ZjU5YjZmN2Q4IiwicHJvcGVydGllcyI6eyJub3RlSW5kZXgiOjB9LCJpc0VkaXRlZCI6ZmFsc2UsIm1hbnVhbE92ZXJyaWRlIjp7ImlzTWFudWFsbHlPdmVycmlkZGVuIjp0cnVlLCJjaXRlcHJvY1RleHQiOiJbMTFdIiwibWFudWFsT3ZlcnJpZGVUZXh0IjoiWzQuXS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quot;citationID&quot;:&quot;MENDELEY_CITATION_46265c24-3715-415b-aac6-d5bc97000804&quot;,&quot;properties&quot;:{&quot;noteIndex&quot;:0},&quot;isEdited&quot;:false,&quot;manualOverride&quot;:{&quot;isManuallyOverridden&quot;:false,&quot;citeprocText&quot;:&quot;[24]&quot;,&quot;manualOverrideText&quot;:&quot;&quot;},&quot;citationTag&quot;:&quot;MENDELEY_CITATION_v3_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&quot;,&quot;citationItems&quot;:[{&quot;id&quot;:&quot;5b51aaa2-217f-3ce3-baee-076523466196&quot;,&quot;itemData&quot;:{&quot;type&quot;:&quot;article-journal&quot;,&quot;id&quot;:&quot;5b51aaa2-217f-3ce3-baee-076523466196&quot;,&quot;title&quot;:&quot;Junctionless transistors: State-of-the-art&quot;,&quot;author&quot;:[{&quot;family&quot;:&quot;Nowbahari&quot;,&quot;given&quot;:&quot;Arian&quot;,&quot;parse-names&quot;:false,&quot;dropping-particle&quot;:&quot;&quot;,&quot;non-dropping-particle&quot;:&quot;&quot;},{&quot;family&quot;:&quot;Roy&quot;,&quot;given&quot;:&quot;Avisek&quot;,&quot;parse-names&quot;:false,&quot;dropping-particle&quot;:&quot;&quot;,&quot;non-dropping-particle&quot;:&quot;&quot;},{&quot;family&quot;:&quot;Marchetti&quot;,&quot;given&quot;:&quot;Luca&quot;,&quot;parse-names&quot;:false,&quot;dropping-particle&quot;:&quot;&quot;,&quot;non-dropping-particle&quot;:&quot;&quot;}],&quot;container-title&quot;:&quot;Electronics (Switzerland)&quot;,&quot;DOI&quot;:&quot;10.3390/electronics9071174&quot;,&quot;issued&quot;:{&quot;date-parts&quot;:[[2020]]},&quot;page&quot;:&quot;1-22&quot;,&quot;abstract&quot;:&quot;Recent advances in semiconductor technology provide us with the resources to explore alternative methods for fabricating transistors with the goal of further reducing their sizes to increase transistor density and enhance performance. Conventional transistors use semiconductor junctions; they are formed by doping atoms on the silicon substrate that makes p-type and n-type regions. Decreasing the size of such transistors means that the junctions will get closer, which becomes very challenging when the size is reduced to the lower end of the nanometer scale due to the requirement of extremely high gradients in doping concentration. One of the most promising solutions to overcome this issue is realizing junctionless transistors. The first junctionless device was fabricated in 2010 and, since then, many other transistors of this kind (such as FinFET, Gate-All-Around, Thin Film) have been proposed and investigated. All of these semiconductor devices are characterized by junctionless structures, but they differ from each other when considering the influence of technological parameters on their performance. The aim of this review paper is to provide a simple but complete analysis of junctionless transistors, which have been proposed in the last decade. In this work, junctionless transistors are classified based on their geometrical structures, analytical model, and electrical characteristics. Finally, we used figure of merits, such as Ion/Io f f, DIBL, and SS, to highlight the advantages and disadvantages of each junctionless transistor category.&quot;,&quot;issue&quot;:&quot;7&quot;,&quot;volume&quot;:&quot;9&quot;,&quot;container-title-short&quot;:&quot;&quot;},&quot;isTemporary&quot;:false}]},{&quot;citationID&quot;:&quot;MENDELEY_CITATION_42f3bfab-01c3-4e8a-b46e-7d2692e67101&quot;,&quot;properties&quot;:{&quot;noteIndex&quot;:0},&quot;isEdited&quot;:false,&quot;manualOverride&quot;:{&quot;isManuallyOverridden&quot;:false,&quot;citeprocText&quot;:&quot;[11]&quot;,&quot;manualOverrideText&quot;:&quot;&quot;},&quot;citationTag&quot;:&quot;MENDELEY_CITATION_v3_eyJjaXRhdGlvbklEIjoiTUVOREVMRVlfQ0lUQVRJT05fNDJmM2JmYWItMDFjMy00ZThhLWI0NmUtN2QyNjkyZTY3MTAxIiwicHJvcGVydGllcyI6eyJub3RlSW5kZXgiOjB9LCJpc0VkaXRlZCI6ZmFsc2UsIm1hbnVhbE92ZXJyaWRlIjp7ImlzTWFudWFsbHlPdmVycmlkZGVuIjpmYWxzZSwiY2l0ZXByb2NUZXh0IjoiWzExXSIsIm1hbnVhbE92ZXJyaWRlVGV4dCI6Ii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2562210C-5FF7-4B02-91A7-CF01E2706D10}">
  <we:reference id="wa200005826" version="1.1.1.0" store="tr-TR" storeType="OMEX"/>
  <we:alternateReferences>
    <we:reference id="wa200005826" version="1.1.1.0" store="wa200005826"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0BB2B8-9F6A-465A-9283-9FADD65CDA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micromachines-template.dot</Template>
  <TotalTime>0</TotalTime>
  <Pages>20</Pages>
  <Words>6679</Words>
  <Characters>38071</Characters>
  <Application>Microsoft Office Word</Application>
  <DocSecurity>0</DocSecurity>
  <Lines>317</Lines>
  <Paragraphs>89</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Type of the Paper (Article</vt:lpstr>
      <vt:lpstr>Type of the Paper (Article</vt:lpstr>
    </vt:vector>
  </TitlesOfParts>
  <Company/>
  <LinksUpToDate>false</LinksUpToDate>
  <CharactersWithSpaces>44661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MDPI</dc:creator>
  <cp:keywords>ASELSAN ÖZEL</cp:keywords>
  <dc:description/>
  <cp:lastModifiedBy>Ayperi Ülkü</cp:lastModifiedBy>
  <cp:revision>1</cp:revision>
  <dcterms:created xsi:type="dcterms:W3CDTF">2024-03-17T00:55:00Z</dcterms:created>
  <dcterms:modified xsi:type="dcterms:W3CDTF">2024-03-19T17:45:00Z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c95c849b-8f33-465b-90ca-3d7847b08bdc</vt:lpwstr>
  </property>
  <property fmtid="{D5CDD505-2E9C-101B-9397-08002B2CF9AE}" pid="3" name="LANGUAGE">
    <vt:lpwstr>TR</vt:lpwstr>
  </property>
  <property fmtid="{D5CDD505-2E9C-101B-9397-08002B2CF9AE}" pid="4" name="CATEGORY">
    <vt:lpwstr>CT1</vt:lpwstr>
  </property>
  <property fmtid="{D5CDD505-2E9C-101B-9397-08002B2CF9AE}" pid="5" name="MILLICLASSIFICATION">
    <vt:lpwstr>As02mt9Qy</vt:lpwstr>
  </property>
  <property fmtid="{D5CDD505-2E9C-101B-9397-08002B2CF9AE}" pid="6" name="KVKK">
    <vt:lpwstr>A65veE7AK</vt:lpwstr>
  </property>
  <property fmtid="{D5CDD505-2E9C-101B-9397-08002B2CF9AE}" pid="7" name="LABELING">
    <vt:lpwstr>Labeling2</vt:lpwstr>
  </property>
</Properties>
</file>